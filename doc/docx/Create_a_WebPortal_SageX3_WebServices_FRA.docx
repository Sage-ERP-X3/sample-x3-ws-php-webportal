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0C531" w14:textId="77777777" w:rsidR="006F10FB" w:rsidRDefault="0047628E" w:rsidP="006F10FB">
      <w:pPr>
        <w:pStyle w:val="SAGETitle"/>
      </w:pPr>
      <w:bookmarkStart w:id="2" w:name="_GoBack"/>
      <w:bookmarkEnd w:id="2"/>
      <w:r>
        <w:rPr>
          <w:noProof/>
        </w:rPr>
        <w:drawing>
          <wp:anchor distT="0" distB="0" distL="114300" distR="114300" simplePos="0" relativeHeight="251677184" behindDoc="0" locked="0" layoutInCell="1" allowOverlap="1" wp14:anchorId="705EBF7A" wp14:editId="7DE48C59">
            <wp:simplePos x="0" y="0"/>
            <wp:positionH relativeFrom="page">
              <wp:align>center</wp:align>
            </wp:positionH>
            <wp:positionV relativeFrom="paragraph">
              <wp:posOffset>-181610</wp:posOffset>
            </wp:positionV>
            <wp:extent cx="3823200" cy="1069662"/>
            <wp:effectExtent l="0" t="0" r="635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11">
                      <a:extLst>
                        <a:ext uri="{28A0092B-C50C-407E-A947-70E740481C1C}">
                          <a14:useLocalDpi xmlns:a14="http://schemas.microsoft.com/office/drawing/2010/main" val="0"/>
                        </a:ext>
                      </a:extLst>
                    </a:blip>
                    <a:stretch>
                      <a:fillRect/>
                    </a:stretch>
                  </pic:blipFill>
                  <pic:spPr>
                    <a:xfrm>
                      <a:off x="0" y="0"/>
                      <a:ext cx="3823200" cy="1069662"/>
                    </a:xfrm>
                    <a:prstGeom prst="rect">
                      <a:avLst/>
                    </a:prstGeom>
                  </pic:spPr>
                </pic:pic>
              </a:graphicData>
            </a:graphic>
            <wp14:sizeRelH relativeFrom="margin">
              <wp14:pctWidth>0</wp14:pctWidth>
            </wp14:sizeRelH>
            <wp14:sizeRelV relativeFrom="margin">
              <wp14:pctHeight>0</wp14:pctHeight>
            </wp14:sizeRelV>
          </wp:anchor>
        </w:drawing>
      </w:r>
      <w:r w:rsidR="00021331" w:rsidRPr="00B16765">
        <w:rPr>
          <w:noProof/>
        </w:rPr>
        <w:drawing>
          <wp:anchor distT="0" distB="0" distL="114300" distR="114300" simplePos="0" relativeHeight="251675136" behindDoc="1" locked="0" layoutInCell="1" allowOverlap="1" wp14:anchorId="43E93B3A" wp14:editId="6591F483">
            <wp:simplePos x="0" y="0"/>
            <wp:positionH relativeFrom="page">
              <wp:align>left</wp:align>
            </wp:positionH>
            <wp:positionV relativeFrom="paragraph">
              <wp:posOffset>-556895</wp:posOffset>
            </wp:positionV>
            <wp:extent cx="7602855" cy="11426190"/>
            <wp:effectExtent l="0" t="0" r="0" b="3810"/>
            <wp:wrapNone/>
            <wp:docPr id="43" name="Image 43" descr="C:\Users\mucar\Downloads\Sage_AUS_AngryDonuts_81I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ar\Downloads\Sage_AUS_AngryDonuts_81I38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2855" cy="1142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9C509" w14:textId="77777777" w:rsidR="004C7AB5" w:rsidRDefault="006F10FB" w:rsidP="003E6A94">
      <w:pPr>
        <w:pStyle w:val="SAGETitleDate"/>
      </w:pPr>
      <w:r>
        <w:rPr>
          <w:noProof/>
        </w:rPr>
        <mc:AlternateContent>
          <mc:Choice Requires="wps">
            <w:drawing>
              <wp:anchor distT="0" distB="0" distL="114300" distR="114300" simplePos="0" relativeHeight="251673088" behindDoc="0" locked="0" layoutInCell="1" allowOverlap="1" wp14:anchorId="2B5E3AA1" wp14:editId="58FC01B0">
                <wp:simplePos x="0" y="0"/>
                <wp:positionH relativeFrom="margin">
                  <wp:posOffset>-478155</wp:posOffset>
                </wp:positionH>
                <wp:positionV relativeFrom="paragraph">
                  <wp:posOffset>2627630</wp:posOffset>
                </wp:positionV>
                <wp:extent cx="6172200" cy="32004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6172200" cy="3200400"/>
                        </a:xfrm>
                        <a:prstGeom prst="rect">
                          <a:avLst/>
                        </a:prstGeom>
                        <a:noFill/>
                        <a:ln w="6350">
                          <a:noFill/>
                        </a:ln>
                      </wps:spPr>
                      <wps:txbx>
                        <w:txbxContent>
                          <w:p w14:paraId="17D447B1" w14:textId="77777777" w:rsidR="00085B0B" w:rsidRDefault="00085B0B" w:rsidP="006F10FB">
                            <w:pPr>
                              <w:pStyle w:val="SAGETitle"/>
                            </w:pPr>
                            <w:r>
                              <w:t xml:space="preserve">Créer un portail web </w:t>
                            </w:r>
                          </w:p>
                          <w:p w14:paraId="45CF1017" w14:textId="77777777" w:rsidR="00085B0B" w:rsidRPr="003118DA" w:rsidRDefault="00085B0B" w:rsidP="006F10FB">
                            <w:pPr>
                              <w:pStyle w:val="SAGETitle"/>
                            </w:pPr>
                            <w:proofErr w:type="gramStart"/>
                            <w:r>
                              <w:t>en</w:t>
                            </w:r>
                            <w:proofErr w:type="gramEnd"/>
                            <w:r>
                              <w:t xml:space="preserve"> utilisant des web services</w:t>
                            </w:r>
                          </w:p>
                          <w:p w14:paraId="33A92470" w14:textId="77777777" w:rsidR="00085B0B" w:rsidRDefault="00085B0B" w:rsidP="006F10FB">
                            <w:pPr>
                              <w:rPr>
                                <w:color w:val="FFFFFF" w:themeColor="background1"/>
                              </w:rPr>
                            </w:pPr>
                          </w:p>
                          <w:p w14:paraId="7AE7AD9B" w14:textId="77777777" w:rsidR="00085B0B" w:rsidRPr="006F10FB" w:rsidRDefault="007866D7" w:rsidP="006F10FB">
                            <w:pPr>
                              <w:rPr>
                                <w:color w:val="FFFFFF" w:themeColor="background1"/>
                              </w:rPr>
                            </w:pPr>
                            <w:ins w:id="3" w:author="Auteur">
                              <w:r>
                                <w:rPr>
                                  <w:color w:val="FFFFFF" w:themeColor="background1"/>
                                </w:rPr>
                                <w:t>02</w:t>
                              </w:r>
                              <w:del w:id="4" w:author="Auteur">
                                <w:r w:rsidR="00085B0B" w:rsidDel="007866D7">
                                  <w:rPr>
                                    <w:color w:val="FFFFFF" w:themeColor="background1"/>
                                  </w:rPr>
                                  <w:delText>10</w:delText>
                                </w:r>
                              </w:del>
                            </w:ins>
                            <w:del w:id="5" w:author="Auteur">
                              <w:r w:rsidR="00085B0B" w:rsidDel="00835524">
                                <w:rPr>
                                  <w:color w:val="FFFFFF" w:themeColor="background1"/>
                                </w:rPr>
                                <w:delText>06</w:delText>
                              </w:r>
                            </w:del>
                            <w:r w:rsidR="00085B0B">
                              <w:rPr>
                                <w:color w:val="FFFFFF" w:themeColor="background1"/>
                              </w:rPr>
                              <w:t xml:space="preserve"> 20</w:t>
                            </w:r>
                            <w:ins w:id="6" w:author="Auteur">
                              <w:r w:rsidR="00847F30">
                                <w:rPr>
                                  <w:color w:val="FFFFFF" w:themeColor="background1"/>
                                </w:rPr>
                                <w:t>20</w:t>
                              </w:r>
                            </w:ins>
                            <w:del w:id="7" w:author="Auteur">
                              <w:r w:rsidR="00085B0B" w:rsidDel="00847F30">
                                <w:rPr>
                                  <w:color w:val="FFFFFF" w:themeColor="background1"/>
                                </w:rPr>
                                <w:delText>1</w:delText>
                              </w:r>
                            </w:del>
                            <w:ins w:id="8" w:author="Auteur">
                              <w:del w:id="9" w:author="Auteur">
                                <w:r w:rsidDel="00847F30">
                                  <w:rPr>
                                    <w:color w:val="FFFFFF" w:themeColor="background1"/>
                                  </w:rPr>
                                  <w:delText>9</w:delText>
                                </w:r>
                                <w:r w:rsidR="00085B0B" w:rsidDel="007866D7">
                                  <w:rPr>
                                    <w:color w:val="FFFFFF" w:themeColor="background1"/>
                                  </w:rPr>
                                  <w:delText>8</w:delText>
                                </w:r>
                              </w:del>
                            </w:ins>
                            <w:del w:id="10" w:author="Auteur">
                              <w:r w:rsidR="00085B0B" w:rsidDel="00835524">
                                <w:rPr>
                                  <w:color w:val="FFFFFF" w:themeColor="background1"/>
                                </w:rPr>
                                <w:delText>6</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4" o:spid="_x0000_s1026" type="#_x0000_t202" style="position:absolute;margin-left:-37.65pt;margin-top:206.9pt;width:486pt;height:25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" filled="f" stroked="f" strokeweight=".5pt">
                <v:textbox>
                  <w:txbxContent>
                    <w:p w:rsidR="00085B0B" w:rsidRDefault="00085B0B" w:rsidP="006F10FB">
                      <w:pPr>
                        <w:pStyle w:val="SAGETitle"/>
                      </w:pPr>
                      <w:r>
                        <w:t xml:space="preserve">Créer un portail web </w:t>
                      </w:r>
                    </w:p>
                    <w:p w:rsidR="00085B0B" w:rsidRPr="003118DA" w:rsidRDefault="00085B0B" w:rsidP="006F10FB">
                      <w:pPr>
                        <w:pStyle w:val="SAGETitle"/>
                      </w:pPr>
                      <w:proofErr w:type="gramStart"/>
                      <w:r>
                        <w:t>en</w:t>
                      </w:r>
                      <w:proofErr w:type="gramEnd"/>
                      <w:r>
                        <w:t xml:space="preserve"> utilisant des web services</w:t>
                      </w:r>
                    </w:p>
                    <w:p w:rsidR="00085B0B" w:rsidRDefault="00085B0B" w:rsidP="006F10FB">
                      <w:pPr>
                        <w:rPr>
                          <w:color w:val="FFFFFF" w:themeColor="background1"/>
                        </w:rPr>
                      </w:pPr>
                    </w:p>
                    <w:p w:rsidR="00085B0B" w:rsidRPr="006F10FB" w:rsidRDefault="007866D7" w:rsidP="006F10FB">
                      <w:pPr>
                        <w:rPr>
                          <w:color w:val="FFFFFF" w:themeColor="background1"/>
                        </w:rPr>
                      </w:pPr>
                      <w:ins w:id="10" w:author="Auteur">
                        <w:r>
                          <w:rPr>
                            <w:color w:val="FFFFFF" w:themeColor="background1"/>
                          </w:rPr>
                          <w:t>02</w:t>
                        </w:r>
                        <w:del w:id="11" w:author="Auteur">
                          <w:r w:rsidR="00085B0B" w:rsidDel="007866D7">
                            <w:rPr>
                              <w:color w:val="FFFFFF" w:themeColor="background1"/>
                            </w:rPr>
                            <w:delText>10</w:delText>
                          </w:r>
                        </w:del>
                      </w:ins>
                      <w:del w:id="12" w:author="Auteur">
                        <w:r w:rsidR="00085B0B" w:rsidDel="00835524">
                          <w:rPr>
                            <w:color w:val="FFFFFF" w:themeColor="background1"/>
                          </w:rPr>
                          <w:delText>06</w:delText>
                        </w:r>
                      </w:del>
                      <w:r w:rsidR="00085B0B">
                        <w:rPr>
                          <w:color w:val="FFFFFF" w:themeColor="background1"/>
                        </w:rPr>
                        <w:t xml:space="preserve"> 20</w:t>
                      </w:r>
                      <w:ins w:id="13" w:author="Auteur">
                        <w:r w:rsidR="00847F30">
                          <w:rPr>
                            <w:color w:val="FFFFFF" w:themeColor="background1"/>
                          </w:rPr>
                          <w:t>20</w:t>
                        </w:r>
                      </w:ins>
                      <w:del w:id="14" w:author="Auteur">
                        <w:r w:rsidR="00085B0B" w:rsidDel="00847F30">
                          <w:rPr>
                            <w:color w:val="FFFFFF" w:themeColor="background1"/>
                          </w:rPr>
                          <w:delText>1</w:delText>
                        </w:r>
                      </w:del>
                      <w:ins w:id="15" w:author="Auteur">
                        <w:del w:id="16" w:author="Auteur">
                          <w:r w:rsidDel="00847F30">
                            <w:rPr>
                              <w:color w:val="FFFFFF" w:themeColor="background1"/>
                            </w:rPr>
                            <w:delText>9</w:delText>
                          </w:r>
                          <w:r w:rsidR="00085B0B" w:rsidDel="007866D7">
                            <w:rPr>
                              <w:color w:val="FFFFFF" w:themeColor="background1"/>
                            </w:rPr>
                            <w:delText>8</w:delText>
                          </w:r>
                        </w:del>
                      </w:ins>
                      <w:del w:id="17" w:author="Auteur">
                        <w:r w:rsidR="00085B0B" w:rsidDel="00835524">
                          <w:rPr>
                            <w:color w:val="FFFFFF" w:themeColor="background1"/>
                          </w:rPr>
                          <w:delText>6</w:delText>
                        </w:r>
                      </w:del>
                    </w:p>
                  </w:txbxContent>
                </v:textbox>
                <w10:wrap anchorx="margin"/>
              </v:shape>
            </w:pict>
          </mc:Fallback>
        </mc:AlternateContent>
      </w:r>
      <w:r w:rsidR="00DD1A40">
        <w:br w:type="page"/>
      </w:r>
    </w:p>
    <w:p w14:paraId="5668DB1C" w14:textId="77777777" w:rsidR="003E6A94" w:rsidRPr="00A61D7D" w:rsidRDefault="003E6A94" w:rsidP="003E6A94">
      <w:pPr>
        <w:pStyle w:val="SAGEBodyText"/>
        <w:rPr>
          <w:b/>
          <w:color w:val="2E3456"/>
        </w:rPr>
      </w:pPr>
    </w:p>
    <w:p w14:paraId="0FAAB04B" w14:textId="77777777" w:rsidR="003E6A94" w:rsidRDefault="00DD1A40">
      <w:pPr>
        <w:pStyle w:val="SageHeading2noTOC"/>
      </w:pPr>
      <w:proofErr w:type="spellStart"/>
      <w:r>
        <w:t>L'objectif</w:t>
      </w:r>
      <w:proofErr w:type="spellEnd"/>
      <w:r>
        <w:t xml:space="preserve"> de </w:t>
      </w:r>
      <w:proofErr w:type="spellStart"/>
      <w:r>
        <w:t>ce</w:t>
      </w:r>
      <w:proofErr w:type="spellEnd"/>
      <w:r>
        <w:t xml:space="preserve"> document est d'expliquer commen</w:t>
      </w:r>
      <w:r w:rsidR="0047628E">
        <w:t xml:space="preserve">t appeler un web service SOAP </w:t>
      </w:r>
      <w:r w:rsidR="007E5699">
        <w:t xml:space="preserve">depuis un </w:t>
      </w:r>
      <w:r>
        <w:t xml:space="preserve">portail web en PHP. </w:t>
      </w:r>
    </w:p>
    <w:p w14:paraId="2239EF09" w14:textId="77777777" w:rsidR="003E6A94" w:rsidRPr="002F7BC0" w:rsidDel="006411E7" w:rsidRDefault="003E6A94">
      <w:pPr>
        <w:pStyle w:val="SageHeading2noTOC"/>
        <w:rPr>
          <w:del w:id="11" w:author="Auteur"/>
        </w:rPr>
      </w:pPr>
    </w:p>
    <w:p w14:paraId="2393F22E" w14:textId="77777777" w:rsidR="006411E7" w:rsidRDefault="006411E7">
      <w:pPr>
        <w:pStyle w:val="SageHeading2noTOC"/>
        <w:rPr>
          <w:ins w:id="12" w:author="Auteur"/>
        </w:rPr>
      </w:pPr>
    </w:p>
    <w:p w14:paraId="7DBE943E" w14:textId="77777777" w:rsidR="003E6A94" w:rsidRDefault="00DD1A40">
      <w:pPr>
        <w:pStyle w:val="SageHeading2noTOC"/>
      </w:pPr>
      <w:r>
        <w:t xml:space="preserve">Le </w:t>
      </w:r>
      <w:proofErr w:type="spellStart"/>
      <w:r>
        <w:t>portail</w:t>
      </w:r>
      <w:proofErr w:type="spellEnd"/>
      <w:r>
        <w:t xml:space="preserve"> </w:t>
      </w:r>
      <w:proofErr w:type="spellStart"/>
      <w:r>
        <w:t>vous</w:t>
      </w:r>
      <w:proofErr w:type="spellEnd"/>
      <w:r>
        <w:t xml:space="preserve"> </w:t>
      </w:r>
      <w:proofErr w:type="spellStart"/>
      <w:r>
        <w:t>permet</w:t>
      </w:r>
      <w:proofErr w:type="spellEnd"/>
      <w:r>
        <w:t xml:space="preserve"> </w:t>
      </w:r>
      <w:proofErr w:type="spellStart"/>
      <w:r>
        <w:t>d'accéder</w:t>
      </w:r>
      <w:proofErr w:type="spellEnd"/>
      <w:r>
        <w:t xml:space="preserve"> à vos données, comme les commandes et les informations clients, en temps réel. Vous n'avez pas besoin de partager des fichiers volumineux par réseaux ou par e-mail. Co</w:t>
      </w:r>
      <w:r w:rsidR="0047628E">
        <w:t xml:space="preserve">mme les données restent dans </w:t>
      </w:r>
      <w:r w:rsidR="00E15B3F">
        <w:t>votre logiciel</w:t>
      </w:r>
      <w:r w:rsidR="0047628E">
        <w:t xml:space="preserve"> </w:t>
      </w:r>
      <w:r>
        <w:t>et qu'elles ne sont pas enregistrées sur un serveur externe, c'est une procédure plus sécurisée. Les salariés à distance comme les professionnels des ventes peuvent non seulement visualiser les données, mais ils peuvent également créer de nouvelles données, comme des commandes de ventes, à partir d'un ordinateur équipé d'un accès internet, en passant par un navigateur.</w:t>
      </w:r>
    </w:p>
    <w:p w14:paraId="1349FDF2" w14:textId="77777777" w:rsidR="003E6A94" w:rsidRPr="002F7BC0" w:rsidRDefault="003E6A94">
      <w:pPr>
        <w:pStyle w:val="SageHeading2noTOC"/>
      </w:pPr>
    </w:p>
    <w:p w14:paraId="189FE44A" w14:textId="77777777" w:rsidR="003E6A94" w:rsidDel="006411E7" w:rsidRDefault="00DD1A40">
      <w:pPr>
        <w:pStyle w:val="SageHeading2noTOC"/>
        <w:rPr>
          <w:del w:id="13" w:author="Auteur"/>
        </w:rPr>
      </w:pPr>
      <w:r>
        <w:t>Vous pouvez créer le portail utilisant la fonctionnalité web services SOAP. WampServer® est un environnement de développement web sous Windows vous permettant de créer des applications web avec Apache2, PHP et une base de données MySQL. Par ailleurs, PhpMyAdmin vous permet de gérer facilement vos bases de données. [Source: wampserver.com].</w:t>
      </w:r>
    </w:p>
    <w:p w14:paraId="4905A746" w14:textId="77777777" w:rsidR="00456F87" w:rsidDel="006411E7" w:rsidRDefault="00456F87">
      <w:pPr>
        <w:pStyle w:val="SageHeading2noTOC"/>
        <w:rPr>
          <w:del w:id="14" w:author="Auteur"/>
        </w:rPr>
      </w:pPr>
    </w:p>
    <w:p w14:paraId="78EF11B3" w14:textId="77777777" w:rsidR="003E6A94" w:rsidDel="006411E7" w:rsidRDefault="003E6A94">
      <w:pPr>
        <w:pStyle w:val="SageHeading2noTOC"/>
        <w:rPr>
          <w:del w:id="15" w:author="Auteur"/>
        </w:rPr>
      </w:pPr>
    </w:p>
    <w:p w14:paraId="0687081A" w14:textId="77777777" w:rsidR="003E6A94" w:rsidRPr="006411E7" w:rsidDel="006411E7" w:rsidRDefault="00DD1A40">
      <w:pPr>
        <w:pStyle w:val="SageHeading2noTOC"/>
        <w:rPr>
          <w:del w:id="16" w:author="Auteur"/>
          <w:color w:val="2E3456"/>
          <w:sz w:val="28"/>
          <w:szCs w:val="28"/>
          <w:rPrChange w:id="17" w:author="Auteur">
            <w:rPr>
              <w:del w:id="18" w:author="Auteur"/>
              <w:color w:val="2E3456"/>
            </w:rPr>
          </w:rPrChange>
        </w:rPr>
      </w:pPr>
      <w:del w:id="19" w:author="Auteur">
        <w:r w:rsidRPr="006411E7" w:rsidDel="006411E7">
          <w:rPr>
            <w:b w:val="0"/>
            <w:sz w:val="28"/>
            <w:szCs w:val="28"/>
            <w:rPrChange w:id="20" w:author="Auteur">
              <w:rPr>
                <w:b/>
              </w:rPr>
            </w:rPrChange>
          </w:rPr>
          <w:delText xml:space="preserve">Public visé </w:delText>
        </w:r>
      </w:del>
    </w:p>
    <w:p w14:paraId="054E7B88" w14:textId="77777777" w:rsidR="006411E7" w:rsidRDefault="006411E7">
      <w:pPr>
        <w:pStyle w:val="SageHeading2noTOC"/>
        <w:rPr>
          <w:ins w:id="21" w:author="Auteur"/>
        </w:rPr>
        <w:pPrChange w:id="22" w:author="Auteur">
          <w:pPr>
            <w:pStyle w:val="SAGEBodyText"/>
          </w:pPr>
        </w:pPrChange>
      </w:pPr>
    </w:p>
    <w:p w14:paraId="2EE5B8B8" w14:textId="77777777" w:rsidR="006411E7" w:rsidRDefault="006411E7">
      <w:pPr>
        <w:rPr>
          <w:ins w:id="23" w:author="Auteur"/>
          <w:b/>
        </w:rPr>
        <w:pPrChange w:id="24" w:author="Auteur">
          <w:pPr>
            <w:pStyle w:val="SAGEBodyText"/>
          </w:pPr>
        </w:pPrChange>
      </w:pPr>
      <w:ins w:id="25" w:author="Auteur">
        <w:r w:rsidRPr="00D2781F">
          <w:rPr>
            <w:b/>
            <w:rPrChange w:id="26" w:author="Auteur">
              <w:rPr/>
            </w:rPrChange>
          </w:rPr>
          <w:t>Public visé</w:t>
        </w:r>
      </w:ins>
    </w:p>
    <w:p w14:paraId="3DEC3A0B" w14:textId="77777777" w:rsidR="00D2781F" w:rsidRPr="00D2781F" w:rsidRDefault="00D2781F">
      <w:pPr>
        <w:rPr>
          <w:ins w:id="27" w:author="Auteur"/>
          <w:b/>
          <w:rPrChange w:id="28" w:author="Auteur">
            <w:rPr>
              <w:ins w:id="29" w:author="Auteur"/>
            </w:rPr>
          </w:rPrChange>
        </w:rPr>
        <w:pPrChange w:id="30" w:author="Auteur">
          <w:pPr>
            <w:pStyle w:val="SAGEBodyText"/>
          </w:pPr>
        </w:pPrChange>
      </w:pPr>
    </w:p>
    <w:p w14:paraId="2A7B919D" w14:textId="77777777" w:rsidR="003E6A94" w:rsidRPr="00BA7C20" w:rsidRDefault="00DD1A40" w:rsidP="003E6A94">
      <w:pPr>
        <w:pStyle w:val="SAGEBodyText"/>
      </w:pPr>
      <w:r>
        <w:t xml:space="preserve">Ce document s'adresse à des utilisateurs expérimentés de </w:t>
      </w:r>
      <w:r w:rsidR="0047628E" w:rsidRPr="0047628E">
        <w:t>Enterprise Management</w:t>
      </w:r>
      <w:r>
        <w:t xml:space="preserve"> ayant des autorisations de niveau administrateur et disposant ou non d'une expérience antérieure dans la publication de web services. Il contient également une section s'adressant spécifiquement aux développeurs ayant des connaissances avancées en codage et web services.</w:t>
      </w:r>
    </w:p>
    <w:p w14:paraId="618DF0CD" w14:textId="77777777" w:rsidR="003E6A94" w:rsidRDefault="003E6A94" w:rsidP="003E6A94">
      <w:pPr>
        <w:pStyle w:val="SAGEBullet1"/>
        <w:numPr>
          <w:ilvl w:val="0"/>
          <w:numId w:val="0"/>
        </w:numPr>
        <w:ind w:left="340"/>
      </w:pPr>
    </w:p>
    <w:p w14:paraId="1D5BCE3A" w14:textId="77777777" w:rsidR="003E6A94" w:rsidRDefault="00DD1A40" w:rsidP="003E6A94">
      <w:pPr>
        <w:pStyle w:val="SAGEBodyText"/>
      </w:pPr>
      <w:r>
        <w:br w:type="page"/>
      </w:r>
    </w:p>
    <w:p w14:paraId="6603542B" w14:textId="77777777" w:rsidR="005F40A6" w:rsidRDefault="00DD1A40" w:rsidP="005F40A6">
      <w:pPr>
        <w:pStyle w:val="SAGEHeading1noTOC"/>
        <w:framePr w:wrap="around"/>
      </w:pPr>
      <w:r>
        <w:lastRenderedPageBreak/>
        <w:t>Table des matières</w:t>
      </w:r>
    </w:p>
    <w:p w14:paraId="28C0F24E" w14:textId="5B37330E" w:rsidR="00847F30" w:rsidRDefault="00DD1A40">
      <w:pPr>
        <w:pStyle w:val="TM1"/>
        <w:rPr>
          <w:ins w:id="31" w:author="Auteur"/>
          <w:rFonts w:asciiTheme="minorHAnsi" w:eastAsiaTheme="minorEastAsia" w:hAnsiTheme="minorHAnsi" w:cstheme="minorBidi"/>
          <w:b w:val="0"/>
          <w:bCs w:val="0"/>
          <w:caps w:val="0"/>
          <w:color w:val="auto"/>
          <w:sz w:val="22"/>
          <w:szCs w:val="22"/>
        </w:rPr>
      </w:pPr>
      <w:r>
        <w:rPr>
          <w:caps w:val="0"/>
          <w:noProof w:val="0"/>
          <w:sz w:val="20"/>
          <w:szCs w:val="20"/>
        </w:rPr>
        <w:fldChar w:fldCharType="begin"/>
      </w:r>
      <w:r>
        <w:instrText xml:space="preserve"> TOC \o "1-3" \h \z \u </w:instrText>
      </w:r>
      <w:r>
        <w:rPr>
          <w:caps w:val="0"/>
          <w:noProof w:val="0"/>
          <w:sz w:val="20"/>
          <w:szCs w:val="20"/>
        </w:rPr>
        <w:fldChar w:fldCharType="separate"/>
      </w:r>
      <w:ins w:id="32" w:author="Auteur">
        <w:r w:rsidR="00847F30" w:rsidRPr="00516119">
          <w:rPr>
            <w:rStyle w:val="Lienhypertexte"/>
          </w:rPr>
          <w:fldChar w:fldCharType="begin"/>
        </w:r>
        <w:r w:rsidR="00847F30" w:rsidRPr="00516119">
          <w:rPr>
            <w:rStyle w:val="Lienhypertexte"/>
          </w:rPr>
          <w:instrText xml:space="preserve"> </w:instrText>
        </w:r>
        <w:r w:rsidR="00847F30">
          <w:instrText>HYPERLINK \l "_Toc33535397"</w:instrText>
        </w:r>
        <w:r w:rsidR="00847F30" w:rsidRPr="00516119">
          <w:rPr>
            <w:rStyle w:val="Lienhypertexte"/>
          </w:rPr>
          <w:instrText xml:space="preserve"> </w:instrText>
        </w:r>
        <w:r w:rsidR="00847F30" w:rsidRPr="00516119">
          <w:rPr>
            <w:rStyle w:val="Lienhypertexte"/>
          </w:rPr>
          <w:fldChar w:fldCharType="separate"/>
        </w:r>
        <w:r w:rsidR="00847F30" w:rsidRPr="00516119">
          <w:rPr>
            <w:rStyle w:val="Lienhypertexte"/>
          </w:rPr>
          <w:t>Prérequis</w:t>
        </w:r>
        <w:r w:rsidR="00847F30">
          <w:rPr>
            <w:webHidden/>
          </w:rPr>
          <w:tab/>
        </w:r>
        <w:r w:rsidR="00847F30">
          <w:rPr>
            <w:webHidden/>
          </w:rPr>
          <w:fldChar w:fldCharType="begin"/>
        </w:r>
        <w:r w:rsidR="00847F30">
          <w:rPr>
            <w:webHidden/>
          </w:rPr>
          <w:instrText xml:space="preserve"> PAGEREF _Toc33535397 \h </w:instrText>
        </w:r>
      </w:ins>
      <w:r w:rsidR="00847F30">
        <w:rPr>
          <w:webHidden/>
        </w:rPr>
      </w:r>
      <w:r w:rsidR="00847F30">
        <w:rPr>
          <w:webHidden/>
        </w:rPr>
        <w:fldChar w:fldCharType="separate"/>
      </w:r>
      <w:ins w:id="33" w:author="Auteur">
        <w:r w:rsidR="00AC5B93">
          <w:rPr>
            <w:webHidden/>
          </w:rPr>
          <w:t>5</w:t>
        </w:r>
        <w:del w:id="34" w:author="Auteur">
          <w:r w:rsidR="003C7ABB" w:rsidDel="00AC5B93">
            <w:rPr>
              <w:webHidden/>
            </w:rPr>
            <w:delText>8</w:delText>
          </w:r>
          <w:r w:rsidR="00847F30" w:rsidDel="00AC5B93">
            <w:rPr>
              <w:webHidden/>
            </w:rPr>
            <w:delText>5</w:delText>
          </w:r>
        </w:del>
        <w:r w:rsidR="00847F30">
          <w:rPr>
            <w:webHidden/>
          </w:rPr>
          <w:fldChar w:fldCharType="end"/>
        </w:r>
        <w:r w:rsidR="00847F30" w:rsidRPr="00516119">
          <w:rPr>
            <w:rStyle w:val="Lienhypertexte"/>
          </w:rPr>
          <w:fldChar w:fldCharType="end"/>
        </w:r>
      </w:ins>
    </w:p>
    <w:p w14:paraId="0D1C5768" w14:textId="2F3C9DE1" w:rsidR="00847F30" w:rsidRDefault="00847F30">
      <w:pPr>
        <w:pStyle w:val="TM2"/>
        <w:tabs>
          <w:tab w:val="right" w:pos="8777"/>
        </w:tabs>
        <w:rPr>
          <w:ins w:id="35" w:author="Auteur"/>
          <w:rFonts w:asciiTheme="minorHAnsi" w:eastAsiaTheme="minorEastAsia" w:hAnsiTheme="minorHAnsi" w:cstheme="minorBidi"/>
          <w:b w:val="0"/>
          <w:bCs w:val="0"/>
          <w:noProof/>
          <w:color w:val="auto"/>
          <w:sz w:val="22"/>
          <w:szCs w:val="22"/>
        </w:rPr>
      </w:pPr>
      <w:ins w:id="36" w:author="Auteur">
        <w:r w:rsidRPr="00516119">
          <w:rPr>
            <w:rStyle w:val="Lienhypertexte"/>
            <w:noProof/>
          </w:rPr>
          <w:fldChar w:fldCharType="begin"/>
        </w:r>
        <w:r w:rsidRPr="00516119">
          <w:rPr>
            <w:rStyle w:val="Lienhypertexte"/>
            <w:noProof/>
          </w:rPr>
          <w:instrText xml:space="preserve"> </w:instrText>
        </w:r>
        <w:r>
          <w:rPr>
            <w:noProof/>
          </w:rPr>
          <w:instrText>HYPERLINK \l "_Toc33535398"</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Installer Microsoft Visual C++ 2012 Redistributable (x64)</w:t>
        </w:r>
        <w:r>
          <w:rPr>
            <w:noProof/>
            <w:webHidden/>
          </w:rPr>
          <w:tab/>
        </w:r>
        <w:r>
          <w:rPr>
            <w:noProof/>
            <w:webHidden/>
          </w:rPr>
          <w:fldChar w:fldCharType="begin"/>
        </w:r>
        <w:r>
          <w:rPr>
            <w:noProof/>
            <w:webHidden/>
          </w:rPr>
          <w:instrText xml:space="preserve"> PAGEREF _Toc33535398 \h </w:instrText>
        </w:r>
      </w:ins>
      <w:r>
        <w:rPr>
          <w:noProof/>
          <w:webHidden/>
        </w:rPr>
      </w:r>
      <w:r>
        <w:rPr>
          <w:noProof/>
          <w:webHidden/>
        </w:rPr>
        <w:fldChar w:fldCharType="separate"/>
      </w:r>
      <w:ins w:id="37" w:author="Auteur">
        <w:r w:rsidR="00AC5B93">
          <w:rPr>
            <w:noProof/>
            <w:webHidden/>
          </w:rPr>
          <w:t>5</w:t>
        </w:r>
        <w:del w:id="38" w:author="Auteur">
          <w:r w:rsidR="003C7ABB" w:rsidDel="00AC5B93">
            <w:rPr>
              <w:noProof/>
              <w:webHidden/>
            </w:rPr>
            <w:delText>8</w:delText>
          </w:r>
          <w:r w:rsidDel="00AC5B93">
            <w:rPr>
              <w:noProof/>
              <w:webHidden/>
            </w:rPr>
            <w:delText>5</w:delText>
          </w:r>
        </w:del>
        <w:r>
          <w:rPr>
            <w:noProof/>
            <w:webHidden/>
          </w:rPr>
          <w:fldChar w:fldCharType="end"/>
        </w:r>
        <w:r w:rsidRPr="00516119">
          <w:rPr>
            <w:rStyle w:val="Lienhypertexte"/>
            <w:noProof/>
          </w:rPr>
          <w:fldChar w:fldCharType="end"/>
        </w:r>
      </w:ins>
    </w:p>
    <w:p w14:paraId="1351E5AF" w14:textId="43817E7B" w:rsidR="00847F30" w:rsidRDefault="00847F30">
      <w:pPr>
        <w:pStyle w:val="TM1"/>
        <w:rPr>
          <w:ins w:id="39" w:author="Auteur"/>
          <w:rFonts w:asciiTheme="minorHAnsi" w:eastAsiaTheme="minorEastAsia" w:hAnsiTheme="minorHAnsi" w:cstheme="minorBidi"/>
          <w:b w:val="0"/>
          <w:bCs w:val="0"/>
          <w:caps w:val="0"/>
          <w:color w:val="auto"/>
          <w:sz w:val="22"/>
          <w:szCs w:val="22"/>
        </w:rPr>
      </w:pPr>
      <w:ins w:id="40" w:author="Auteur">
        <w:r w:rsidRPr="00516119">
          <w:rPr>
            <w:rStyle w:val="Lienhypertexte"/>
          </w:rPr>
          <w:fldChar w:fldCharType="begin"/>
        </w:r>
        <w:r w:rsidRPr="00516119">
          <w:rPr>
            <w:rStyle w:val="Lienhypertexte"/>
          </w:rPr>
          <w:instrText xml:space="preserve"> </w:instrText>
        </w:r>
        <w:r>
          <w:instrText>HYPERLINK \l "_Toc33535399"</w:instrText>
        </w:r>
        <w:r w:rsidRPr="00516119">
          <w:rPr>
            <w:rStyle w:val="Lienhypertexte"/>
          </w:rPr>
          <w:instrText xml:space="preserve"> </w:instrText>
        </w:r>
        <w:r w:rsidRPr="00516119">
          <w:rPr>
            <w:rStyle w:val="Lienhypertexte"/>
          </w:rPr>
          <w:fldChar w:fldCharType="separate"/>
        </w:r>
        <w:r w:rsidRPr="00516119">
          <w:rPr>
            <w:rStyle w:val="Lienhypertexte"/>
          </w:rPr>
          <w:t>Créer le portail</w:t>
        </w:r>
        <w:r>
          <w:rPr>
            <w:webHidden/>
          </w:rPr>
          <w:tab/>
        </w:r>
        <w:r>
          <w:rPr>
            <w:webHidden/>
          </w:rPr>
          <w:fldChar w:fldCharType="begin"/>
        </w:r>
        <w:r>
          <w:rPr>
            <w:webHidden/>
          </w:rPr>
          <w:instrText xml:space="preserve"> PAGEREF _Toc33535399 \h </w:instrText>
        </w:r>
      </w:ins>
      <w:r>
        <w:rPr>
          <w:webHidden/>
        </w:rPr>
      </w:r>
      <w:r>
        <w:rPr>
          <w:webHidden/>
        </w:rPr>
        <w:fldChar w:fldCharType="separate"/>
      </w:r>
      <w:ins w:id="41" w:author="Auteur">
        <w:r w:rsidR="00AC5B93">
          <w:rPr>
            <w:webHidden/>
          </w:rPr>
          <w:t>6</w:t>
        </w:r>
        <w:del w:id="42" w:author="Auteur">
          <w:r w:rsidR="003C7ABB" w:rsidDel="00AC5B93">
            <w:rPr>
              <w:webHidden/>
            </w:rPr>
            <w:delText>9</w:delText>
          </w:r>
          <w:r w:rsidDel="00AC5B93">
            <w:rPr>
              <w:webHidden/>
            </w:rPr>
            <w:delText>6</w:delText>
          </w:r>
        </w:del>
        <w:r>
          <w:rPr>
            <w:webHidden/>
          </w:rPr>
          <w:fldChar w:fldCharType="end"/>
        </w:r>
        <w:r w:rsidRPr="00516119">
          <w:rPr>
            <w:rStyle w:val="Lienhypertexte"/>
          </w:rPr>
          <w:fldChar w:fldCharType="end"/>
        </w:r>
      </w:ins>
    </w:p>
    <w:p w14:paraId="47E52731" w14:textId="59DE01EF" w:rsidR="00847F30" w:rsidRDefault="00847F30">
      <w:pPr>
        <w:pStyle w:val="TM2"/>
        <w:tabs>
          <w:tab w:val="right" w:pos="8777"/>
        </w:tabs>
        <w:rPr>
          <w:ins w:id="43" w:author="Auteur"/>
          <w:rFonts w:asciiTheme="minorHAnsi" w:eastAsiaTheme="minorEastAsia" w:hAnsiTheme="minorHAnsi" w:cstheme="minorBidi"/>
          <w:b w:val="0"/>
          <w:bCs w:val="0"/>
          <w:noProof/>
          <w:color w:val="auto"/>
          <w:sz w:val="22"/>
          <w:szCs w:val="22"/>
        </w:rPr>
      </w:pPr>
      <w:ins w:id="44" w:author="Auteur">
        <w:r w:rsidRPr="00516119">
          <w:rPr>
            <w:rStyle w:val="Lienhypertexte"/>
            <w:noProof/>
          </w:rPr>
          <w:fldChar w:fldCharType="begin"/>
        </w:r>
        <w:r w:rsidRPr="00516119">
          <w:rPr>
            <w:rStyle w:val="Lienhypertexte"/>
            <w:noProof/>
          </w:rPr>
          <w:instrText xml:space="preserve"> </w:instrText>
        </w:r>
        <w:r>
          <w:rPr>
            <w:noProof/>
          </w:rPr>
          <w:instrText>HYPERLINK \l "_Toc33535400"</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Installer et configurer WampServer</w:t>
        </w:r>
        <w:r>
          <w:rPr>
            <w:noProof/>
            <w:webHidden/>
          </w:rPr>
          <w:tab/>
        </w:r>
        <w:r>
          <w:rPr>
            <w:noProof/>
            <w:webHidden/>
          </w:rPr>
          <w:fldChar w:fldCharType="begin"/>
        </w:r>
        <w:r>
          <w:rPr>
            <w:noProof/>
            <w:webHidden/>
          </w:rPr>
          <w:instrText xml:space="preserve"> PAGEREF _Toc33535400 \h </w:instrText>
        </w:r>
      </w:ins>
      <w:r>
        <w:rPr>
          <w:noProof/>
          <w:webHidden/>
        </w:rPr>
      </w:r>
      <w:r>
        <w:rPr>
          <w:noProof/>
          <w:webHidden/>
        </w:rPr>
        <w:fldChar w:fldCharType="separate"/>
      </w:r>
      <w:ins w:id="45" w:author="Auteur">
        <w:r w:rsidR="00AC5B93">
          <w:rPr>
            <w:noProof/>
            <w:webHidden/>
          </w:rPr>
          <w:t>6</w:t>
        </w:r>
        <w:del w:id="46" w:author="Auteur">
          <w:r w:rsidR="003C7ABB" w:rsidDel="00AC5B93">
            <w:rPr>
              <w:noProof/>
              <w:webHidden/>
            </w:rPr>
            <w:delText>9</w:delText>
          </w:r>
          <w:r w:rsidDel="00AC5B93">
            <w:rPr>
              <w:noProof/>
              <w:webHidden/>
            </w:rPr>
            <w:delText>6</w:delText>
          </w:r>
        </w:del>
        <w:r>
          <w:rPr>
            <w:noProof/>
            <w:webHidden/>
          </w:rPr>
          <w:fldChar w:fldCharType="end"/>
        </w:r>
        <w:r w:rsidRPr="00516119">
          <w:rPr>
            <w:rStyle w:val="Lienhypertexte"/>
            <w:noProof/>
          </w:rPr>
          <w:fldChar w:fldCharType="end"/>
        </w:r>
      </w:ins>
    </w:p>
    <w:p w14:paraId="3D1D5A9E" w14:textId="34FD1214" w:rsidR="00847F30" w:rsidRDefault="00847F30">
      <w:pPr>
        <w:pStyle w:val="TM2"/>
        <w:tabs>
          <w:tab w:val="right" w:pos="8777"/>
        </w:tabs>
        <w:rPr>
          <w:ins w:id="47" w:author="Auteur"/>
          <w:rFonts w:asciiTheme="minorHAnsi" w:eastAsiaTheme="minorEastAsia" w:hAnsiTheme="minorHAnsi" w:cstheme="minorBidi"/>
          <w:b w:val="0"/>
          <w:bCs w:val="0"/>
          <w:noProof/>
          <w:color w:val="auto"/>
          <w:sz w:val="22"/>
          <w:szCs w:val="22"/>
        </w:rPr>
      </w:pPr>
      <w:ins w:id="48" w:author="Auteur">
        <w:r w:rsidRPr="00516119">
          <w:rPr>
            <w:rStyle w:val="Lienhypertexte"/>
            <w:noProof/>
          </w:rPr>
          <w:fldChar w:fldCharType="begin"/>
        </w:r>
        <w:r w:rsidRPr="00516119">
          <w:rPr>
            <w:rStyle w:val="Lienhypertexte"/>
            <w:noProof/>
          </w:rPr>
          <w:instrText xml:space="preserve"> </w:instrText>
        </w:r>
        <w:r>
          <w:rPr>
            <w:noProof/>
          </w:rPr>
          <w:instrText>HYPERLINK \l "_Toc33535401"</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Configurer le serveur et le pool de web services</w:t>
        </w:r>
        <w:r>
          <w:rPr>
            <w:noProof/>
            <w:webHidden/>
          </w:rPr>
          <w:tab/>
        </w:r>
        <w:r>
          <w:rPr>
            <w:noProof/>
            <w:webHidden/>
          </w:rPr>
          <w:fldChar w:fldCharType="begin"/>
        </w:r>
        <w:r>
          <w:rPr>
            <w:noProof/>
            <w:webHidden/>
          </w:rPr>
          <w:instrText xml:space="preserve"> PAGEREF _Toc33535401 \h </w:instrText>
        </w:r>
      </w:ins>
      <w:r>
        <w:rPr>
          <w:noProof/>
          <w:webHidden/>
        </w:rPr>
      </w:r>
      <w:r>
        <w:rPr>
          <w:noProof/>
          <w:webHidden/>
        </w:rPr>
        <w:fldChar w:fldCharType="separate"/>
      </w:r>
      <w:ins w:id="49" w:author="Auteur">
        <w:r w:rsidR="00AC5B93">
          <w:rPr>
            <w:noProof/>
            <w:webHidden/>
          </w:rPr>
          <w:t>11</w:t>
        </w:r>
        <w:del w:id="50" w:author="Auteur">
          <w:r w:rsidR="003C7ABB" w:rsidDel="00AC5B93">
            <w:rPr>
              <w:noProof/>
              <w:webHidden/>
            </w:rPr>
            <w:delText>14</w:delText>
          </w:r>
          <w:r w:rsidDel="00AC5B93">
            <w:rPr>
              <w:noProof/>
              <w:webHidden/>
            </w:rPr>
            <w:delText>11</w:delText>
          </w:r>
        </w:del>
        <w:r>
          <w:rPr>
            <w:noProof/>
            <w:webHidden/>
          </w:rPr>
          <w:fldChar w:fldCharType="end"/>
        </w:r>
        <w:r w:rsidRPr="00516119">
          <w:rPr>
            <w:rStyle w:val="Lienhypertexte"/>
            <w:noProof/>
          </w:rPr>
          <w:fldChar w:fldCharType="end"/>
        </w:r>
      </w:ins>
    </w:p>
    <w:p w14:paraId="2A2A34BE" w14:textId="6BAB6473" w:rsidR="00847F30" w:rsidRDefault="00847F30">
      <w:pPr>
        <w:pStyle w:val="TM3"/>
        <w:tabs>
          <w:tab w:val="right" w:pos="8777"/>
        </w:tabs>
        <w:rPr>
          <w:ins w:id="51" w:author="Auteur"/>
          <w:rFonts w:asciiTheme="minorHAnsi" w:eastAsiaTheme="minorEastAsia" w:hAnsiTheme="minorHAnsi" w:cstheme="minorBidi"/>
          <w:noProof/>
          <w:color w:val="auto"/>
          <w:sz w:val="22"/>
          <w:szCs w:val="22"/>
        </w:rPr>
      </w:pPr>
      <w:ins w:id="52" w:author="Auteur">
        <w:r w:rsidRPr="00516119">
          <w:rPr>
            <w:rStyle w:val="Lienhypertexte"/>
            <w:noProof/>
          </w:rPr>
          <w:fldChar w:fldCharType="begin"/>
        </w:r>
        <w:r w:rsidRPr="00516119">
          <w:rPr>
            <w:rStyle w:val="Lienhypertexte"/>
            <w:noProof/>
          </w:rPr>
          <w:instrText xml:space="preserve"> </w:instrText>
        </w:r>
        <w:r>
          <w:rPr>
            <w:noProof/>
          </w:rPr>
          <w:instrText>HYPERLINK \l "_Toc33535402"</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Configurer le serveur Web Syracuse</w:t>
        </w:r>
        <w:r>
          <w:rPr>
            <w:noProof/>
            <w:webHidden/>
          </w:rPr>
          <w:tab/>
        </w:r>
        <w:r>
          <w:rPr>
            <w:noProof/>
            <w:webHidden/>
          </w:rPr>
          <w:fldChar w:fldCharType="begin"/>
        </w:r>
        <w:r>
          <w:rPr>
            <w:noProof/>
            <w:webHidden/>
          </w:rPr>
          <w:instrText xml:space="preserve"> PAGEREF _Toc33535402 \h </w:instrText>
        </w:r>
      </w:ins>
      <w:r>
        <w:rPr>
          <w:noProof/>
          <w:webHidden/>
        </w:rPr>
      </w:r>
      <w:r>
        <w:rPr>
          <w:noProof/>
          <w:webHidden/>
        </w:rPr>
        <w:fldChar w:fldCharType="separate"/>
      </w:r>
      <w:ins w:id="53" w:author="Auteur">
        <w:r w:rsidR="00AC5B93">
          <w:rPr>
            <w:noProof/>
            <w:webHidden/>
          </w:rPr>
          <w:t>11</w:t>
        </w:r>
        <w:del w:id="54" w:author="Auteur">
          <w:r w:rsidR="003C7ABB" w:rsidDel="00AC5B93">
            <w:rPr>
              <w:noProof/>
              <w:webHidden/>
            </w:rPr>
            <w:delText>14</w:delText>
          </w:r>
          <w:r w:rsidDel="00AC5B93">
            <w:rPr>
              <w:noProof/>
              <w:webHidden/>
            </w:rPr>
            <w:delText>11</w:delText>
          </w:r>
        </w:del>
        <w:r>
          <w:rPr>
            <w:noProof/>
            <w:webHidden/>
          </w:rPr>
          <w:fldChar w:fldCharType="end"/>
        </w:r>
        <w:r w:rsidRPr="00516119">
          <w:rPr>
            <w:rStyle w:val="Lienhypertexte"/>
            <w:noProof/>
          </w:rPr>
          <w:fldChar w:fldCharType="end"/>
        </w:r>
      </w:ins>
    </w:p>
    <w:p w14:paraId="30363298" w14:textId="29399227" w:rsidR="00847F30" w:rsidRDefault="00847F30">
      <w:pPr>
        <w:pStyle w:val="TM3"/>
        <w:tabs>
          <w:tab w:val="right" w:pos="8777"/>
        </w:tabs>
        <w:rPr>
          <w:ins w:id="55" w:author="Auteur"/>
          <w:rFonts w:asciiTheme="minorHAnsi" w:eastAsiaTheme="minorEastAsia" w:hAnsiTheme="minorHAnsi" w:cstheme="minorBidi"/>
          <w:noProof/>
          <w:color w:val="auto"/>
          <w:sz w:val="22"/>
          <w:szCs w:val="22"/>
        </w:rPr>
      </w:pPr>
      <w:ins w:id="56" w:author="Auteur">
        <w:r w:rsidRPr="00516119">
          <w:rPr>
            <w:rStyle w:val="Lienhypertexte"/>
            <w:noProof/>
          </w:rPr>
          <w:fldChar w:fldCharType="begin"/>
        </w:r>
        <w:r w:rsidRPr="00516119">
          <w:rPr>
            <w:rStyle w:val="Lienhypertexte"/>
            <w:noProof/>
          </w:rPr>
          <w:instrText xml:space="preserve"> </w:instrText>
        </w:r>
        <w:r>
          <w:rPr>
            <w:noProof/>
          </w:rPr>
          <w:instrText>HYPERLINK \l "_Toc33535403"</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Configurer le pool de Web services</w:t>
        </w:r>
        <w:r>
          <w:rPr>
            <w:noProof/>
            <w:webHidden/>
          </w:rPr>
          <w:tab/>
        </w:r>
        <w:r>
          <w:rPr>
            <w:noProof/>
            <w:webHidden/>
          </w:rPr>
          <w:fldChar w:fldCharType="begin"/>
        </w:r>
        <w:r>
          <w:rPr>
            <w:noProof/>
            <w:webHidden/>
          </w:rPr>
          <w:instrText xml:space="preserve"> PAGEREF _Toc33535403 \h </w:instrText>
        </w:r>
      </w:ins>
      <w:r>
        <w:rPr>
          <w:noProof/>
          <w:webHidden/>
        </w:rPr>
      </w:r>
      <w:r>
        <w:rPr>
          <w:noProof/>
          <w:webHidden/>
        </w:rPr>
        <w:fldChar w:fldCharType="separate"/>
      </w:r>
      <w:ins w:id="57" w:author="Auteur">
        <w:r w:rsidR="00AC5B93">
          <w:rPr>
            <w:noProof/>
            <w:webHidden/>
          </w:rPr>
          <w:t>11</w:t>
        </w:r>
        <w:del w:id="58" w:author="Auteur">
          <w:r w:rsidR="003C7ABB" w:rsidDel="00AC5B93">
            <w:rPr>
              <w:noProof/>
              <w:webHidden/>
            </w:rPr>
            <w:delText>15</w:delText>
          </w:r>
          <w:r w:rsidDel="00AC5B93">
            <w:rPr>
              <w:noProof/>
              <w:webHidden/>
            </w:rPr>
            <w:delText>11</w:delText>
          </w:r>
        </w:del>
        <w:r>
          <w:rPr>
            <w:noProof/>
            <w:webHidden/>
          </w:rPr>
          <w:fldChar w:fldCharType="end"/>
        </w:r>
        <w:r w:rsidRPr="00516119">
          <w:rPr>
            <w:rStyle w:val="Lienhypertexte"/>
            <w:noProof/>
          </w:rPr>
          <w:fldChar w:fldCharType="end"/>
        </w:r>
      </w:ins>
    </w:p>
    <w:p w14:paraId="2A3FB555" w14:textId="20A8BE1B" w:rsidR="00847F30" w:rsidRDefault="00847F30">
      <w:pPr>
        <w:pStyle w:val="TM2"/>
        <w:tabs>
          <w:tab w:val="right" w:pos="8777"/>
        </w:tabs>
        <w:rPr>
          <w:ins w:id="59" w:author="Auteur"/>
          <w:rFonts w:asciiTheme="minorHAnsi" w:eastAsiaTheme="minorEastAsia" w:hAnsiTheme="minorHAnsi" w:cstheme="minorBidi"/>
          <w:b w:val="0"/>
          <w:bCs w:val="0"/>
          <w:noProof/>
          <w:color w:val="auto"/>
          <w:sz w:val="22"/>
          <w:szCs w:val="22"/>
        </w:rPr>
      </w:pPr>
      <w:ins w:id="60" w:author="Auteur">
        <w:r w:rsidRPr="00516119">
          <w:rPr>
            <w:rStyle w:val="Lienhypertexte"/>
            <w:noProof/>
          </w:rPr>
          <w:fldChar w:fldCharType="begin"/>
        </w:r>
        <w:r w:rsidRPr="00516119">
          <w:rPr>
            <w:rStyle w:val="Lienhypertexte"/>
            <w:noProof/>
          </w:rPr>
          <w:instrText xml:space="preserve"> </w:instrText>
        </w:r>
        <w:r>
          <w:rPr>
            <w:noProof/>
          </w:rPr>
          <w:instrText>HYPERLINK \l "_Toc33535404"</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Installer et configurer le portail web PHP</w:t>
        </w:r>
        <w:r>
          <w:rPr>
            <w:noProof/>
            <w:webHidden/>
          </w:rPr>
          <w:tab/>
        </w:r>
        <w:r>
          <w:rPr>
            <w:noProof/>
            <w:webHidden/>
          </w:rPr>
          <w:fldChar w:fldCharType="begin"/>
        </w:r>
        <w:r>
          <w:rPr>
            <w:noProof/>
            <w:webHidden/>
          </w:rPr>
          <w:instrText xml:space="preserve"> PAGEREF _Toc33535404 \h </w:instrText>
        </w:r>
      </w:ins>
      <w:r>
        <w:rPr>
          <w:noProof/>
          <w:webHidden/>
        </w:rPr>
      </w:r>
      <w:r>
        <w:rPr>
          <w:noProof/>
          <w:webHidden/>
        </w:rPr>
        <w:fldChar w:fldCharType="separate"/>
      </w:r>
      <w:ins w:id="61" w:author="Auteur">
        <w:r w:rsidR="00AC5B93">
          <w:rPr>
            <w:noProof/>
            <w:webHidden/>
          </w:rPr>
          <w:t>13</w:t>
        </w:r>
        <w:del w:id="62" w:author="Auteur">
          <w:r w:rsidR="003C7ABB" w:rsidDel="00AC5B93">
            <w:rPr>
              <w:noProof/>
              <w:webHidden/>
            </w:rPr>
            <w:delText>17</w:delText>
          </w:r>
          <w:r w:rsidDel="00AC5B93">
            <w:rPr>
              <w:noProof/>
              <w:webHidden/>
            </w:rPr>
            <w:delText>13</w:delText>
          </w:r>
        </w:del>
        <w:r>
          <w:rPr>
            <w:noProof/>
            <w:webHidden/>
          </w:rPr>
          <w:fldChar w:fldCharType="end"/>
        </w:r>
        <w:r w:rsidRPr="00516119">
          <w:rPr>
            <w:rStyle w:val="Lienhypertexte"/>
            <w:noProof/>
          </w:rPr>
          <w:fldChar w:fldCharType="end"/>
        </w:r>
      </w:ins>
    </w:p>
    <w:p w14:paraId="691C35A0" w14:textId="0491E6C8" w:rsidR="00847F30" w:rsidRDefault="00847F30">
      <w:pPr>
        <w:pStyle w:val="TM3"/>
        <w:tabs>
          <w:tab w:val="right" w:pos="8777"/>
        </w:tabs>
        <w:rPr>
          <w:ins w:id="63" w:author="Auteur"/>
          <w:rFonts w:asciiTheme="minorHAnsi" w:eastAsiaTheme="minorEastAsia" w:hAnsiTheme="minorHAnsi" w:cstheme="minorBidi"/>
          <w:noProof/>
          <w:color w:val="auto"/>
          <w:sz w:val="22"/>
          <w:szCs w:val="22"/>
        </w:rPr>
      </w:pPr>
      <w:ins w:id="64" w:author="Auteur">
        <w:r w:rsidRPr="00516119">
          <w:rPr>
            <w:rStyle w:val="Lienhypertexte"/>
            <w:noProof/>
          </w:rPr>
          <w:fldChar w:fldCharType="begin"/>
        </w:r>
        <w:r w:rsidRPr="00516119">
          <w:rPr>
            <w:rStyle w:val="Lienhypertexte"/>
            <w:noProof/>
          </w:rPr>
          <w:instrText xml:space="preserve"> </w:instrText>
        </w:r>
        <w:r>
          <w:rPr>
            <w:noProof/>
          </w:rPr>
          <w:instrText>HYPERLINK \l "_Toc33535405"</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Télécharger les fichiers projets du portail web PHP</w:t>
        </w:r>
        <w:r>
          <w:rPr>
            <w:noProof/>
            <w:webHidden/>
          </w:rPr>
          <w:tab/>
        </w:r>
        <w:r>
          <w:rPr>
            <w:noProof/>
            <w:webHidden/>
          </w:rPr>
          <w:fldChar w:fldCharType="begin"/>
        </w:r>
        <w:r>
          <w:rPr>
            <w:noProof/>
            <w:webHidden/>
          </w:rPr>
          <w:instrText xml:space="preserve"> PAGEREF _Toc33535405 \h </w:instrText>
        </w:r>
      </w:ins>
      <w:r>
        <w:rPr>
          <w:noProof/>
          <w:webHidden/>
        </w:rPr>
      </w:r>
      <w:r>
        <w:rPr>
          <w:noProof/>
          <w:webHidden/>
        </w:rPr>
        <w:fldChar w:fldCharType="separate"/>
      </w:r>
      <w:ins w:id="65" w:author="Auteur">
        <w:r w:rsidR="00AC5B93">
          <w:rPr>
            <w:noProof/>
            <w:webHidden/>
          </w:rPr>
          <w:t>13</w:t>
        </w:r>
        <w:del w:id="66" w:author="Auteur">
          <w:r w:rsidR="003C7ABB" w:rsidDel="00AC5B93">
            <w:rPr>
              <w:noProof/>
              <w:webHidden/>
            </w:rPr>
            <w:delText>17</w:delText>
          </w:r>
          <w:r w:rsidDel="00AC5B93">
            <w:rPr>
              <w:noProof/>
              <w:webHidden/>
            </w:rPr>
            <w:delText>13</w:delText>
          </w:r>
        </w:del>
        <w:r>
          <w:rPr>
            <w:noProof/>
            <w:webHidden/>
          </w:rPr>
          <w:fldChar w:fldCharType="end"/>
        </w:r>
        <w:r w:rsidRPr="00516119">
          <w:rPr>
            <w:rStyle w:val="Lienhypertexte"/>
            <w:noProof/>
          </w:rPr>
          <w:fldChar w:fldCharType="end"/>
        </w:r>
      </w:ins>
    </w:p>
    <w:p w14:paraId="7A421A5B" w14:textId="6C4F3961" w:rsidR="00847F30" w:rsidRDefault="00847F30">
      <w:pPr>
        <w:pStyle w:val="TM3"/>
        <w:tabs>
          <w:tab w:val="right" w:pos="8777"/>
        </w:tabs>
        <w:rPr>
          <w:ins w:id="67" w:author="Auteur"/>
          <w:rFonts w:asciiTheme="minorHAnsi" w:eastAsiaTheme="minorEastAsia" w:hAnsiTheme="minorHAnsi" w:cstheme="minorBidi"/>
          <w:noProof/>
          <w:color w:val="auto"/>
          <w:sz w:val="22"/>
          <w:szCs w:val="22"/>
        </w:rPr>
      </w:pPr>
      <w:ins w:id="68" w:author="Auteur">
        <w:r w:rsidRPr="00516119">
          <w:rPr>
            <w:rStyle w:val="Lienhypertexte"/>
            <w:noProof/>
          </w:rPr>
          <w:fldChar w:fldCharType="begin"/>
        </w:r>
        <w:r w:rsidRPr="00516119">
          <w:rPr>
            <w:rStyle w:val="Lienhypertexte"/>
            <w:noProof/>
          </w:rPr>
          <w:instrText xml:space="preserve"> </w:instrText>
        </w:r>
        <w:r>
          <w:rPr>
            <w:noProof/>
          </w:rPr>
          <w:instrText>HYPERLINK \l "_Toc33535406"</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Configurer le portail</w:t>
        </w:r>
        <w:r>
          <w:rPr>
            <w:noProof/>
            <w:webHidden/>
          </w:rPr>
          <w:tab/>
        </w:r>
        <w:r>
          <w:rPr>
            <w:noProof/>
            <w:webHidden/>
          </w:rPr>
          <w:fldChar w:fldCharType="begin"/>
        </w:r>
        <w:r>
          <w:rPr>
            <w:noProof/>
            <w:webHidden/>
          </w:rPr>
          <w:instrText xml:space="preserve"> PAGEREF _Toc33535406 \h </w:instrText>
        </w:r>
      </w:ins>
      <w:r>
        <w:rPr>
          <w:noProof/>
          <w:webHidden/>
        </w:rPr>
      </w:r>
      <w:r>
        <w:rPr>
          <w:noProof/>
          <w:webHidden/>
        </w:rPr>
        <w:fldChar w:fldCharType="separate"/>
      </w:r>
      <w:ins w:id="69" w:author="Auteur">
        <w:r w:rsidR="00AC5B93">
          <w:rPr>
            <w:noProof/>
            <w:webHidden/>
          </w:rPr>
          <w:t>14</w:t>
        </w:r>
        <w:del w:id="70" w:author="Auteur">
          <w:r w:rsidR="003C7ABB" w:rsidDel="00AC5B93">
            <w:rPr>
              <w:noProof/>
              <w:webHidden/>
            </w:rPr>
            <w:delText>19</w:delText>
          </w:r>
          <w:r w:rsidDel="00AC5B93">
            <w:rPr>
              <w:noProof/>
              <w:webHidden/>
            </w:rPr>
            <w:delText>14</w:delText>
          </w:r>
        </w:del>
        <w:r>
          <w:rPr>
            <w:noProof/>
            <w:webHidden/>
          </w:rPr>
          <w:fldChar w:fldCharType="end"/>
        </w:r>
        <w:r w:rsidRPr="00516119">
          <w:rPr>
            <w:rStyle w:val="Lienhypertexte"/>
            <w:noProof/>
          </w:rPr>
          <w:fldChar w:fldCharType="end"/>
        </w:r>
      </w:ins>
    </w:p>
    <w:p w14:paraId="54FA1017" w14:textId="36593D51" w:rsidR="00847F30" w:rsidRDefault="00847F30">
      <w:pPr>
        <w:pStyle w:val="TM3"/>
        <w:tabs>
          <w:tab w:val="right" w:pos="8777"/>
        </w:tabs>
        <w:rPr>
          <w:ins w:id="71" w:author="Auteur"/>
          <w:rFonts w:asciiTheme="minorHAnsi" w:eastAsiaTheme="minorEastAsia" w:hAnsiTheme="minorHAnsi" w:cstheme="minorBidi"/>
          <w:noProof/>
          <w:color w:val="auto"/>
          <w:sz w:val="22"/>
          <w:szCs w:val="22"/>
        </w:rPr>
      </w:pPr>
      <w:ins w:id="72" w:author="Auteur">
        <w:r w:rsidRPr="00516119">
          <w:rPr>
            <w:rStyle w:val="Lienhypertexte"/>
            <w:noProof/>
          </w:rPr>
          <w:fldChar w:fldCharType="begin"/>
        </w:r>
        <w:r w:rsidRPr="00516119">
          <w:rPr>
            <w:rStyle w:val="Lienhypertexte"/>
            <w:noProof/>
          </w:rPr>
          <w:instrText xml:space="preserve"> </w:instrText>
        </w:r>
        <w:r>
          <w:rPr>
            <w:noProof/>
          </w:rPr>
          <w:instrText>HYPERLINK \l "_Toc33535407"</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Installer le patch d’application</w:t>
        </w:r>
        <w:r>
          <w:rPr>
            <w:noProof/>
            <w:webHidden/>
          </w:rPr>
          <w:tab/>
        </w:r>
        <w:r>
          <w:rPr>
            <w:noProof/>
            <w:webHidden/>
          </w:rPr>
          <w:fldChar w:fldCharType="begin"/>
        </w:r>
        <w:r>
          <w:rPr>
            <w:noProof/>
            <w:webHidden/>
          </w:rPr>
          <w:instrText xml:space="preserve"> PAGEREF _Toc33535407 \h </w:instrText>
        </w:r>
      </w:ins>
      <w:r>
        <w:rPr>
          <w:noProof/>
          <w:webHidden/>
        </w:rPr>
      </w:r>
      <w:r>
        <w:rPr>
          <w:noProof/>
          <w:webHidden/>
        </w:rPr>
        <w:fldChar w:fldCharType="separate"/>
      </w:r>
      <w:ins w:id="73" w:author="Auteur">
        <w:r w:rsidR="00AC5B93">
          <w:rPr>
            <w:noProof/>
            <w:webHidden/>
          </w:rPr>
          <w:t>15</w:t>
        </w:r>
        <w:del w:id="74" w:author="Auteur">
          <w:r w:rsidR="003C7ABB" w:rsidDel="00AC5B93">
            <w:rPr>
              <w:noProof/>
              <w:webHidden/>
            </w:rPr>
            <w:delText>20</w:delText>
          </w:r>
          <w:r w:rsidDel="00AC5B93">
            <w:rPr>
              <w:noProof/>
              <w:webHidden/>
            </w:rPr>
            <w:delText>15</w:delText>
          </w:r>
        </w:del>
        <w:r>
          <w:rPr>
            <w:noProof/>
            <w:webHidden/>
          </w:rPr>
          <w:fldChar w:fldCharType="end"/>
        </w:r>
        <w:r w:rsidRPr="00516119">
          <w:rPr>
            <w:rStyle w:val="Lienhypertexte"/>
            <w:noProof/>
          </w:rPr>
          <w:fldChar w:fldCharType="end"/>
        </w:r>
      </w:ins>
    </w:p>
    <w:p w14:paraId="18482616" w14:textId="189228AA" w:rsidR="00847F30" w:rsidRDefault="00847F30">
      <w:pPr>
        <w:pStyle w:val="TM2"/>
        <w:tabs>
          <w:tab w:val="right" w:pos="8777"/>
        </w:tabs>
        <w:rPr>
          <w:ins w:id="75" w:author="Auteur"/>
          <w:rFonts w:asciiTheme="minorHAnsi" w:eastAsiaTheme="minorEastAsia" w:hAnsiTheme="minorHAnsi" w:cstheme="minorBidi"/>
          <w:b w:val="0"/>
          <w:bCs w:val="0"/>
          <w:noProof/>
          <w:color w:val="auto"/>
          <w:sz w:val="22"/>
          <w:szCs w:val="22"/>
        </w:rPr>
      </w:pPr>
      <w:ins w:id="76" w:author="Auteur">
        <w:r w:rsidRPr="00516119">
          <w:rPr>
            <w:rStyle w:val="Lienhypertexte"/>
            <w:noProof/>
          </w:rPr>
          <w:fldChar w:fldCharType="begin"/>
        </w:r>
        <w:r w:rsidRPr="00516119">
          <w:rPr>
            <w:rStyle w:val="Lienhypertexte"/>
            <w:noProof/>
          </w:rPr>
          <w:instrText xml:space="preserve"> </w:instrText>
        </w:r>
        <w:r>
          <w:rPr>
            <w:noProof/>
          </w:rPr>
          <w:instrText>HYPERLINK \l "_Toc33535408"</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Publier le web service</w:t>
        </w:r>
        <w:r>
          <w:rPr>
            <w:noProof/>
            <w:webHidden/>
          </w:rPr>
          <w:tab/>
        </w:r>
        <w:r>
          <w:rPr>
            <w:noProof/>
            <w:webHidden/>
          </w:rPr>
          <w:fldChar w:fldCharType="begin"/>
        </w:r>
        <w:r>
          <w:rPr>
            <w:noProof/>
            <w:webHidden/>
          </w:rPr>
          <w:instrText xml:space="preserve"> PAGEREF _Toc33535408 \h </w:instrText>
        </w:r>
      </w:ins>
      <w:r>
        <w:rPr>
          <w:noProof/>
          <w:webHidden/>
        </w:rPr>
      </w:r>
      <w:r>
        <w:rPr>
          <w:noProof/>
          <w:webHidden/>
        </w:rPr>
        <w:fldChar w:fldCharType="separate"/>
      </w:r>
      <w:ins w:id="77" w:author="Auteur">
        <w:r w:rsidR="00AC5B93">
          <w:rPr>
            <w:noProof/>
            <w:webHidden/>
          </w:rPr>
          <w:t>17</w:t>
        </w:r>
        <w:del w:id="78" w:author="Auteur">
          <w:r w:rsidR="003C7ABB" w:rsidDel="00AC5B93">
            <w:rPr>
              <w:noProof/>
              <w:webHidden/>
            </w:rPr>
            <w:delText>23</w:delText>
          </w:r>
          <w:r w:rsidDel="00AC5B93">
            <w:rPr>
              <w:noProof/>
              <w:webHidden/>
            </w:rPr>
            <w:delText>17</w:delText>
          </w:r>
        </w:del>
        <w:r>
          <w:rPr>
            <w:noProof/>
            <w:webHidden/>
          </w:rPr>
          <w:fldChar w:fldCharType="end"/>
        </w:r>
        <w:r w:rsidRPr="00516119">
          <w:rPr>
            <w:rStyle w:val="Lienhypertexte"/>
            <w:noProof/>
          </w:rPr>
          <w:fldChar w:fldCharType="end"/>
        </w:r>
      </w:ins>
    </w:p>
    <w:p w14:paraId="22E9EAC4" w14:textId="3A2ECC3D" w:rsidR="00847F30" w:rsidRDefault="00847F30">
      <w:pPr>
        <w:pStyle w:val="TM3"/>
        <w:tabs>
          <w:tab w:val="right" w:pos="8777"/>
        </w:tabs>
        <w:rPr>
          <w:ins w:id="79" w:author="Auteur"/>
          <w:rFonts w:asciiTheme="minorHAnsi" w:eastAsiaTheme="minorEastAsia" w:hAnsiTheme="minorHAnsi" w:cstheme="minorBidi"/>
          <w:noProof/>
          <w:color w:val="auto"/>
          <w:sz w:val="22"/>
          <w:szCs w:val="22"/>
        </w:rPr>
      </w:pPr>
      <w:ins w:id="80" w:author="Auteur">
        <w:r w:rsidRPr="00516119">
          <w:rPr>
            <w:rStyle w:val="Lienhypertexte"/>
            <w:noProof/>
          </w:rPr>
          <w:fldChar w:fldCharType="begin"/>
        </w:r>
        <w:r w:rsidRPr="00516119">
          <w:rPr>
            <w:rStyle w:val="Lienhypertexte"/>
            <w:noProof/>
          </w:rPr>
          <w:instrText xml:space="preserve"> </w:instrText>
        </w:r>
        <w:r>
          <w:rPr>
            <w:noProof/>
          </w:rPr>
          <w:instrText>HYPERLINK \l "_Toc33535409"</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Cas des erreurs dans la trace</w:t>
        </w:r>
        <w:r>
          <w:rPr>
            <w:noProof/>
            <w:webHidden/>
          </w:rPr>
          <w:tab/>
        </w:r>
        <w:r>
          <w:rPr>
            <w:noProof/>
            <w:webHidden/>
          </w:rPr>
          <w:fldChar w:fldCharType="begin"/>
        </w:r>
        <w:r>
          <w:rPr>
            <w:noProof/>
            <w:webHidden/>
          </w:rPr>
          <w:instrText xml:space="preserve"> PAGEREF _Toc33535409 \h </w:instrText>
        </w:r>
      </w:ins>
      <w:r>
        <w:rPr>
          <w:noProof/>
          <w:webHidden/>
        </w:rPr>
      </w:r>
      <w:r>
        <w:rPr>
          <w:noProof/>
          <w:webHidden/>
        </w:rPr>
        <w:fldChar w:fldCharType="separate"/>
      </w:r>
      <w:ins w:id="81" w:author="Auteur">
        <w:r w:rsidR="00AC5B93">
          <w:rPr>
            <w:noProof/>
            <w:webHidden/>
          </w:rPr>
          <w:t>17</w:t>
        </w:r>
        <w:del w:id="82" w:author="Auteur">
          <w:r w:rsidR="003C7ABB" w:rsidDel="00AC5B93">
            <w:rPr>
              <w:noProof/>
              <w:webHidden/>
            </w:rPr>
            <w:delText>23</w:delText>
          </w:r>
          <w:r w:rsidDel="00AC5B93">
            <w:rPr>
              <w:noProof/>
              <w:webHidden/>
            </w:rPr>
            <w:delText>17</w:delText>
          </w:r>
        </w:del>
        <w:r>
          <w:rPr>
            <w:noProof/>
            <w:webHidden/>
          </w:rPr>
          <w:fldChar w:fldCharType="end"/>
        </w:r>
        <w:r w:rsidRPr="00516119">
          <w:rPr>
            <w:rStyle w:val="Lienhypertexte"/>
            <w:noProof/>
          </w:rPr>
          <w:fldChar w:fldCharType="end"/>
        </w:r>
      </w:ins>
    </w:p>
    <w:p w14:paraId="02E033B4" w14:textId="305E08C4" w:rsidR="00847F30" w:rsidRDefault="00847F30">
      <w:pPr>
        <w:pStyle w:val="TM1"/>
        <w:rPr>
          <w:ins w:id="83" w:author="Auteur"/>
          <w:rFonts w:asciiTheme="minorHAnsi" w:eastAsiaTheme="minorEastAsia" w:hAnsiTheme="minorHAnsi" w:cstheme="minorBidi"/>
          <w:b w:val="0"/>
          <w:bCs w:val="0"/>
          <w:caps w:val="0"/>
          <w:color w:val="auto"/>
          <w:sz w:val="22"/>
          <w:szCs w:val="22"/>
        </w:rPr>
      </w:pPr>
      <w:ins w:id="84" w:author="Auteur">
        <w:r w:rsidRPr="00516119">
          <w:rPr>
            <w:rStyle w:val="Lienhypertexte"/>
          </w:rPr>
          <w:fldChar w:fldCharType="begin"/>
        </w:r>
        <w:r w:rsidRPr="00516119">
          <w:rPr>
            <w:rStyle w:val="Lienhypertexte"/>
          </w:rPr>
          <w:instrText xml:space="preserve"> </w:instrText>
        </w:r>
        <w:r>
          <w:instrText>HYPERLINK \l "_Toc33535410"</w:instrText>
        </w:r>
        <w:r w:rsidRPr="00516119">
          <w:rPr>
            <w:rStyle w:val="Lienhypertexte"/>
          </w:rPr>
          <w:instrText xml:space="preserve"> </w:instrText>
        </w:r>
        <w:r w:rsidRPr="00516119">
          <w:rPr>
            <w:rStyle w:val="Lienhypertexte"/>
          </w:rPr>
          <w:fldChar w:fldCharType="separate"/>
        </w:r>
        <w:r w:rsidRPr="00516119">
          <w:rPr>
            <w:rStyle w:val="Lienhypertexte"/>
          </w:rPr>
          <w:t>Utiliser le portail</w:t>
        </w:r>
        <w:r>
          <w:rPr>
            <w:webHidden/>
          </w:rPr>
          <w:tab/>
        </w:r>
        <w:r>
          <w:rPr>
            <w:webHidden/>
          </w:rPr>
          <w:fldChar w:fldCharType="begin"/>
        </w:r>
        <w:r>
          <w:rPr>
            <w:webHidden/>
          </w:rPr>
          <w:instrText xml:space="preserve"> PAGEREF _Toc33535410 \h </w:instrText>
        </w:r>
      </w:ins>
      <w:r>
        <w:rPr>
          <w:webHidden/>
        </w:rPr>
      </w:r>
      <w:r>
        <w:rPr>
          <w:webHidden/>
        </w:rPr>
        <w:fldChar w:fldCharType="separate"/>
      </w:r>
      <w:ins w:id="85" w:author="Auteur">
        <w:r w:rsidR="00AC5B93">
          <w:rPr>
            <w:webHidden/>
          </w:rPr>
          <w:t>18</w:t>
        </w:r>
        <w:del w:id="86" w:author="Auteur">
          <w:r w:rsidR="003C7ABB" w:rsidDel="00AC5B93">
            <w:rPr>
              <w:webHidden/>
            </w:rPr>
            <w:delText>25</w:delText>
          </w:r>
          <w:r w:rsidDel="00AC5B93">
            <w:rPr>
              <w:webHidden/>
            </w:rPr>
            <w:delText>18</w:delText>
          </w:r>
        </w:del>
        <w:r>
          <w:rPr>
            <w:webHidden/>
          </w:rPr>
          <w:fldChar w:fldCharType="end"/>
        </w:r>
        <w:r w:rsidRPr="00516119">
          <w:rPr>
            <w:rStyle w:val="Lienhypertexte"/>
          </w:rPr>
          <w:fldChar w:fldCharType="end"/>
        </w:r>
      </w:ins>
    </w:p>
    <w:p w14:paraId="6E2C3357" w14:textId="2283216B" w:rsidR="00847F30" w:rsidRDefault="00847F30">
      <w:pPr>
        <w:pStyle w:val="TM3"/>
        <w:tabs>
          <w:tab w:val="right" w:pos="8777"/>
        </w:tabs>
        <w:rPr>
          <w:ins w:id="87" w:author="Auteur"/>
          <w:rFonts w:asciiTheme="minorHAnsi" w:eastAsiaTheme="minorEastAsia" w:hAnsiTheme="minorHAnsi" w:cstheme="minorBidi"/>
          <w:noProof/>
          <w:color w:val="auto"/>
          <w:sz w:val="22"/>
          <w:szCs w:val="22"/>
        </w:rPr>
      </w:pPr>
      <w:ins w:id="88" w:author="Auteur">
        <w:r w:rsidRPr="00516119">
          <w:rPr>
            <w:rStyle w:val="Lienhypertexte"/>
            <w:noProof/>
          </w:rPr>
          <w:fldChar w:fldCharType="begin"/>
        </w:r>
        <w:r w:rsidRPr="00516119">
          <w:rPr>
            <w:rStyle w:val="Lienhypertexte"/>
            <w:noProof/>
          </w:rPr>
          <w:instrText xml:space="preserve"> </w:instrText>
        </w:r>
        <w:r>
          <w:rPr>
            <w:noProof/>
          </w:rPr>
          <w:instrText>HYPERLINK \l "_Toc33535411"</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Accéder au portail</w:t>
        </w:r>
        <w:r>
          <w:rPr>
            <w:noProof/>
            <w:webHidden/>
          </w:rPr>
          <w:tab/>
        </w:r>
        <w:r>
          <w:rPr>
            <w:noProof/>
            <w:webHidden/>
          </w:rPr>
          <w:fldChar w:fldCharType="begin"/>
        </w:r>
        <w:r>
          <w:rPr>
            <w:noProof/>
            <w:webHidden/>
          </w:rPr>
          <w:instrText xml:space="preserve"> PAGEREF _Toc33535411 \h </w:instrText>
        </w:r>
      </w:ins>
      <w:r>
        <w:rPr>
          <w:noProof/>
          <w:webHidden/>
        </w:rPr>
      </w:r>
      <w:r>
        <w:rPr>
          <w:noProof/>
          <w:webHidden/>
        </w:rPr>
        <w:fldChar w:fldCharType="separate"/>
      </w:r>
      <w:ins w:id="89" w:author="Auteur">
        <w:r w:rsidR="00AC5B93">
          <w:rPr>
            <w:noProof/>
            <w:webHidden/>
          </w:rPr>
          <w:t>18</w:t>
        </w:r>
        <w:del w:id="90" w:author="Auteur">
          <w:r w:rsidR="003C7ABB" w:rsidDel="00AC5B93">
            <w:rPr>
              <w:noProof/>
              <w:webHidden/>
            </w:rPr>
            <w:delText>25</w:delText>
          </w:r>
          <w:r w:rsidDel="00AC5B93">
            <w:rPr>
              <w:noProof/>
              <w:webHidden/>
            </w:rPr>
            <w:delText>18</w:delText>
          </w:r>
        </w:del>
        <w:r>
          <w:rPr>
            <w:noProof/>
            <w:webHidden/>
          </w:rPr>
          <w:fldChar w:fldCharType="end"/>
        </w:r>
        <w:r w:rsidRPr="00516119">
          <w:rPr>
            <w:rStyle w:val="Lienhypertexte"/>
            <w:noProof/>
          </w:rPr>
          <w:fldChar w:fldCharType="end"/>
        </w:r>
      </w:ins>
    </w:p>
    <w:p w14:paraId="30BA7E3B" w14:textId="1BA5D406" w:rsidR="00847F30" w:rsidRDefault="00847F30">
      <w:pPr>
        <w:pStyle w:val="TM3"/>
        <w:tabs>
          <w:tab w:val="right" w:pos="8777"/>
        </w:tabs>
        <w:rPr>
          <w:ins w:id="91" w:author="Auteur"/>
          <w:rFonts w:asciiTheme="minorHAnsi" w:eastAsiaTheme="minorEastAsia" w:hAnsiTheme="minorHAnsi" w:cstheme="minorBidi"/>
          <w:noProof/>
          <w:color w:val="auto"/>
          <w:sz w:val="22"/>
          <w:szCs w:val="22"/>
        </w:rPr>
      </w:pPr>
      <w:ins w:id="92" w:author="Auteur">
        <w:r w:rsidRPr="00516119">
          <w:rPr>
            <w:rStyle w:val="Lienhypertexte"/>
            <w:noProof/>
          </w:rPr>
          <w:fldChar w:fldCharType="begin"/>
        </w:r>
        <w:r w:rsidRPr="00516119">
          <w:rPr>
            <w:rStyle w:val="Lienhypertexte"/>
            <w:noProof/>
          </w:rPr>
          <w:instrText xml:space="preserve"> </w:instrText>
        </w:r>
        <w:r>
          <w:rPr>
            <w:noProof/>
          </w:rPr>
          <w:instrText>HYPERLINK \l "_Toc33535412"</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Consulter une commande</w:t>
        </w:r>
        <w:r>
          <w:rPr>
            <w:noProof/>
            <w:webHidden/>
          </w:rPr>
          <w:tab/>
        </w:r>
        <w:r>
          <w:rPr>
            <w:noProof/>
            <w:webHidden/>
          </w:rPr>
          <w:fldChar w:fldCharType="begin"/>
        </w:r>
        <w:r>
          <w:rPr>
            <w:noProof/>
            <w:webHidden/>
          </w:rPr>
          <w:instrText xml:space="preserve"> PAGEREF _Toc33535412 \h </w:instrText>
        </w:r>
      </w:ins>
      <w:r>
        <w:rPr>
          <w:noProof/>
          <w:webHidden/>
        </w:rPr>
      </w:r>
      <w:r>
        <w:rPr>
          <w:noProof/>
          <w:webHidden/>
        </w:rPr>
        <w:fldChar w:fldCharType="separate"/>
      </w:r>
      <w:ins w:id="93" w:author="Auteur">
        <w:r w:rsidR="00AC5B93">
          <w:rPr>
            <w:noProof/>
            <w:webHidden/>
          </w:rPr>
          <w:t>19</w:t>
        </w:r>
        <w:del w:id="94" w:author="Auteur">
          <w:r w:rsidR="003C7ABB" w:rsidDel="00AC5B93">
            <w:rPr>
              <w:noProof/>
              <w:webHidden/>
            </w:rPr>
            <w:delText>26</w:delText>
          </w:r>
          <w:r w:rsidDel="00AC5B93">
            <w:rPr>
              <w:noProof/>
              <w:webHidden/>
            </w:rPr>
            <w:delText>19</w:delText>
          </w:r>
        </w:del>
        <w:r>
          <w:rPr>
            <w:noProof/>
            <w:webHidden/>
          </w:rPr>
          <w:fldChar w:fldCharType="end"/>
        </w:r>
        <w:r w:rsidRPr="00516119">
          <w:rPr>
            <w:rStyle w:val="Lienhypertexte"/>
            <w:noProof/>
          </w:rPr>
          <w:fldChar w:fldCharType="end"/>
        </w:r>
      </w:ins>
    </w:p>
    <w:p w14:paraId="7D895DF2" w14:textId="43C3AEF7" w:rsidR="00847F30" w:rsidRDefault="00847F30">
      <w:pPr>
        <w:pStyle w:val="TM3"/>
        <w:tabs>
          <w:tab w:val="right" w:pos="8777"/>
        </w:tabs>
        <w:rPr>
          <w:ins w:id="95" w:author="Auteur"/>
          <w:rFonts w:asciiTheme="minorHAnsi" w:eastAsiaTheme="minorEastAsia" w:hAnsiTheme="minorHAnsi" w:cstheme="minorBidi"/>
          <w:noProof/>
          <w:color w:val="auto"/>
          <w:sz w:val="22"/>
          <w:szCs w:val="22"/>
        </w:rPr>
      </w:pPr>
      <w:ins w:id="96" w:author="Auteur">
        <w:r w:rsidRPr="00516119">
          <w:rPr>
            <w:rStyle w:val="Lienhypertexte"/>
            <w:noProof/>
          </w:rPr>
          <w:fldChar w:fldCharType="begin"/>
        </w:r>
        <w:r w:rsidRPr="00516119">
          <w:rPr>
            <w:rStyle w:val="Lienhypertexte"/>
            <w:noProof/>
          </w:rPr>
          <w:instrText xml:space="preserve"> </w:instrText>
        </w:r>
        <w:r>
          <w:rPr>
            <w:noProof/>
          </w:rPr>
          <w:instrText>HYPERLINK \l "_Toc33535413"</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Créer une commande</w:t>
        </w:r>
        <w:r>
          <w:rPr>
            <w:noProof/>
            <w:webHidden/>
          </w:rPr>
          <w:tab/>
        </w:r>
        <w:r>
          <w:rPr>
            <w:noProof/>
            <w:webHidden/>
          </w:rPr>
          <w:fldChar w:fldCharType="begin"/>
        </w:r>
        <w:r>
          <w:rPr>
            <w:noProof/>
            <w:webHidden/>
          </w:rPr>
          <w:instrText xml:space="preserve"> PAGEREF _Toc33535413 \h </w:instrText>
        </w:r>
      </w:ins>
      <w:r>
        <w:rPr>
          <w:noProof/>
          <w:webHidden/>
        </w:rPr>
      </w:r>
      <w:r>
        <w:rPr>
          <w:noProof/>
          <w:webHidden/>
        </w:rPr>
        <w:fldChar w:fldCharType="separate"/>
      </w:r>
      <w:ins w:id="97" w:author="Auteur">
        <w:r w:rsidR="00AC5B93">
          <w:rPr>
            <w:noProof/>
            <w:webHidden/>
          </w:rPr>
          <w:t>20</w:t>
        </w:r>
        <w:del w:id="98" w:author="Auteur">
          <w:r w:rsidR="003C7ABB" w:rsidDel="00AC5B93">
            <w:rPr>
              <w:noProof/>
              <w:webHidden/>
            </w:rPr>
            <w:delText>27</w:delText>
          </w:r>
          <w:r w:rsidDel="00AC5B93">
            <w:rPr>
              <w:noProof/>
              <w:webHidden/>
            </w:rPr>
            <w:delText>20</w:delText>
          </w:r>
        </w:del>
        <w:r>
          <w:rPr>
            <w:noProof/>
            <w:webHidden/>
          </w:rPr>
          <w:fldChar w:fldCharType="end"/>
        </w:r>
        <w:r w:rsidRPr="00516119">
          <w:rPr>
            <w:rStyle w:val="Lienhypertexte"/>
            <w:noProof/>
          </w:rPr>
          <w:fldChar w:fldCharType="end"/>
        </w:r>
      </w:ins>
    </w:p>
    <w:p w14:paraId="19E5F5D1" w14:textId="451C09D4" w:rsidR="00847F30" w:rsidRDefault="00847F30">
      <w:pPr>
        <w:pStyle w:val="TM1"/>
        <w:rPr>
          <w:ins w:id="99" w:author="Auteur"/>
          <w:rFonts w:asciiTheme="minorHAnsi" w:eastAsiaTheme="minorEastAsia" w:hAnsiTheme="minorHAnsi" w:cstheme="minorBidi"/>
          <w:b w:val="0"/>
          <w:bCs w:val="0"/>
          <w:caps w:val="0"/>
          <w:color w:val="auto"/>
          <w:sz w:val="22"/>
          <w:szCs w:val="22"/>
        </w:rPr>
      </w:pPr>
      <w:ins w:id="100" w:author="Auteur">
        <w:r w:rsidRPr="00516119">
          <w:rPr>
            <w:rStyle w:val="Lienhypertexte"/>
          </w:rPr>
          <w:fldChar w:fldCharType="begin"/>
        </w:r>
        <w:r w:rsidRPr="00516119">
          <w:rPr>
            <w:rStyle w:val="Lienhypertexte"/>
          </w:rPr>
          <w:instrText xml:space="preserve"> </w:instrText>
        </w:r>
        <w:r>
          <w:instrText>HYPERLINK \l "_Toc33535414"</w:instrText>
        </w:r>
        <w:r w:rsidRPr="00516119">
          <w:rPr>
            <w:rStyle w:val="Lienhypertexte"/>
          </w:rPr>
          <w:instrText xml:space="preserve"> </w:instrText>
        </w:r>
        <w:r w:rsidRPr="00516119">
          <w:rPr>
            <w:rStyle w:val="Lienhypertexte"/>
          </w:rPr>
          <w:fldChar w:fldCharType="separate"/>
        </w:r>
        <w:r w:rsidRPr="00516119">
          <w:rPr>
            <w:rStyle w:val="Lienhypertexte"/>
          </w:rPr>
          <w:t>Pour les développeurs</w:t>
        </w:r>
        <w:r>
          <w:rPr>
            <w:webHidden/>
          </w:rPr>
          <w:tab/>
        </w:r>
        <w:r>
          <w:rPr>
            <w:webHidden/>
          </w:rPr>
          <w:fldChar w:fldCharType="begin"/>
        </w:r>
        <w:r>
          <w:rPr>
            <w:webHidden/>
          </w:rPr>
          <w:instrText xml:space="preserve"> PAGEREF _Toc33535414 \h </w:instrText>
        </w:r>
      </w:ins>
      <w:r>
        <w:rPr>
          <w:webHidden/>
        </w:rPr>
      </w:r>
      <w:r>
        <w:rPr>
          <w:webHidden/>
        </w:rPr>
        <w:fldChar w:fldCharType="separate"/>
      </w:r>
      <w:ins w:id="101" w:author="Auteur">
        <w:r w:rsidR="00AC5B93">
          <w:rPr>
            <w:webHidden/>
          </w:rPr>
          <w:t>22</w:t>
        </w:r>
        <w:del w:id="102" w:author="Auteur">
          <w:r w:rsidR="003C7ABB" w:rsidDel="00AC5B93">
            <w:rPr>
              <w:webHidden/>
            </w:rPr>
            <w:delText>29</w:delText>
          </w:r>
          <w:r w:rsidDel="00AC5B93">
            <w:rPr>
              <w:webHidden/>
            </w:rPr>
            <w:delText>22</w:delText>
          </w:r>
        </w:del>
        <w:r>
          <w:rPr>
            <w:webHidden/>
          </w:rPr>
          <w:fldChar w:fldCharType="end"/>
        </w:r>
        <w:r w:rsidRPr="00516119">
          <w:rPr>
            <w:rStyle w:val="Lienhypertexte"/>
          </w:rPr>
          <w:fldChar w:fldCharType="end"/>
        </w:r>
      </w:ins>
    </w:p>
    <w:p w14:paraId="261411CB" w14:textId="5FB1EA86" w:rsidR="00847F30" w:rsidRDefault="00847F30">
      <w:pPr>
        <w:pStyle w:val="TM3"/>
        <w:tabs>
          <w:tab w:val="right" w:pos="8777"/>
        </w:tabs>
        <w:rPr>
          <w:ins w:id="103" w:author="Auteur"/>
          <w:rFonts w:asciiTheme="minorHAnsi" w:eastAsiaTheme="minorEastAsia" w:hAnsiTheme="minorHAnsi" w:cstheme="minorBidi"/>
          <w:noProof/>
          <w:color w:val="auto"/>
          <w:sz w:val="22"/>
          <w:szCs w:val="22"/>
        </w:rPr>
      </w:pPr>
      <w:ins w:id="104" w:author="Auteur">
        <w:r w:rsidRPr="00516119">
          <w:rPr>
            <w:rStyle w:val="Lienhypertexte"/>
            <w:noProof/>
          </w:rPr>
          <w:fldChar w:fldCharType="begin"/>
        </w:r>
        <w:r w:rsidRPr="00516119">
          <w:rPr>
            <w:rStyle w:val="Lienhypertexte"/>
            <w:noProof/>
          </w:rPr>
          <w:instrText xml:space="preserve"> </w:instrText>
        </w:r>
        <w:r>
          <w:rPr>
            <w:noProof/>
          </w:rPr>
          <w:instrText>HYPERLINK \l "_Toc33535415"</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Lister les commandes</w:t>
        </w:r>
        <w:r>
          <w:rPr>
            <w:noProof/>
            <w:webHidden/>
          </w:rPr>
          <w:tab/>
        </w:r>
        <w:r>
          <w:rPr>
            <w:noProof/>
            <w:webHidden/>
          </w:rPr>
          <w:fldChar w:fldCharType="begin"/>
        </w:r>
        <w:r>
          <w:rPr>
            <w:noProof/>
            <w:webHidden/>
          </w:rPr>
          <w:instrText xml:space="preserve"> PAGEREF _Toc33535415 \h </w:instrText>
        </w:r>
      </w:ins>
      <w:r>
        <w:rPr>
          <w:noProof/>
          <w:webHidden/>
        </w:rPr>
      </w:r>
      <w:r>
        <w:rPr>
          <w:noProof/>
          <w:webHidden/>
        </w:rPr>
        <w:fldChar w:fldCharType="separate"/>
      </w:r>
      <w:ins w:id="105" w:author="Auteur">
        <w:r w:rsidR="00AC5B93">
          <w:rPr>
            <w:noProof/>
            <w:webHidden/>
          </w:rPr>
          <w:t>23</w:t>
        </w:r>
        <w:del w:id="106" w:author="Auteur">
          <w:r w:rsidR="003C7ABB" w:rsidDel="00AC5B93">
            <w:rPr>
              <w:noProof/>
              <w:webHidden/>
            </w:rPr>
            <w:delText>30</w:delText>
          </w:r>
          <w:r w:rsidDel="00AC5B93">
            <w:rPr>
              <w:noProof/>
              <w:webHidden/>
            </w:rPr>
            <w:delText>23</w:delText>
          </w:r>
        </w:del>
        <w:r>
          <w:rPr>
            <w:noProof/>
            <w:webHidden/>
          </w:rPr>
          <w:fldChar w:fldCharType="end"/>
        </w:r>
        <w:r w:rsidRPr="00516119">
          <w:rPr>
            <w:rStyle w:val="Lienhypertexte"/>
            <w:noProof/>
          </w:rPr>
          <w:fldChar w:fldCharType="end"/>
        </w:r>
      </w:ins>
    </w:p>
    <w:p w14:paraId="6AFB5B6E" w14:textId="477EEEB8" w:rsidR="00847F30" w:rsidRDefault="00847F30">
      <w:pPr>
        <w:pStyle w:val="TM3"/>
        <w:tabs>
          <w:tab w:val="right" w:pos="8777"/>
        </w:tabs>
        <w:rPr>
          <w:ins w:id="107" w:author="Auteur"/>
          <w:rFonts w:asciiTheme="minorHAnsi" w:eastAsiaTheme="minorEastAsia" w:hAnsiTheme="minorHAnsi" w:cstheme="minorBidi"/>
          <w:noProof/>
          <w:color w:val="auto"/>
          <w:sz w:val="22"/>
          <w:szCs w:val="22"/>
        </w:rPr>
      </w:pPr>
      <w:ins w:id="108" w:author="Auteur">
        <w:r w:rsidRPr="00516119">
          <w:rPr>
            <w:rStyle w:val="Lienhypertexte"/>
            <w:noProof/>
          </w:rPr>
          <w:fldChar w:fldCharType="begin"/>
        </w:r>
        <w:r w:rsidRPr="00516119">
          <w:rPr>
            <w:rStyle w:val="Lienhypertexte"/>
            <w:noProof/>
          </w:rPr>
          <w:instrText xml:space="preserve"> </w:instrText>
        </w:r>
        <w:r>
          <w:rPr>
            <w:noProof/>
          </w:rPr>
          <w:instrText>HYPERLINK \l "_Toc33535416"</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Lire une commande</w:t>
        </w:r>
        <w:r>
          <w:rPr>
            <w:noProof/>
            <w:webHidden/>
          </w:rPr>
          <w:tab/>
        </w:r>
        <w:r>
          <w:rPr>
            <w:noProof/>
            <w:webHidden/>
          </w:rPr>
          <w:fldChar w:fldCharType="begin"/>
        </w:r>
        <w:r>
          <w:rPr>
            <w:noProof/>
            <w:webHidden/>
          </w:rPr>
          <w:instrText xml:space="preserve"> PAGEREF _Toc33535416 \h </w:instrText>
        </w:r>
      </w:ins>
      <w:r>
        <w:rPr>
          <w:noProof/>
          <w:webHidden/>
        </w:rPr>
      </w:r>
      <w:r>
        <w:rPr>
          <w:noProof/>
          <w:webHidden/>
        </w:rPr>
        <w:fldChar w:fldCharType="separate"/>
      </w:r>
      <w:ins w:id="109" w:author="Auteur">
        <w:r w:rsidR="00AC5B93">
          <w:rPr>
            <w:noProof/>
            <w:webHidden/>
          </w:rPr>
          <w:t>26</w:t>
        </w:r>
        <w:del w:id="110" w:author="Auteur">
          <w:r w:rsidR="003C7ABB" w:rsidDel="00AC5B93">
            <w:rPr>
              <w:noProof/>
              <w:webHidden/>
            </w:rPr>
            <w:delText>33</w:delText>
          </w:r>
          <w:r w:rsidDel="00AC5B93">
            <w:rPr>
              <w:noProof/>
              <w:webHidden/>
            </w:rPr>
            <w:delText>26</w:delText>
          </w:r>
        </w:del>
        <w:r>
          <w:rPr>
            <w:noProof/>
            <w:webHidden/>
          </w:rPr>
          <w:fldChar w:fldCharType="end"/>
        </w:r>
        <w:r w:rsidRPr="00516119">
          <w:rPr>
            <w:rStyle w:val="Lienhypertexte"/>
            <w:noProof/>
          </w:rPr>
          <w:fldChar w:fldCharType="end"/>
        </w:r>
      </w:ins>
    </w:p>
    <w:p w14:paraId="47EF7E20" w14:textId="6B98F317" w:rsidR="00847F30" w:rsidRDefault="00847F30">
      <w:pPr>
        <w:pStyle w:val="TM3"/>
        <w:tabs>
          <w:tab w:val="right" w:pos="8777"/>
        </w:tabs>
        <w:rPr>
          <w:ins w:id="111" w:author="Auteur"/>
          <w:rFonts w:asciiTheme="minorHAnsi" w:eastAsiaTheme="minorEastAsia" w:hAnsiTheme="minorHAnsi" w:cstheme="minorBidi"/>
          <w:noProof/>
          <w:color w:val="auto"/>
          <w:sz w:val="22"/>
          <w:szCs w:val="22"/>
        </w:rPr>
      </w:pPr>
      <w:ins w:id="112" w:author="Auteur">
        <w:r w:rsidRPr="00516119">
          <w:rPr>
            <w:rStyle w:val="Lienhypertexte"/>
            <w:noProof/>
          </w:rPr>
          <w:fldChar w:fldCharType="begin"/>
        </w:r>
        <w:r w:rsidRPr="00516119">
          <w:rPr>
            <w:rStyle w:val="Lienhypertexte"/>
            <w:noProof/>
          </w:rPr>
          <w:instrText xml:space="preserve"> </w:instrText>
        </w:r>
        <w:r>
          <w:rPr>
            <w:noProof/>
          </w:rPr>
          <w:instrText>HYPERLINK \l "_Toc33535417"</w:instrText>
        </w:r>
        <w:r w:rsidRPr="00516119">
          <w:rPr>
            <w:rStyle w:val="Lienhypertexte"/>
            <w:noProof/>
          </w:rPr>
          <w:instrText xml:space="preserve"> </w:instrText>
        </w:r>
        <w:r w:rsidRPr="00516119">
          <w:rPr>
            <w:rStyle w:val="Lienhypertexte"/>
            <w:noProof/>
          </w:rPr>
          <w:fldChar w:fldCharType="separate"/>
        </w:r>
        <w:r w:rsidRPr="00516119">
          <w:rPr>
            <w:rStyle w:val="Lienhypertexte"/>
            <w:noProof/>
          </w:rPr>
          <w:t>Créer une commande en étant connecté</w:t>
        </w:r>
        <w:r>
          <w:rPr>
            <w:noProof/>
            <w:webHidden/>
          </w:rPr>
          <w:tab/>
        </w:r>
        <w:r>
          <w:rPr>
            <w:noProof/>
            <w:webHidden/>
          </w:rPr>
          <w:fldChar w:fldCharType="begin"/>
        </w:r>
        <w:r>
          <w:rPr>
            <w:noProof/>
            <w:webHidden/>
          </w:rPr>
          <w:instrText xml:space="preserve"> PAGEREF _Toc33535417 \h </w:instrText>
        </w:r>
      </w:ins>
      <w:r>
        <w:rPr>
          <w:noProof/>
          <w:webHidden/>
        </w:rPr>
      </w:r>
      <w:r>
        <w:rPr>
          <w:noProof/>
          <w:webHidden/>
        </w:rPr>
        <w:fldChar w:fldCharType="separate"/>
      </w:r>
      <w:ins w:id="113" w:author="Auteur">
        <w:r w:rsidR="00AC5B93">
          <w:rPr>
            <w:noProof/>
            <w:webHidden/>
          </w:rPr>
          <w:t>28</w:t>
        </w:r>
        <w:del w:id="114" w:author="Auteur">
          <w:r w:rsidR="003C7ABB" w:rsidDel="00AC5B93">
            <w:rPr>
              <w:noProof/>
              <w:webHidden/>
            </w:rPr>
            <w:delText>35</w:delText>
          </w:r>
          <w:r w:rsidDel="00AC5B93">
            <w:rPr>
              <w:noProof/>
              <w:webHidden/>
            </w:rPr>
            <w:delText>28</w:delText>
          </w:r>
        </w:del>
        <w:r>
          <w:rPr>
            <w:noProof/>
            <w:webHidden/>
          </w:rPr>
          <w:fldChar w:fldCharType="end"/>
        </w:r>
        <w:r w:rsidRPr="00516119">
          <w:rPr>
            <w:rStyle w:val="Lienhypertexte"/>
            <w:noProof/>
          </w:rPr>
          <w:fldChar w:fldCharType="end"/>
        </w:r>
      </w:ins>
    </w:p>
    <w:p w14:paraId="49C67282" w14:textId="77777777" w:rsidR="006D667A" w:rsidDel="00847F30" w:rsidRDefault="006D667A">
      <w:pPr>
        <w:pStyle w:val="TM1"/>
        <w:rPr>
          <w:ins w:id="115" w:author="Auteur"/>
          <w:del w:id="116" w:author="Auteur"/>
          <w:rFonts w:asciiTheme="minorHAnsi" w:eastAsiaTheme="minorEastAsia" w:hAnsiTheme="minorHAnsi" w:cstheme="minorBidi"/>
          <w:b w:val="0"/>
          <w:bCs w:val="0"/>
          <w:caps w:val="0"/>
          <w:color w:val="auto"/>
          <w:sz w:val="22"/>
          <w:szCs w:val="22"/>
        </w:rPr>
      </w:pPr>
      <w:ins w:id="117" w:author="Auteur">
        <w:del w:id="118" w:author="Auteur">
          <w:r w:rsidRPr="00847F30" w:rsidDel="00847F30">
            <w:rPr>
              <w:rStyle w:val="Lienhypertexte"/>
              <w:b w:val="0"/>
              <w:bCs w:val="0"/>
              <w:caps w:val="0"/>
            </w:rPr>
            <w:delText>Prérequis</w:delText>
          </w:r>
          <w:r w:rsidDel="00847F30">
            <w:rPr>
              <w:webHidden/>
            </w:rPr>
            <w:tab/>
            <w:delText>5</w:delText>
          </w:r>
        </w:del>
      </w:ins>
    </w:p>
    <w:p w14:paraId="5D23B9BF" w14:textId="77777777" w:rsidR="006D667A" w:rsidDel="00847F30" w:rsidRDefault="006D667A">
      <w:pPr>
        <w:pStyle w:val="TM2"/>
        <w:tabs>
          <w:tab w:val="right" w:pos="8777"/>
        </w:tabs>
        <w:rPr>
          <w:ins w:id="119" w:author="Auteur"/>
          <w:del w:id="120" w:author="Auteur"/>
          <w:rFonts w:asciiTheme="minorHAnsi" w:eastAsiaTheme="minorEastAsia" w:hAnsiTheme="minorHAnsi" w:cstheme="minorBidi"/>
          <w:b w:val="0"/>
          <w:bCs w:val="0"/>
          <w:noProof/>
          <w:color w:val="auto"/>
          <w:sz w:val="22"/>
          <w:szCs w:val="22"/>
        </w:rPr>
      </w:pPr>
      <w:ins w:id="121" w:author="Auteur">
        <w:del w:id="122" w:author="Auteur">
          <w:r w:rsidRPr="00847F30" w:rsidDel="00847F30">
            <w:rPr>
              <w:rStyle w:val="Lienhypertexte"/>
              <w:b w:val="0"/>
              <w:bCs w:val="0"/>
              <w:noProof/>
            </w:rPr>
            <w:delText>Installer Microsoft Visual C++ 2012 Redistributable (x64)</w:delText>
          </w:r>
          <w:r w:rsidDel="00847F30">
            <w:rPr>
              <w:noProof/>
              <w:webHidden/>
            </w:rPr>
            <w:tab/>
            <w:delText>5</w:delText>
          </w:r>
        </w:del>
      </w:ins>
    </w:p>
    <w:p w14:paraId="3E99AA08" w14:textId="77777777" w:rsidR="006D667A" w:rsidDel="00847F30" w:rsidRDefault="006D667A">
      <w:pPr>
        <w:pStyle w:val="TM1"/>
        <w:rPr>
          <w:ins w:id="123" w:author="Auteur"/>
          <w:del w:id="124" w:author="Auteur"/>
          <w:rFonts w:asciiTheme="minorHAnsi" w:eastAsiaTheme="minorEastAsia" w:hAnsiTheme="minorHAnsi" w:cstheme="minorBidi"/>
          <w:b w:val="0"/>
          <w:bCs w:val="0"/>
          <w:caps w:val="0"/>
          <w:color w:val="auto"/>
          <w:sz w:val="22"/>
          <w:szCs w:val="22"/>
        </w:rPr>
      </w:pPr>
      <w:ins w:id="125" w:author="Auteur">
        <w:del w:id="126" w:author="Auteur">
          <w:r w:rsidRPr="00847F30" w:rsidDel="00847F30">
            <w:rPr>
              <w:rStyle w:val="Lienhypertexte"/>
              <w:b w:val="0"/>
              <w:bCs w:val="0"/>
              <w:caps w:val="0"/>
            </w:rPr>
            <w:delText>Créer le portail</w:delText>
          </w:r>
          <w:r w:rsidDel="00847F30">
            <w:rPr>
              <w:webHidden/>
            </w:rPr>
            <w:tab/>
            <w:delText>6</w:delText>
          </w:r>
        </w:del>
      </w:ins>
    </w:p>
    <w:p w14:paraId="281CBFFC" w14:textId="77777777" w:rsidR="006D667A" w:rsidDel="00847F30" w:rsidRDefault="006D667A">
      <w:pPr>
        <w:pStyle w:val="TM2"/>
        <w:tabs>
          <w:tab w:val="right" w:pos="8777"/>
        </w:tabs>
        <w:rPr>
          <w:ins w:id="127" w:author="Auteur"/>
          <w:del w:id="128" w:author="Auteur"/>
          <w:rFonts w:asciiTheme="minorHAnsi" w:eastAsiaTheme="minorEastAsia" w:hAnsiTheme="minorHAnsi" w:cstheme="minorBidi"/>
          <w:b w:val="0"/>
          <w:bCs w:val="0"/>
          <w:noProof/>
          <w:color w:val="auto"/>
          <w:sz w:val="22"/>
          <w:szCs w:val="22"/>
        </w:rPr>
      </w:pPr>
      <w:ins w:id="129" w:author="Auteur">
        <w:del w:id="130" w:author="Auteur">
          <w:r w:rsidRPr="00847F30" w:rsidDel="00847F30">
            <w:rPr>
              <w:rStyle w:val="Lienhypertexte"/>
              <w:b w:val="0"/>
              <w:bCs w:val="0"/>
              <w:noProof/>
            </w:rPr>
            <w:delText>Installer et configurer WampServer</w:delText>
          </w:r>
          <w:r w:rsidDel="00847F30">
            <w:rPr>
              <w:noProof/>
              <w:webHidden/>
            </w:rPr>
            <w:tab/>
            <w:delText>6</w:delText>
          </w:r>
        </w:del>
      </w:ins>
    </w:p>
    <w:p w14:paraId="71FE0088" w14:textId="77777777" w:rsidR="006D667A" w:rsidDel="00847F30" w:rsidRDefault="006D667A">
      <w:pPr>
        <w:pStyle w:val="TM2"/>
        <w:tabs>
          <w:tab w:val="right" w:pos="8777"/>
        </w:tabs>
        <w:rPr>
          <w:ins w:id="131" w:author="Auteur"/>
          <w:del w:id="132" w:author="Auteur"/>
          <w:rFonts w:asciiTheme="minorHAnsi" w:eastAsiaTheme="minorEastAsia" w:hAnsiTheme="minorHAnsi" w:cstheme="minorBidi"/>
          <w:b w:val="0"/>
          <w:bCs w:val="0"/>
          <w:noProof/>
          <w:color w:val="auto"/>
          <w:sz w:val="22"/>
          <w:szCs w:val="22"/>
        </w:rPr>
      </w:pPr>
      <w:ins w:id="133" w:author="Auteur">
        <w:del w:id="134" w:author="Auteur">
          <w:r w:rsidRPr="00847F30" w:rsidDel="00847F30">
            <w:rPr>
              <w:rStyle w:val="Lienhypertexte"/>
              <w:b w:val="0"/>
              <w:bCs w:val="0"/>
              <w:noProof/>
            </w:rPr>
            <w:delText>Configurer le serveur et le pool de web services</w:delText>
          </w:r>
          <w:r w:rsidDel="00847F30">
            <w:rPr>
              <w:noProof/>
              <w:webHidden/>
            </w:rPr>
            <w:tab/>
            <w:delText>11</w:delText>
          </w:r>
        </w:del>
      </w:ins>
    </w:p>
    <w:p w14:paraId="38676761" w14:textId="77777777" w:rsidR="006D667A" w:rsidDel="00847F30" w:rsidRDefault="006D667A">
      <w:pPr>
        <w:pStyle w:val="TM3"/>
        <w:tabs>
          <w:tab w:val="right" w:pos="8777"/>
        </w:tabs>
        <w:rPr>
          <w:ins w:id="135" w:author="Auteur"/>
          <w:del w:id="136" w:author="Auteur"/>
          <w:rFonts w:asciiTheme="minorHAnsi" w:eastAsiaTheme="minorEastAsia" w:hAnsiTheme="minorHAnsi" w:cstheme="minorBidi"/>
          <w:noProof/>
          <w:color w:val="auto"/>
          <w:sz w:val="22"/>
          <w:szCs w:val="22"/>
        </w:rPr>
      </w:pPr>
      <w:ins w:id="137" w:author="Auteur">
        <w:del w:id="138" w:author="Auteur">
          <w:r w:rsidRPr="00847F30" w:rsidDel="00847F30">
            <w:rPr>
              <w:rStyle w:val="Lienhypertexte"/>
              <w:noProof/>
            </w:rPr>
            <w:delText>Configurer le serveur Web Syracuse</w:delText>
          </w:r>
          <w:r w:rsidDel="00847F30">
            <w:rPr>
              <w:noProof/>
              <w:webHidden/>
            </w:rPr>
            <w:tab/>
            <w:delText>11</w:delText>
          </w:r>
        </w:del>
      </w:ins>
    </w:p>
    <w:p w14:paraId="71F5C562" w14:textId="77777777" w:rsidR="006D667A" w:rsidDel="00847F30" w:rsidRDefault="006D667A">
      <w:pPr>
        <w:pStyle w:val="TM3"/>
        <w:tabs>
          <w:tab w:val="right" w:pos="8777"/>
        </w:tabs>
        <w:rPr>
          <w:ins w:id="139" w:author="Auteur"/>
          <w:del w:id="140" w:author="Auteur"/>
          <w:rFonts w:asciiTheme="minorHAnsi" w:eastAsiaTheme="minorEastAsia" w:hAnsiTheme="minorHAnsi" w:cstheme="minorBidi"/>
          <w:noProof/>
          <w:color w:val="auto"/>
          <w:sz w:val="22"/>
          <w:szCs w:val="22"/>
        </w:rPr>
      </w:pPr>
      <w:ins w:id="141" w:author="Auteur">
        <w:del w:id="142" w:author="Auteur">
          <w:r w:rsidRPr="00847F30" w:rsidDel="00847F30">
            <w:rPr>
              <w:rStyle w:val="Lienhypertexte"/>
              <w:noProof/>
            </w:rPr>
            <w:delText>Configurer le pool de Web services</w:delText>
          </w:r>
          <w:r w:rsidDel="00847F30">
            <w:rPr>
              <w:noProof/>
              <w:webHidden/>
            </w:rPr>
            <w:tab/>
            <w:delText>11</w:delText>
          </w:r>
        </w:del>
      </w:ins>
    </w:p>
    <w:p w14:paraId="7CA235F0" w14:textId="77777777" w:rsidR="006D667A" w:rsidDel="00847F30" w:rsidRDefault="006D667A">
      <w:pPr>
        <w:pStyle w:val="TM2"/>
        <w:tabs>
          <w:tab w:val="right" w:pos="8777"/>
        </w:tabs>
        <w:rPr>
          <w:ins w:id="143" w:author="Auteur"/>
          <w:del w:id="144" w:author="Auteur"/>
          <w:rFonts w:asciiTheme="minorHAnsi" w:eastAsiaTheme="minorEastAsia" w:hAnsiTheme="minorHAnsi" w:cstheme="minorBidi"/>
          <w:b w:val="0"/>
          <w:bCs w:val="0"/>
          <w:noProof/>
          <w:color w:val="auto"/>
          <w:sz w:val="22"/>
          <w:szCs w:val="22"/>
        </w:rPr>
      </w:pPr>
      <w:ins w:id="145" w:author="Auteur">
        <w:del w:id="146" w:author="Auteur">
          <w:r w:rsidRPr="00847F30" w:rsidDel="00847F30">
            <w:rPr>
              <w:rStyle w:val="Lienhypertexte"/>
              <w:b w:val="0"/>
              <w:bCs w:val="0"/>
              <w:noProof/>
            </w:rPr>
            <w:delText>Installer et configurer le portail web PHP</w:delText>
          </w:r>
          <w:r w:rsidDel="00847F30">
            <w:rPr>
              <w:noProof/>
              <w:webHidden/>
            </w:rPr>
            <w:tab/>
            <w:delText>13</w:delText>
          </w:r>
        </w:del>
      </w:ins>
    </w:p>
    <w:p w14:paraId="75FC2368" w14:textId="77777777" w:rsidR="006D667A" w:rsidDel="00847F30" w:rsidRDefault="006D667A">
      <w:pPr>
        <w:pStyle w:val="TM3"/>
        <w:tabs>
          <w:tab w:val="right" w:pos="8777"/>
        </w:tabs>
        <w:rPr>
          <w:ins w:id="147" w:author="Auteur"/>
          <w:del w:id="148" w:author="Auteur"/>
          <w:rFonts w:asciiTheme="minorHAnsi" w:eastAsiaTheme="minorEastAsia" w:hAnsiTheme="minorHAnsi" w:cstheme="minorBidi"/>
          <w:noProof/>
          <w:color w:val="auto"/>
          <w:sz w:val="22"/>
          <w:szCs w:val="22"/>
        </w:rPr>
      </w:pPr>
      <w:ins w:id="149" w:author="Auteur">
        <w:del w:id="150" w:author="Auteur">
          <w:r w:rsidRPr="00847F30" w:rsidDel="00847F30">
            <w:rPr>
              <w:rStyle w:val="Lienhypertexte"/>
              <w:noProof/>
            </w:rPr>
            <w:delText>Télécharger les fichiers projets du portail web PHP</w:delText>
          </w:r>
          <w:r w:rsidDel="00847F30">
            <w:rPr>
              <w:noProof/>
              <w:webHidden/>
            </w:rPr>
            <w:tab/>
            <w:delText>13</w:delText>
          </w:r>
        </w:del>
      </w:ins>
    </w:p>
    <w:p w14:paraId="64E74A49" w14:textId="77777777" w:rsidR="006D667A" w:rsidDel="00847F30" w:rsidRDefault="006D667A">
      <w:pPr>
        <w:pStyle w:val="TM3"/>
        <w:tabs>
          <w:tab w:val="right" w:pos="8777"/>
        </w:tabs>
        <w:rPr>
          <w:ins w:id="151" w:author="Auteur"/>
          <w:del w:id="152" w:author="Auteur"/>
          <w:rFonts w:asciiTheme="minorHAnsi" w:eastAsiaTheme="minorEastAsia" w:hAnsiTheme="minorHAnsi" w:cstheme="minorBidi"/>
          <w:noProof/>
          <w:color w:val="auto"/>
          <w:sz w:val="22"/>
          <w:szCs w:val="22"/>
        </w:rPr>
      </w:pPr>
      <w:ins w:id="153" w:author="Auteur">
        <w:del w:id="154" w:author="Auteur">
          <w:r w:rsidRPr="00847F30" w:rsidDel="00847F30">
            <w:rPr>
              <w:rStyle w:val="Lienhypertexte"/>
              <w:noProof/>
            </w:rPr>
            <w:delText>Configurer le portail</w:delText>
          </w:r>
          <w:r w:rsidDel="00847F30">
            <w:rPr>
              <w:noProof/>
              <w:webHidden/>
            </w:rPr>
            <w:tab/>
            <w:delText>14</w:delText>
          </w:r>
        </w:del>
      </w:ins>
    </w:p>
    <w:p w14:paraId="1819B5F4" w14:textId="77777777" w:rsidR="006D667A" w:rsidDel="00847F30" w:rsidRDefault="006D667A">
      <w:pPr>
        <w:pStyle w:val="TM3"/>
        <w:tabs>
          <w:tab w:val="right" w:pos="8777"/>
        </w:tabs>
        <w:rPr>
          <w:ins w:id="155" w:author="Auteur"/>
          <w:del w:id="156" w:author="Auteur"/>
          <w:rFonts w:asciiTheme="minorHAnsi" w:eastAsiaTheme="minorEastAsia" w:hAnsiTheme="minorHAnsi" w:cstheme="minorBidi"/>
          <w:noProof/>
          <w:color w:val="auto"/>
          <w:sz w:val="22"/>
          <w:szCs w:val="22"/>
        </w:rPr>
      </w:pPr>
      <w:ins w:id="157" w:author="Auteur">
        <w:del w:id="158" w:author="Auteur">
          <w:r w:rsidRPr="00847F30" w:rsidDel="00847F30">
            <w:rPr>
              <w:rStyle w:val="Lienhypertexte"/>
              <w:noProof/>
            </w:rPr>
            <w:delText>Installer le patch d’application</w:delText>
          </w:r>
          <w:r w:rsidDel="00847F30">
            <w:rPr>
              <w:noProof/>
              <w:webHidden/>
            </w:rPr>
            <w:tab/>
            <w:delText>15</w:delText>
          </w:r>
        </w:del>
      </w:ins>
    </w:p>
    <w:p w14:paraId="2D66068B" w14:textId="77777777" w:rsidR="006D667A" w:rsidDel="00847F30" w:rsidRDefault="006D667A">
      <w:pPr>
        <w:pStyle w:val="TM2"/>
        <w:tabs>
          <w:tab w:val="right" w:pos="8777"/>
        </w:tabs>
        <w:rPr>
          <w:ins w:id="159" w:author="Auteur"/>
          <w:del w:id="160" w:author="Auteur"/>
          <w:rFonts w:asciiTheme="minorHAnsi" w:eastAsiaTheme="minorEastAsia" w:hAnsiTheme="minorHAnsi" w:cstheme="minorBidi"/>
          <w:b w:val="0"/>
          <w:bCs w:val="0"/>
          <w:noProof/>
          <w:color w:val="auto"/>
          <w:sz w:val="22"/>
          <w:szCs w:val="22"/>
        </w:rPr>
      </w:pPr>
      <w:ins w:id="161" w:author="Auteur">
        <w:del w:id="162" w:author="Auteur">
          <w:r w:rsidRPr="00847F30" w:rsidDel="00847F30">
            <w:rPr>
              <w:rStyle w:val="Lienhypertexte"/>
              <w:b w:val="0"/>
              <w:bCs w:val="0"/>
              <w:noProof/>
            </w:rPr>
            <w:delText>Publier le web service</w:delText>
          </w:r>
          <w:r w:rsidDel="00847F30">
            <w:rPr>
              <w:noProof/>
              <w:webHidden/>
            </w:rPr>
            <w:tab/>
            <w:delText>17</w:delText>
          </w:r>
        </w:del>
      </w:ins>
    </w:p>
    <w:p w14:paraId="3E15BF1D" w14:textId="77777777" w:rsidR="006D667A" w:rsidDel="00847F30" w:rsidRDefault="006D667A">
      <w:pPr>
        <w:pStyle w:val="TM3"/>
        <w:tabs>
          <w:tab w:val="right" w:pos="8777"/>
        </w:tabs>
        <w:rPr>
          <w:ins w:id="163" w:author="Auteur"/>
          <w:del w:id="164" w:author="Auteur"/>
          <w:rFonts w:asciiTheme="minorHAnsi" w:eastAsiaTheme="minorEastAsia" w:hAnsiTheme="minorHAnsi" w:cstheme="minorBidi"/>
          <w:noProof/>
          <w:color w:val="auto"/>
          <w:sz w:val="22"/>
          <w:szCs w:val="22"/>
        </w:rPr>
      </w:pPr>
      <w:ins w:id="165" w:author="Auteur">
        <w:del w:id="166" w:author="Auteur">
          <w:r w:rsidRPr="00847F30" w:rsidDel="00847F30">
            <w:rPr>
              <w:rStyle w:val="Lienhypertexte"/>
              <w:noProof/>
            </w:rPr>
            <w:delText>Cas des erreurs dans la trace</w:delText>
          </w:r>
          <w:r w:rsidDel="00847F30">
            <w:rPr>
              <w:noProof/>
              <w:webHidden/>
            </w:rPr>
            <w:tab/>
            <w:delText>17</w:delText>
          </w:r>
        </w:del>
      </w:ins>
    </w:p>
    <w:p w14:paraId="63519359" w14:textId="77777777" w:rsidR="006D667A" w:rsidDel="00847F30" w:rsidRDefault="006D667A">
      <w:pPr>
        <w:pStyle w:val="TM1"/>
        <w:rPr>
          <w:ins w:id="167" w:author="Auteur"/>
          <w:del w:id="168" w:author="Auteur"/>
          <w:rFonts w:asciiTheme="minorHAnsi" w:eastAsiaTheme="minorEastAsia" w:hAnsiTheme="minorHAnsi" w:cstheme="minorBidi"/>
          <w:b w:val="0"/>
          <w:bCs w:val="0"/>
          <w:caps w:val="0"/>
          <w:color w:val="auto"/>
          <w:sz w:val="22"/>
          <w:szCs w:val="22"/>
        </w:rPr>
      </w:pPr>
      <w:ins w:id="169" w:author="Auteur">
        <w:del w:id="170" w:author="Auteur">
          <w:r w:rsidRPr="00847F30" w:rsidDel="00847F30">
            <w:rPr>
              <w:rStyle w:val="Lienhypertexte"/>
              <w:b w:val="0"/>
              <w:bCs w:val="0"/>
              <w:caps w:val="0"/>
            </w:rPr>
            <w:delText>Utiliser le portail</w:delText>
          </w:r>
          <w:r w:rsidDel="00847F30">
            <w:rPr>
              <w:webHidden/>
            </w:rPr>
            <w:tab/>
            <w:delText>18</w:delText>
          </w:r>
        </w:del>
      </w:ins>
    </w:p>
    <w:p w14:paraId="4B8EB90A" w14:textId="77777777" w:rsidR="006D667A" w:rsidDel="00847F30" w:rsidRDefault="006D667A">
      <w:pPr>
        <w:pStyle w:val="TM3"/>
        <w:tabs>
          <w:tab w:val="right" w:pos="8777"/>
        </w:tabs>
        <w:rPr>
          <w:ins w:id="171" w:author="Auteur"/>
          <w:del w:id="172" w:author="Auteur"/>
          <w:rFonts w:asciiTheme="minorHAnsi" w:eastAsiaTheme="minorEastAsia" w:hAnsiTheme="minorHAnsi" w:cstheme="minorBidi"/>
          <w:noProof/>
          <w:color w:val="auto"/>
          <w:sz w:val="22"/>
          <w:szCs w:val="22"/>
        </w:rPr>
      </w:pPr>
      <w:ins w:id="173" w:author="Auteur">
        <w:del w:id="174" w:author="Auteur">
          <w:r w:rsidRPr="00847F30" w:rsidDel="00847F30">
            <w:rPr>
              <w:rStyle w:val="Lienhypertexte"/>
              <w:noProof/>
            </w:rPr>
            <w:delText>Accéder au portail</w:delText>
          </w:r>
          <w:r w:rsidDel="00847F30">
            <w:rPr>
              <w:noProof/>
              <w:webHidden/>
            </w:rPr>
            <w:tab/>
            <w:delText>18</w:delText>
          </w:r>
        </w:del>
      </w:ins>
    </w:p>
    <w:p w14:paraId="3D5D8A34" w14:textId="77777777" w:rsidR="006D667A" w:rsidDel="00847F30" w:rsidRDefault="006D667A">
      <w:pPr>
        <w:pStyle w:val="TM3"/>
        <w:tabs>
          <w:tab w:val="right" w:pos="8777"/>
        </w:tabs>
        <w:rPr>
          <w:ins w:id="175" w:author="Auteur"/>
          <w:del w:id="176" w:author="Auteur"/>
          <w:rFonts w:asciiTheme="minorHAnsi" w:eastAsiaTheme="minorEastAsia" w:hAnsiTheme="minorHAnsi" w:cstheme="minorBidi"/>
          <w:noProof/>
          <w:color w:val="auto"/>
          <w:sz w:val="22"/>
          <w:szCs w:val="22"/>
        </w:rPr>
      </w:pPr>
      <w:ins w:id="177" w:author="Auteur">
        <w:del w:id="178" w:author="Auteur">
          <w:r w:rsidRPr="00847F30" w:rsidDel="00847F30">
            <w:rPr>
              <w:rStyle w:val="Lienhypertexte"/>
              <w:noProof/>
            </w:rPr>
            <w:delText>Consulter une commande</w:delText>
          </w:r>
          <w:r w:rsidDel="00847F30">
            <w:rPr>
              <w:noProof/>
              <w:webHidden/>
            </w:rPr>
            <w:tab/>
            <w:delText>19</w:delText>
          </w:r>
        </w:del>
      </w:ins>
    </w:p>
    <w:p w14:paraId="488BB100" w14:textId="77777777" w:rsidR="006D667A" w:rsidDel="00847F30" w:rsidRDefault="006D667A">
      <w:pPr>
        <w:pStyle w:val="TM3"/>
        <w:tabs>
          <w:tab w:val="right" w:pos="8777"/>
        </w:tabs>
        <w:rPr>
          <w:ins w:id="179" w:author="Auteur"/>
          <w:del w:id="180" w:author="Auteur"/>
          <w:rFonts w:asciiTheme="minorHAnsi" w:eastAsiaTheme="minorEastAsia" w:hAnsiTheme="minorHAnsi" w:cstheme="minorBidi"/>
          <w:noProof/>
          <w:color w:val="auto"/>
          <w:sz w:val="22"/>
          <w:szCs w:val="22"/>
        </w:rPr>
      </w:pPr>
      <w:ins w:id="181" w:author="Auteur">
        <w:del w:id="182" w:author="Auteur">
          <w:r w:rsidRPr="00847F30" w:rsidDel="00847F30">
            <w:rPr>
              <w:rStyle w:val="Lienhypertexte"/>
              <w:noProof/>
            </w:rPr>
            <w:delText>Créer une commande</w:delText>
          </w:r>
          <w:r w:rsidDel="00847F30">
            <w:rPr>
              <w:noProof/>
              <w:webHidden/>
            </w:rPr>
            <w:tab/>
            <w:delText>20</w:delText>
          </w:r>
        </w:del>
      </w:ins>
    </w:p>
    <w:p w14:paraId="32122B1C" w14:textId="77777777" w:rsidR="006D667A" w:rsidDel="00847F30" w:rsidRDefault="006D667A">
      <w:pPr>
        <w:pStyle w:val="TM1"/>
        <w:rPr>
          <w:ins w:id="183" w:author="Auteur"/>
          <w:del w:id="184" w:author="Auteur"/>
          <w:rFonts w:asciiTheme="minorHAnsi" w:eastAsiaTheme="minorEastAsia" w:hAnsiTheme="minorHAnsi" w:cstheme="minorBidi"/>
          <w:b w:val="0"/>
          <w:bCs w:val="0"/>
          <w:caps w:val="0"/>
          <w:color w:val="auto"/>
          <w:sz w:val="22"/>
          <w:szCs w:val="22"/>
        </w:rPr>
      </w:pPr>
      <w:ins w:id="185" w:author="Auteur">
        <w:del w:id="186" w:author="Auteur">
          <w:r w:rsidRPr="00847F30" w:rsidDel="00847F30">
            <w:rPr>
              <w:rStyle w:val="Lienhypertexte"/>
              <w:b w:val="0"/>
              <w:bCs w:val="0"/>
              <w:caps w:val="0"/>
            </w:rPr>
            <w:delText>Pour les développeurs</w:delText>
          </w:r>
          <w:r w:rsidDel="00847F30">
            <w:rPr>
              <w:webHidden/>
            </w:rPr>
            <w:tab/>
            <w:delText>22</w:delText>
          </w:r>
        </w:del>
      </w:ins>
    </w:p>
    <w:p w14:paraId="7E0CB067" w14:textId="77777777" w:rsidR="006D667A" w:rsidDel="00847F30" w:rsidRDefault="006D667A">
      <w:pPr>
        <w:pStyle w:val="TM3"/>
        <w:tabs>
          <w:tab w:val="right" w:pos="8777"/>
        </w:tabs>
        <w:rPr>
          <w:ins w:id="187" w:author="Auteur"/>
          <w:del w:id="188" w:author="Auteur"/>
          <w:rFonts w:asciiTheme="minorHAnsi" w:eastAsiaTheme="minorEastAsia" w:hAnsiTheme="minorHAnsi" w:cstheme="minorBidi"/>
          <w:noProof/>
          <w:color w:val="auto"/>
          <w:sz w:val="22"/>
          <w:szCs w:val="22"/>
        </w:rPr>
      </w:pPr>
      <w:ins w:id="189" w:author="Auteur">
        <w:del w:id="190" w:author="Auteur">
          <w:r w:rsidRPr="00847F30" w:rsidDel="00847F30">
            <w:rPr>
              <w:rStyle w:val="Lienhypertexte"/>
              <w:noProof/>
            </w:rPr>
            <w:delText>Lister les commandes</w:delText>
          </w:r>
          <w:r w:rsidDel="00847F30">
            <w:rPr>
              <w:noProof/>
              <w:webHidden/>
            </w:rPr>
            <w:tab/>
            <w:delText>23</w:delText>
          </w:r>
        </w:del>
      </w:ins>
    </w:p>
    <w:p w14:paraId="47D85A73" w14:textId="77777777" w:rsidR="006D667A" w:rsidDel="00847F30" w:rsidRDefault="006D667A">
      <w:pPr>
        <w:pStyle w:val="TM3"/>
        <w:tabs>
          <w:tab w:val="right" w:pos="8777"/>
        </w:tabs>
        <w:rPr>
          <w:ins w:id="191" w:author="Auteur"/>
          <w:del w:id="192" w:author="Auteur"/>
          <w:rFonts w:asciiTheme="minorHAnsi" w:eastAsiaTheme="minorEastAsia" w:hAnsiTheme="minorHAnsi" w:cstheme="minorBidi"/>
          <w:noProof/>
          <w:color w:val="auto"/>
          <w:sz w:val="22"/>
          <w:szCs w:val="22"/>
        </w:rPr>
      </w:pPr>
      <w:ins w:id="193" w:author="Auteur">
        <w:del w:id="194" w:author="Auteur">
          <w:r w:rsidRPr="00847F30" w:rsidDel="00847F30">
            <w:rPr>
              <w:rStyle w:val="Lienhypertexte"/>
              <w:noProof/>
            </w:rPr>
            <w:delText>Lire une commande</w:delText>
          </w:r>
          <w:r w:rsidDel="00847F30">
            <w:rPr>
              <w:noProof/>
              <w:webHidden/>
            </w:rPr>
            <w:tab/>
            <w:delText>26</w:delText>
          </w:r>
        </w:del>
      </w:ins>
    </w:p>
    <w:p w14:paraId="5212D182" w14:textId="77777777" w:rsidR="006D667A" w:rsidDel="00847F30" w:rsidRDefault="006D667A">
      <w:pPr>
        <w:pStyle w:val="TM3"/>
        <w:tabs>
          <w:tab w:val="right" w:pos="8777"/>
        </w:tabs>
        <w:rPr>
          <w:ins w:id="195" w:author="Auteur"/>
          <w:del w:id="196" w:author="Auteur"/>
          <w:rFonts w:asciiTheme="minorHAnsi" w:eastAsiaTheme="minorEastAsia" w:hAnsiTheme="minorHAnsi" w:cstheme="minorBidi"/>
          <w:noProof/>
          <w:color w:val="auto"/>
          <w:sz w:val="22"/>
          <w:szCs w:val="22"/>
        </w:rPr>
      </w:pPr>
      <w:ins w:id="197" w:author="Auteur">
        <w:del w:id="198" w:author="Auteur">
          <w:r w:rsidRPr="00847F30" w:rsidDel="00847F30">
            <w:rPr>
              <w:rStyle w:val="Lienhypertexte"/>
              <w:noProof/>
            </w:rPr>
            <w:delText>Créer une commande en étant connecté</w:delText>
          </w:r>
          <w:r w:rsidDel="00847F30">
            <w:rPr>
              <w:noProof/>
              <w:webHidden/>
            </w:rPr>
            <w:tab/>
            <w:delText>28</w:delText>
          </w:r>
        </w:del>
      </w:ins>
    </w:p>
    <w:p w14:paraId="36FC3900" w14:textId="77777777" w:rsidR="007B73A4" w:rsidDel="00847F30" w:rsidRDefault="007B73A4">
      <w:pPr>
        <w:pStyle w:val="TM1"/>
        <w:rPr>
          <w:del w:id="199" w:author="Auteur"/>
          <w:rFonts w:asciiTheme="minorHAnsi" w:eastAsiaTheme="minorEastAsia" w:hAnsiTheme="minorHAnsi" w:cstheme="minorBidi"/>
          <w:b w:val="0"/>
          <w:bCs w:val="0"/>
          <w:caps w:val="0"/>
          <w:color w:val="auto"/>
          <w:sz w:val="22"/>
          <w:szCs w:val="22"/>
        </w:rPr>
      </w:pPr>
      <w:del w:id="200" w:author="Auteur">
        <w:r w:rsidRPr="006D667A" w:rsidDel="00847F30">
          <w:rPr>
            <w:rStyle w:val="Lienhypertexte"/>
            <w:b w:val="0"/>
            <w:bCs w:val="0"/>
            <w:caps w:val="0"/>
          </w:rPr>
          <w:delText>Prérequis</w:delText>
        </w:r>
        <w:r w:rsidDel="00847F30">
          <w:rPr>
            <w:webHidden/>
          </w:rPr>
          <w:tab/>
          <w:delText>5</w:delText>
        </w:r>
      </w:del>
    </w:p>
    <w:p w14:paraId="05238780" w14:textId="77777777" w:rsidR="007B73A4" w:rsidDel="00847F30" w:rsidRDefault="007B73A4">
      <w:pPr>
        <w:pStyle w:val="TM1"/>
        <w:rPr>
          <w:del w:id="201" w:author="Auteur"/>
          <w:rFonts w:asciiTheme="minorHAnsi" w:eastAsiaTheme="minorEastAsia" w:hAnsiTheme="minorHAnsi" w:cstheme="minorBidi"/>
          <w:b w:val="0"/>
          <w:bCs w:val="0"/>
          <w:caps w:val="0"/>
          <w:color w:val="auto"/>
          <w:sz w:val="22"/>
          <w:szCs w:val="22"/>
        </w:rPr>
      </w:pPr>
      <w:del w:id="202" w:author="Auteur">
        <w:r w:rsidRPr="006D667A" w:rsidDel="00847F30">
          <w:rPr>
            <w:rStyle w:val="Lienhypertexte"/>
            <w:b w:val="0"/>
            <w:bCs w:val="0"/>
            <w:caps w:val="0"/>
          </w:rPr>
          <w:delText>Créer le portail</w:delText>
        </w:r>
        <w:r w:rsidDel="00847F30">
          <w:rPr>
            <w:webHidden/>
          </w:rPr>
          <w:tab/>
          <w:delText>6</w:delText>
        </w:r>
      </w:del>
    </w:p>
    <w:p w14:paraId="3F11EC74" w14:textId="77777777" w:rsidR="007B73A4" w:rsidDel="00847F30" w:rsidRDefault="007B73A4">
      <w:pPr>
        <w:pStyle w:val="TM3"/>
        <w:tabs>
          <w:tab w:val="right" w:pos="8777"/>
        </w:tabs>
        <w:rPr>
          <w:del w:id="203" w:author="Auteur"/>
          <w:rFonts w:asciiTheme="minorHAnsi" w:eastAsiaTheme="minorEastAsia" w:hAnsiTheme="minorHAnsi" w:cstheme="minorBidi"/>
          <w:noProof/>
          <w:color w:val="auto"/>
          <w:sz w:val="22"/>
          <w:szCs w:val="22"/>
        </w:rPr>
      </w:pPr>
      <w:del w:id="204" w:author="Auteur">
        <w:r w:rsidRPr="006D667A" w:rsidDel="00847F30">
          <w:rPr>
            <w:rStyle w:val="Lienhypertexte"/>
            <w:noProof/>
          </w:rPr>
          <w:delText>Configurer le serveur Web Syracuse</w:delText>
        </w:r>
        <w:r w:rsidDel="00847F30">
          <w:rPr>
            <w:noProof/>
            <w:webHidden/>
          </w:rPr>
          <w:tab/>
          <w:delText>11</w:delText>
        </w:r>
      </w:del>
    </w:p>
    <w:p w14:paraId="2DA8E566" w14:textId="77777777" w:rsidR="007B73A4" w:rsidDel="00847F30" w:rsidRDefault="007B73A4">
      <w:pPr>
        <w:pStyle w:val="TM3"/>
        <w:tabs>
          <w:tab w:val="right" w:pos="8777"/>
        </w:tabs>
        <w:rPr>
          <w:del w:id="205" w:author="Auteur"/>
          <w:rFonts w:asciiTheme="minorHAnsi" w:eastAsiaTheme="minorEastAsia" w:hAnsiTheme="minorHAnsi" w:cstheme="minorBidi"/>
          <w:noProof/>
          <w:color w:val="auto"/>
          <w:sz w:val="22"/>
          <w:szCs w:val="22"/>
        </w:rPr>
      </w:pPr>
      <w:del w:id="206" w:author="Auteur">
        <w:r w:rsidRPr="006D667A" w:rsidDel="00847F30">
          <w:rPr>
            <w:rStyle w:val="Lienhypertexte"/>
            <w:noProof/>
          </w:rPr>
          <w:delText>Configurer le pool de Web services</w:delText>
        </w:r>
        <w:r w:rsidDel="00847F30">
          <w:rPr>
            <w:noProof/>
            <w:webHidden/>
          </w:rPr>
          <w:tab/>
          <w:delText>11</w:delText>
        </w:r>
      </w:del>
    </w:p>
    <w:p w14:paraId="437549EE" w14:textId="77777777" w:rsidR="007B73A4" w:rsidDel="00847F30" w:rsidRDefault="007B73A4">
      <w:pPr>
        <w:pStyle w:val="TM3"/>
        <w:tabs>
          <w:tab w:val="right" w:pos="8777"/>
        </w:tabs>
        <w:rPr>
          <w:del w:id="207" w:author="Auteur"/>
          <w:rFonts w:asciiTheme="minorHAnsi" w:eastAsiaTheme="minorEastAsia" w:hAnsiTheme="minorHAnsi" w:cstheme="minorBidi"/>
          <w:noProof/>
          <w:color w:val="auto"/>
          <w:sz w:val="22"/>
          <w:szCs w:val="22"/>
        </w:rPr>
      </w:pPr>
      <w:del w:id="208" w:author="Auteur">
        <w:r w:rsidRPr="006D667A" w:rsidDel="00847F30">
          <w:rPr>
            <w:rStyle w:val="Lienhypertexte"/>
            <w:noProof/>
          </w:rPr>
          <w:delText>Télécharger les fichiers projets du portail web PHP</w:delText>
        </w:r>
        <w:r w:rsidDel="00847F30">
          <w:rPr>
            <w:noProof/>
            <w:webHidden/>
          </w:rPr>
          <w:tab/>
          <w:delText>13</w:delText>
        </w:r>
      </w:del>
    </w:p>
    <w:p w14:paraId="05A1FB11" w14:textId="77777777" w:rsidR="007B73A4" w:rsidDel="00847F30" w:rsidRDefault="007B73A4">
      <w:pPr>
        <w:pStyle w:val="TM3"/>
        <w:tabs>
          <w:tab w:val="right" w:pos="8777"/>
        </w:tabs>
        <w:rPr>
          <w:del w:id="209" w:author="Auteur"/>
          <w:rFonts w:asciiTheme="minorHAnsi" w:eastAsiaTheme="minorEastAsia" w:hAnsiTheme="minorHAnsi" w:cstheme="minorBidi"/>
          <w:noProof/>
          <w:color w:val="auto"/>
          <w:sz w:val="22"/>
          <w:szCs w:val="22"/>
        </w:rPr>
      </w:pPr>
      <w:del w:id="210" w:author="Auteur">
        <w:r w:rsidRPr="006D667A" w:rsidDel="00847F30">
          <w:rPr>
            <w:rStyle w:val="Lienhypertexte"/>
            <w:noProof/>
          </w:rPr>
          <w:delText>Configurer le portail</w:delText>
        </w:r>
        <w:r w:rsidDel="00847F30">
          <w:rPr>
            <w:noProof/>
            <w:webHidden/>
          </w:rPr>
          <w:tab/>
          <w:delText>14</w:delText>
        </w:r>
      </w:del>
    </w:p>
    <w:p w14:paraId="32297938" w14:textId="77777777" w:rsidR="007B73A4" w:rsidDel="00847F30" w:rsidRDefault="007B73A4">
      <w:pPr>
        <w:pStyle w:val="TM3"/>
        <w:tabs>
          <w:tab w:val="right" w:pos="8777"/>
        </w:tabs>
        <w:rPr>
          <w:del w:id="211" w:author="Auteur"/>
          <w:rFonts w:asciiTheme="minorHAnsi" w:eastAsiaTheme="minorEastAsia" w:hAnsiTheme="minorHAnsi" w:cstheme="minorBidi"/>
          <w:noProof/>
          <w:color w:val="auto"/>
          <w:sz w:val="22"/>
          <w:szCs w:val="22"/>
        </w:rPr>
      </w:pPr>
      <w:del w:id="212" w:author="Auteur">
        <w:r w:rsidRPr="006D667A" w:rsidDel="00847F30">
          <w:rPr>
            <w:rStyle w:val="Lienhypertexte"/>
            <w:noProof/>
          </w:rPr>
          <w:delText>Installer le patch d’application</w:delText>
        </w:r>
        <w:r w:rsidDel="00847F30">
          <w:rPr>
            <w:noProof/>
            <w:webHidden/>
          </w:rPr>
          <w:tab/>
          <w:delText>15</w:delText>
        </w:r>
      </w:del>
    </w:p>
    <w:p w14:paraId="7C1C1C1A" w14:textId="77777777" w:rsidR="007B73A4" w:rsidDel="00847F30" w:rsidRDefault="007B73A4">
      <w:pPr>
        <w:pStyle w:val="TM3"/>
        <w:tabs>
          <w:tab w:val="right" w:pos="8777"/>
        </w:tabs>
        <w:rPr>
          <w:del w:id="213" w:author="Auteur"/>
          <w:rFonts w:asciiTheme="minorHAnsi" w:eastAsiaTheme="minorEastAsia" w:hAnsiTheme="minorHAnsi" w:cstheme="minorBidi"/>
          <w:noProof/>
          <w:color w:val="auto"/>
          <w:sz w:val="22"/>
          <w:szCs w:val="22"/>
        </w:rPr>
      </w:pPr>
      <w:del w:id="214" w:author="Auteur">
        <w:r w:rsidRPr="006D667A" w:rsidDel="00847F30">
          <w:rPr>
            <w:rStyle w:val="Lienhypertexte"/>
            <w:noProof/>
          </w:rPr>
          <w:delText>Cas des erreurs dans la trace</w:delText>
        </w:r>
        <w:r w:rsidDel="00847F30">
          <w:rPr>
            <w:noProof/>
            <w:webHidden/>
          </w:rPr>
          <w:tab/>
          <w:delText>17</w:delText>
        </w:r>
      </w:del>
    </w:p>
    <w:p w14:paraId="5D6F0B94" w14:textId="77777777" w:rsidR="007B73A4" w:rsidDel="00847F30" w:rsidRDefault="007B73A4">
      <w:pPr>
        <w:pStyle w:val="TM1"/>
        <w:rPr>
          <w:del w:id="215" w:author="Auteur"/>
          <w:rFonts w:asciiTheme="minorHAnsi" w:eastAsiaTheme="minorEastAsia" w:hAnsiTheme="minorHAnsi" w:cstheme="minorBidi"/>
          <w:b w:val="0"/>
          <w:bCs w:val="0"/>
          <w:caps w:val="0"/>
          <w:color w:val="auto"/>
          <w:sz w:val="22"/>
          <w:szCs w:val="22"/>
        </w:rPr>
      </w:pPr>
      <w:del w:id="216" w:author="Auteur">
        <w:r w:rsidRPr="006D667A" w:rsidDel="00847F30">
          <w:rPr>
            <w:rStyle w:val="Lienhypertexte"/>
            <w:b w:val="0"/>
            <w:bCs w:val="0"/>
            <w:caps w:val="0"/>
          </w:rPr>
          <w:delText>Utiliser le portail</w:delText>
        </w:r>
        <w:r w:rsidDel="00847F30">
          <w:rPr>
            <w:webHidden/>
          </w:rPr>
          <w:tab/>
          <w:delText>18</w:delText>
        </w:r>
      </w:del>
    </w:p>
    <w:p w14:paraId="081C099B" w14:textId="77777777" w:rsidR="007B73A4" w:rsidDel="00847F30" w:rsidRDefault="007B73A4">
      <w:pPr>
        <w:pStyle w:val="TM1"/>
        <w:rPr>
          <w:del w:id="217" w:author="Auteur"/>
          <w:rFonts w:asciiTheme="minorHAnsi" w:eastAsiaTheme="minorEastAsia" w:hAnsiTheme="minorHAnsi" w:cstheme="minorBidi"/>
          <w:b w:val="0"/>
          <w:bCs w:val="0"/>
          <w:caps w:val="0"/>
          <w:color w:val="auto"/>
          <w:sz w:val="22"/>
          <w:szCs w:val="22"/>
        </w:rPr>
      </w:pPr>
      <w:del w:id="218" w:author="Auteur">
        <w:r w:rsidRPr="006D667A" w:rsidDel="00847F30">
          <w:rPr>
            <w:rStyle w:val="Lienhypertexte"/>
            <w:b w:val="0"/>
            <w:bCs w:val="0"/>
            <w:caps w:val="0"/>
          </w:rPr>
          <w:delText>Pour les développeurs</w:delText>
        </w:r>
        <w:r w:rsidDel="00847F30">
          <w:rPr>
            <w:webHidden/>
          </w:rPr>
          <w:tab/>
          <w:delText>22</w:delText>
        </w:r>
      </w:del>
    </w:p>
    <w:p w14:paraId="36A934CF" w14:textId="77777777" w:rsidR="006411E7" w:rsidDel="00847F30" w:rsidRDefault="006411E7">
      <w:pPr>
        <w:pStyle w:val="TM2"/>
        <w:tabs>
          <w:tab w:val="right" w:pos="8777"/>
        </w:tabs>
        <w:rPr>
          <w:del w:id="219" w:author="Auteur"/>
          <w:rFonts w:asciiTheme="minorHAnsi" w:eastAsiaTheme="minorEastAsia" w:hAnsiTheme="minorHAnsi" w:cstheme="minorBidi"/>
          <w:b w:val="0"/>
          <w:bCs w:val="0"/>
          <w:noProof/>
          <w:color w:val="auto"/>
          <w:sz w:val="22"/>
          <w:szCs w:val="22"/>
        </w:rPr>
      </w:pPr>
      <w:del w:id="220" w:author="Auteur">
        <w:r w:rsidRPr="007B73A4" w:rsidDel="00847F30">
          <w:rPr>
            <w:rStyle w:val="Lienhypertexte"/>
            <w:b w:val="0"/>
            <w:bCs w:val="0"/>
            <w:noProof/>
          </w:rPr>
          <w:delText>Public visé</w:delText>
        </w:r>
        <w:r w:rsidDel="00847F30">
          <w:rPr>
            <w:noProof/>
            <w:webHidden/>
          </w:rPr>
          <w:tab/>
          <w:delText>3</w:delText>
        </w:r>
      </w:del>
    </w:p>
    <w:p w14:paraId="145BB734" w14:textId="77777777" w:rsidR="006411E7" w:rsidDel="00847F30" w:rsidRDefault="006411E7">
      <w:pPr>
        <w:pStyle w:val="TM1"/>
        <w:rPr>
          <w:del w:id="221" w:author="Auteur"/>
          <w:rFonts w:asciiTheme="minorHAnsi" w:eastAsiaTheme="minorEastAsia" w:hAnsiTheme="minorHAnsi" w:cstheme="minorBidi"/>
          <w:b w:val="0"/>
          <w:bCs w:val="0"/>
          <w:caps w:val="0"/>
          <w:color w:val="auto"/>
          <w:sz w:val="22"/>
          <w:szCs w:val="22"/>
        </w:rPr>
      </w:pPr>
      <w:del w:id="222" w:author="Auteur">
        <w:r w:rsidRPr="007B73A4" w:rsidDel="00847F30">
          <w:rPr>
            <w:rStyle w:val="Lienhypertexte"/>
            <w:b w:val="0"/>
            <w:bCs w:val="0"/>
            <w:caps w:val="0"/>
          </w:rPr>
          <w:delText>Prérequis</w:delText>
        </w:r>
        <w:r w:rsidDel="00847F30">
          <w:rPr>
            <w:webHidden/>
          </w:rPr>
          <w:tab/>
          <w:delText>5</w:delText>
        </w:r>
      </w:del>
    </w:p>
    <w:p w14:paraId="1D8FFCBE" w14:textId="77777777" w:rsidR="006411E7" w:rsidDel="00847F30" w:rsidRDefault="006411E7">
      <w:pPr>
        <w:pStyle w:val="TM2"/>
        <w:tabs>
          <w:tab w:val="right" w:pos="8777"/>
        </w:tabs>
        <w:rPr>
          <w:del w:id="223" w:author="Auteur"/>
          <w:rFonts w:asciiTheme="minorHAnsi" w:eastAsiaTheme="minorEastAsia" w:hAnsiTheme="minorHAnsi" w:cstheme="minorBidi"/>
          <w:b w:val="0"/>
          <w:bCs w:val="0"/>
          <w:noProof/>
          <w:color w:val="auto"/>
          <w:sz w:val="22"/>
          <w:szCs w:val="22"/>
        </w:rPr>
      </w:pPr>
      <w:del w:id="224" w:author="Auteur">
        <w:r w:rsidRPr="007B73A4" w:rsidDel="00847F30">
          <w:rPr>
            <w:rStyle w:val="Lienhypertexte"/>
            <w:b w:val="0"/>
            <w:bCs w:val="0"/>
            <w:noProof/>
          </w:rPr>
          <w:delText>Installer Microsoft Visual C++ 2012 Redistributable (x64)</w:delText>
        </w:r>
        <w:r w:rsidDel="00847F30">
          <w:rPr>
            <w:noProof/>
            <w:webHidden/>
          </w:rPr>
          <w:tab/>
          <w:delText>5</w:delText>
        </w:r>
      </w:del>
    </w:p>
    <w:p w14:paraId="37DFB700" w14:textId="77777777" w:rsidR="006411E7" w:rsidDel="00847F30" w:rsidRDefault="006411E7">
      <w:pPr>
        <w:pStyle w:val="TM1"/>
        <w:rPr>
          <w:del w:id="225" w:author="Auteur"/>
          <w:rFonts w:asciiTheme="minorHAnsi" w:eastAsiaTheme="minorEastAsia" w:hAnsiTheme="minorHAnsi" w:cstheme="minorBidi"/>
          <w:b w:val="0"/>
          <w:bCs w:val="0"/>
          <w:caps w:val="0"/>
          <w:color w:val="auto"/>
          <w:sz w:val="22"/>
          <w:szCs w:val="22"/>
        </w:rPr>
      </w:pPr>
      <w:del w:id="226" w:author="Auteur">
        <w:r w:rsidRPr="007B73A4" w:rsidDel="00847F30">
          <w:rPr>
            <w:rStyle w:val="Lienhypertexte"/>
            <w:b w:val="0"/>
            <w:bCs w:val="0"/>
            <w:caps w:val="0"/>
          </w:rPr>
          <w:delText>Créer le portail</w:delText>
        </w:r>
        <w:r w:rsidDel="00847F30">
          <w:rPr>
            <w:webHidden/>
          </w:rPr>
          <w:tab/>
          <w:delText>6</w:delText>
        </w:r>
      </w:del>
    </w:p>
    <w:p w14:paraId="1C7C5AC3" w14:textId="77777777" w:rsidR="006411E7" w:rsidDel="00847F30" w:rsidRDefault="006411E7">
      <w:pPr>
        <w:pStyle w:val="TM2"/>
        <w:tabs>
          <w:tab w:val="right" w:pos="8777"/>
        </w:tabs>
        <w:rPr>
          <w:del w:id="227" w:author="Auteur"/>
          <w:rFonts w:asciiTheme="minorHAnsi" w:eastAsiaTheme="minorEastAsia" w:hAnsiTheme="minorHAnsi" w:cstheme="minorBidi"/>
          <w:b w:val="0"/>
          <w:bCs w:val="0"/>
          <w:noProof/>
          <w:color w:val="auto"/>
          <w:sz w:val="22"/>
          <w:szCs w:val="22"/>
        </w:rPr>
      </w:pPr>
      <w:del w:id="228" w:author="Auteur">
        <w:r w:rsidRPr="007B73A4" w:rsidDel="00847F30">
          <w:rPr>
            <w:rStyle w:val="Lienhypertexte"/>
            <w:b w:val="0"/>
            <w:bCs w:val="0"/>
            <w:noProof/>
          </w:rPr>
          <w:delText>Installer et configurer WampServer</w:delText>
        </w:r>
        <w:r w:rsidDel="00847F30">
          <w:rPr>
            <w:noProof/>
            <w:webHidden/>
          </w:rPr>
          <w:tab/>
          <w:delText>6</w:delText>
        </w:r>
      </w:del>
    </w:p>
    <w:p w14:paraId="69B2A38F" w14:textId="77777777" w:rsidR="006411E7" w:rsidDel="00847F30" w:rsidRDefault="006411E7">
      <w:pPr>
        <w:pStyle w:val="TM2"/>
        <w:tabs>
          <w:tab w:val="right" w:pos="8777"/>
        </w:tabs>
        <w:rPr>
          <w:del w:id="229" w:author="Auteur"/>
          <w:rFonts w:asciiTheme="minorHAnsi" w:eastAsiaTheme="minorEastAsia" w:hAnsiTheme="minorHAnsi" w:cstheme="minorBidi"/>
          <w:b w:val="0"/>
          <w:bCs w:val="0"/>
          <w:noProof/>
          <w:color w:val="auto"/>
          <w:sz w:val="22"/>
          <w:szCs w:val="22"/>
        </w:rPr>
      </w:pPr>
      <w:del w:id="230" w:author="Auteur">
        <w:r w:rsidRPr="007B73A4" w:rsidDel="00847F30">
          <w:rPr>
            <w:rStyle w:val="Lienhypertexte"/>
            <w:b w:val="0"/>
            <w:bCs w:val="0"/>
            <w:noProof/>
          </w:rPr>
          <w:delText>Configurer le serveur et le pool de web services</w:delText>
        </w:r>
        <w:r w:rsidDel="00847F30">
          <w:rPr>
            <w:noProof/>
            <w:webHidden/>
          </w:rPr>
          <w:tab/>
          <w:delText>11</w:delText>
        </w:r>
      </w:del>
    </w:p>
    <w:p w14:paraId="0539920C" w14:textId="77777777" w:rsidR="006411E7" w:rsidDel="00847F30" w:rsidRDefault="006411E7">
      <w:pPr>
        <w:pStyle w:val="TM3"/>
        <w:tabs>
          <w:tab w:val="right" w:pos="8777"/>
        </w:tabs>
        <w:rPr>
          <w:del w:id="231" w:author="Auteur"/>
          <w:rFonts w:asciiTheme="minorHAnsi" w:eastAsiaTheme="minorEastAsia" w:hAnsiTheme="minorHAnsi" w:cstheme="minorBidi"/>
          <w:noProof/>
          <w:color w:val="auto"/>
          <w:sz w:val="22"/>
          <w:szCs w:val="22"/>
        </w:rPr>
      </w:pPr>
      <w:del w:id="232" w:author="Auteur">
        <w:r w:rsidRPr="007B73A4" w:rsidDel="00847F30">
          <w:rPr>
            <w:rStyle w:val="Lienhypertexte"/>
            <w:noProof/>
          </w:rPr>
          <w:delText>Configurer le serveur Web Syracuse</w:delText>
        </w:r>
        <w:r w:rsidDel="00847F30">
          <w:rPr>
            <w:noProof/>
            <w:webHidden/>
          </w:rPr>
          <w:tab/>
          <w:delText>11</w:delText>
        </w:r>
      </w:del>
    </w:p>
    <w:p w14:paraId="0CA49BD2" w14:textId="77777777" w:rsidR="006411E7" w:rsidDel="00847F30" w:rsidRDefault="006411E7">
      <w:pPr>
        <w:pStyle w:val="TM2"/>
        <w:tabs>
          <w:tab w:val="right" w:pos="8777"/>
        </w:tabs>
        <w:rPr>
          <w:del w:id="233" w:author="Auteur"/>
          <w:rFonts w:asciiTheme="minorHAnsi" w:eastAsiaTheme="minorEastAsia" w:hAnsiTheme="minorHAnsi" w:cstheme="minorBidi"/>
          <w:b w:val="0"/>
          <w:bCs w:val="0"/>
          <w:noProof/>
          <w:color w:val="auto"/>
          <w:sz w:val="22"/>
          <w:szCs w:val="22"/>
        </w:rPr>
      </w:pPr>
      <w:del w:id="234" w:author="Auteur">
        <w:r w:rsidRPr="007B73A4" w:rsidDel="00847F30">
          <w:rPr>
            <w:rStyle w:val="Lienhypertexte"/>
            <w:b w:val="0"/>
            <w:bCs w:val="0"/>
            <w:noProof/>
          </w:rPr>
          <w:delText>Installer et configurer le portail web PHP</w:delText>
        </w:r>
        <w:r w:rsidDel="00847F30">
          <w:rPr>
            <w:noProof/>
            <w:webHidden/>
          </w:rPr>
          <w:tab/>
          <w:delText>13</w:delText>
        </w:r>
      </w:del>
    </w:p>
    <w:p w14:paraId="21FA8961" w14:textId="77777777" w:rsidR="006411E7" w:rsidDel="00847F30" w:rsidRDefault="006411E7">
      <w:pPr>
        <w:pStyle w:val="TM3"/>
        <w:tabs>
          <w:tab w:val="right" w:pos="8777"/>
        </w:tabs>
        <w:rPr>
          <w:del w:id="235" w:author="Auteur"/>
          <w:rFonts w:asciiTheme="minorHAnsi" w:eastAsiaTheme="minorEastAsia" w:hAnsiTheme="minorHAnsi" w:cstheme="minorBidi"/>
          <w:noProof/>
          <w:color w:val="auto"/>
          <w:sz w:val="22"/>
          <w:szCs w:val="22"/>
        </w:rPr>
      </w:pPr>
      <w:del w:id="236" w:author="Auteur">
        <w:r w:rsidRPr="007B73A4" w:rsidDel="00847F30">
          <w:rPr>
            <w:rStyle w:val="Lienhypertexte"/>
            <w:noProof/>
          </w:rPr>
          <w:delText>Télécharger les fichiers projets du portail web PHP</w:delText>
        </w:r>
        <w:r w:rsidDel="00847F30">
          <w:rPr>
            <w:noProof/>
            <w:webHidden/>
          </w:rPr>
          <w:tab/>
          <w:delText>13</w:delText>
        </w:r>
      </w:del>
    </w:p>
    <w:p w14:paraId="237509A9" w14:textId="77777777" w:rsidR="006411E7" w:rsidDel="00847F30" w:rsidRDefault="006411E7">
      <w:pPr>
        <w:pStyle w:val="TM3"/>
        <w:tabs>
          <w:tab w:val="right" w:pos="8777"/>
        </w:tabs>
        <w:rPr>
          <w:del w:id="237" w:author="Auteur"/>
          <w:rFonts w:asciiTheme="minorHAnsi" w:eastAsiaTheme="minorEastAsia" w:hAnsiTheme="minorHAnsi" w:cstheme="minorBidi"/>
          <w:noProof/>
          <w:color w:val="auto"/>
          <w:sz w:val="22"/>
          <w:szCs w:val="22"/>
        </w:rPr>
      </w:pPr>
      <w:del w:id="238" w:author="Auteur">
        <w:r w:rsidRPr="007B73A4" w:rsidDel="00847F30">
          <w:rPr>
            <w:rStyle w:val="Lienhypertexte"/>
            <w:noProof/>
          </w:rPr>
          <w:delText>Configurer le portail</w:delText>
        </w:r>
        <w:r w:rsidDel="00847F30">
          <w:rPr>
            <w:noProof/>
            <w:webHidden/>
          </w:rPr>
          <w:tab/>
          <w:delText>14</w:delText>
        </w:r>
      </w:del>
    </w:p>
    <w:p w14:paraId="5C004D71" w14:textId="77777777" w:rsidR="006411E7" w:rsidDel="00847F30" w:rsidRDefault="006411E7">
      <w:pPr>
        <w:pStyle w:val="TM3"/>
        <w:tabs>
          <w:tab w:val="right" w:pos="8777"/>
        </w:tabs>
        <w:rPr>
          <w:del w:id="239" w:author="Auteur"/>
          <w:rFonts w:asciiTheme="minorHAnsi" w:eastAsiaTheme="minorEastAsia" w:hAnsiTheme="minorHAnsi" w:cstheme="minorBidi"/>
          <w:noProof/>
          <w:color w:val="auto"/>
          <w:sz w:val="22"/>
          <w:szCs w:val="22"/>
        </w:rPr>
      </w:pPr>
      <w:del w:id="240" w:author="Auteur">
        <w:r w:rsidRPr="007B73A4" w:rsidDel="00847F30">
          <w:rPr>
            <w:rStyle w:val="Lienhypertexte"/>
            <w:noProof/>
          </w:rPr>
          <w:delText>Installer le patch d’application</w:delText>
        </w:r>
        <w:r w:rsidDel="00847F30">
          <w:rPr>
            <w:noProof/>
            <w:webHidden/>
          </w:rPr>
          <w:tab/>
          <w:delText>15</w:delText>
        </w:r>
      </w:del>
    </w:p>
    <w:p w14:paraId="12A7D8F9" w14:textId="77777777" w:rsidR="006411E7" w:rsidDel="00847F30" w:rsidRDefault="006411E7">
      <w:pPr>
        <w:pStyle w:val="TM2"/>
        <w:tabs>
          <w:tab w:val="right" w:pos="8777"/>
        </w:tabs>
        <w:rPr>
          <w:del w:id="241" w:author="Auteur"/>
          <w:rFonts w:asciiTheme="minorHAnsi" w:eastAsiaTheme="minorEastAsia" w:hAnsiTheme="minorHAnsi" w:cstheme="minorBidi"/>
          <w:b w:val="0"/>
          <w:bCs w:val="0"/>
          <w:noProof/>
          <w:color w:val="auto"/>
          <w:sz w:val="22"/>
          <w:szCs w:val="22"/>
        </w:rPr>
      </w:pPr>
      <w:del w:id="242" w:author="Auteur">
        <w:r w:rsidRPr="007B73A4" w:rsidDel="00847F30">
          <w:rPr>
            <w:rStyle w:val="Lienhypertexte"/>
            <w:b w:val="0"/>
            <w:bCs w:val="0"/>
            <w:noProof/>
          </w:rPr>
          <w:delText>Publier le web service</w:delText>
        </w:r>
        <w:r w:rsidDel="00847F30">
          <w:rPr>
            <w:noProof/>
            <w:webHidden/>
          </w:rPr>
          <w:tab/>
          <w:delText>17</w:delText>
        </w:r>
      </w:del>
    </w:p>
    <w:p w14:paraId="4C3B71AB" w14:textId="77777777" w:rsidR="006411E7" w:rsidDel="00847F30" w:rsidRDefault="006411E7">
      <w:pPr>
        <w:pStyle w:val="TM3"/>
        <w:tabs>
          <w:tab w:val="right" w:pos="8777"/>
        </w:tabs>
        <w:rPr>
          <w:del w:id="243" w:author="Auteur"/>
          <w:rFonts w:asciiTheme="minorHAnsi" w:eastAsiaTheme="minorEastAsia" w:hAnsiTheme="minorHAnsi" w:cstheme="minorBidi"/>
          <w:noProof/>
          <w:color w:val="auto"/>
          <w:sz w:val="22"/>
          <w:szCs w:val="22"/>
        </w:rPr>
      </w:pPr>
      <w:del w:id="244" w:author="Auteur">
        <w:r w:rsidRPr="007B73A4" w:rsidDel="00847F30">
          <w:rPr>
            <w:rStyle w:val="Lienhypertexte"/>
            <w:noProof/>
          </w:rPr>
          <w:delText>Cas des erreurs dans la trace</w:delText>
        </w:r>
        <w:r w:rsidDel="00847F30">
          <w:rPr>
            <w:noProof/>
            <w:webHidden/>
          </w:rPr>
          <w:tab/>
          <w:delText>17</w:delText>
        </w:r>
      </w:del>
    </w:p>
    <w:p w14:paraId="1F848337" w14:textId="77777777" w:rsidR="006411E7" w:rsidDel="00847F30" w:rsidRDefault="006411E7">
      <w:pPr>
        <w:pStyle w:val="TM1"/>
        <w:rPr>
          <w:del w:id="245" w:author="Auteur"/>
          <w:rFonts w:asciiTheme="minorHAnsi" w:eastAsiaTheme="minorEastAsia" w:hAnsiTheme="minorHAnsi" w:cstheme="minorBidi"/>
          <w:b w:val="0"/>
          <w:bCs w:val="0"/>
          <w:caps w:val="0"/>
          <w:color w:val="auto"/>
          <w:sz w:val="22"/>
          <w:szCs w:val="22"/>
        </w:rPr>
      </w:pPr>
      <w:del w:id="246" w:author="Auteur">
        <w:r w:rsidRPr="007B73A4" w:rsidDel="00847F30">
          <w:rPr>
            <w:rStyle w:val="Lienhypertexte"/>
            <w:b w:val="0"/>
            <w:bCs w:val="0"/>
            <w:caps w:val="0"/>
          </w:rPr>
          <w:delText>Utiliser le portail</w:delText>
        </w:r>
        <w:r w:rsidDel="00847F30">
          <w:rPr>
            <w:webHidden/>
          </w:rPr>
          <w:tab/>
          <w:delText>18</w:delText>
        </w:r>
      </w:del>
    </w:p>
    <w:p w14:paraId="39AAA382" w14:textId="77777777" w:rsidR="006411E7" w:rsidDel="00847F30" w:rsidRDefault="006411E7">
      <w:pPr>
        <w:pStyle w:val="TM2"/>
        <w:tabs>
          <w:tab w:val="right" w:pos="8777"/>
        </w:tabs>
        <w:rPr>
          <w:del w:id="247" w:author="Auteur"/>
          <w:rFonts w:asciiTheme="minorHAnsi" w:eastAsiaTheme="minorEastAsia" w:hAnsiTheme="minorHAnsi" w:cstheme="minorBidi"/>
          <w:b w:val="0"/>
          <w:bCs w:val="0"/>
          <w:noProof/>
          <w:color w:val="auto"/>
          <w:sz w:val="22"/>
          <w:szCs w:val="22"/>
        </w:rPr>
      </w:pPr>
      <w:del w:id="248" w:author="Auteur">
        <w:r w:rsidRPr="007B73A4" w:rsidDel="00847F30">
          <w:rPr>
            <w:rStyle w:val="Lienhypertexte"/>
            <w:b w:val="0"/>
            <w:bCs w:val="0"/>
            <w:noProof/>
          </w:rPr>
          <w:delText>Accéder au portail</w:delText>
        </w:r>
        <w:r w:rsidDel="00847F30">
          <w:rPr>
            <w:noProof/>
            <w:webHidden/>
          </w:rPr>
          <w:tab/>
          <w:delText>18</w:delText>
        </w:r>
      </w:del>
    </w:p>
    <w:p w14:paraId="624F737D" w14:textId="77777777" w:rsidR="006411E7" w:rsidDel="00847F30" w:rsidRDefault="006411E7">
      <w:pPr>
        <w:pStyle w:val="TM2"/>
        <w:tabs>
          <w:tab w:val="right" w:pos="8777"/>
        </w:tabs>
        <w:rPr>
          <w:del w:id="249" w:author="Auteur"/>
          <w:rFonts w:asciiTheme="minorHAnsi" w:eastAsiaTheme="minorEastAsia" w:hAnsiTheme="minorHAnsi" w:cstheme="minorBidi"/>
          <w:b w:val="0"/>
          <w:bCs w:val="0"/>
          <w:noProof/>
          <w:color w:val="auto"/>
          <w:sz w:val="22"/>
          <w:szCs w:val="22"/>
        </w:rPr>
      </w:pPr>
      <w:del w:id="250" w:author="Auteur">
        <w:r w:rsidRPr="007B73A4" w:rsidDel="00847F30">
          <w:rPr>
            <w:rStyle w:val="Lienhypertexte"/>
            <w:b w:val="0"/>
            <w:bCs w:val="0"/>
            <w:noProof/>
          </w:rPr>
          <w:delText>Consulter une commande</w:delText>
        </w:r>
        <w:r w:rsidDel="00847F30">
          <w:rPr>
            <w:noProof/>
            <w:webHidden/>
          </w:rPr>
          <w:tab/>
          <w:delText>19</w:delText>
        </w:r>
      </w:del>
    </w:p>
    <w:p w14:paraId="1D0E6445" w14:textId="77777777" w:rsidR="006411E7" w:rsidDel="00847F30" w:rsidRDefault="006411E7">
      <w:pPr>
        <w:pStyle w:val="TM2"/>
        <w:tabs>
          <w:tab w:val="right" w:pos="8777"/>
        </w:tabs>
        <w:rPr>
          <w:del w:id="251" w:author="Auteur"/>
          <w:rFonts w:asciiTheme="minorHAnsi" w:eastAsiaTheme="minorEastAsia" w:hAnsiTheme="minorHAnsi" w:cstheme="minorBidi"/>
          <w:b w:val="0"/>
          <w:bCs w:val="0"/>
          <w:noProof/>
          <w:color w:val="auto"/>
          <w:sz w:val="22"/>
          <w:szCs w:val="22"/>
        </w:rPr>
      </w:pPr>
      <w:del w:id="252" w:author="Auteur">
        <w:r w:rsidRPr="007B73A4" w:rsidDel="00847F30">
          <w:rPr>
            <w:rStyle w:val="Lienhypertexte"/>
            <w:b w:val="0"/>
            <w:bCs w:val="0"/>
            <w:noProof/>
          </w:rPr>
          <w:delText>Créer une commande</w:delText>
        </w:r>
        <w:r w:rsidDel="00847F30">
          <w:rPr>
            <w:noProof/>
            <w:webHidden/>
          </w:rPr>
          <w:tab/>
          <w:delText>20</w:delText>
        </w:r>
      </w:del>
    </w:p>
    <w:p w14:paraId="4C296715" w14:textId="77777777" w:rsidR="006411E7" w:rsidDel="00847F30" w:rsidRDefault="006411E7">
      <w:pPr>
        <w:pStyle w:val="TM2"/>
        <w:tabs>
          <w:tab w:val="right" w:pos="8777"/>
        </w:tabs>
        <w:rPr>
          <w:del w:id="253" w:author="Auteur"/>
          <w:rFonts w:asciiTheme="minorHAnsi" w:eastAsiaTheme="minorEastAsia" w:hAnsiTheme="minorHAnsi" w:cstheme="minorBidi"/>
          <w:b w:val="0"/>
          <w:bCs w:val="0"/>
          <w:noProof/>
          <w:color w:val="auto"/>
          <w:sz w:val="22"/>
          <w:szCs w:val="22"/>
        </w:rPr>
      </w:pPr>
      <w:del w:id="254" w:author="Auteur">
        <w:r w:rsidRPr="007B73A4" w:rsidDel="00847F30">
          <w:rPr>
            <w:rStyle w:val="Lienhypertexte"/>
            <w:b w:val="0"/>
            <w:bCs w:val="0"/>
            <w:noProof/>
          </w:rPr>
          <w:delText>Créer une commande</w:delText>
        </w:r>
        <w:r w:rsidDel="00847F30">
          <w:rPr>
            <w:noProof/>
            <w:webHidden/>
          </w:rPr>
          <w:tab/>
          <w:delText>20</w:delText>
        </w:r>
      </w:del>
    </w:p>
    <w:p w14:paraId="6B647D6C" w14:textId="77777777" w:rsidR="006411E7" w:rsidDel="00847F30" w:rsidRDefault="006411E7">
      <w:pPr>
        <w:pStyle w:val="TM1"/>
        <w:rPr>
          <w:del w:id="255" w:author="Auteur"/>
          <w:rFonts w:asciiTheme="minorHAnsi" w:eastAsiaTheme="minorEastAsia" w:hAnsiTheme="minorHAnsi" w:cstheme="minorBidi"/>
          <w:b w:val="0"/>
          <w:bCs w:val="0"/>
          <w:caps w:val="0"/>
          <w:color w:val="auto"/>
          <w:sz w:val="22"/>
          <w:szCs w:val="22"/>
        </w:rPr>
      </w:pPr>
      <w:del w:id="256" w:author="Auteur">
        <w:r w:rsidRPr="007B73A4" w:rsidDel="00847F30">
          <w:rPr>
            <w:rStyle w:val="Lienhypertexte"/>
            <w:b w:val="0"/>
            <w:bCs w:val="0"/>
            <w:caps w:val="0"/>
          </w:rPr>
          <w:delText>Pour les développeurs</w:delText>
        </w:r>
        <w:r w:rsidDel="00847F30">
          <w:rPr>
            <w:webHidden/>
          </w:rPr>
          <w:tab/>
          <w:delText>22</w:delText>
        </w:r>
      </w:del>
    </w:p>
    <w:p w14:paraId="092C8E8D" w14:textId="77777777" w:rsidR="006411E7" w:rsidDel="00847F30" w:rsidRDefault="006411E7">
      <w:pPr>
        <w:pStyle w:val="TM2"/>
        <w:tabs>
          <w:tab w:val="right" w:pos="8777"/>
        </w:tabs>
        <w:rPr>
          <w:del w:id="257" w:author="Auteur"/>
          <w:rFonts w:asciiTheme="minorHAnsi" w:eastAsiaTheme="minorEastAsia" w:hAnsiTheme="minorHAnsi" w:cstheme="minorBidi"/>
          <w:b w:val="0"/>
          <w:bCs w:val="0"/>
          <w:noProof/>
          <w:color w:val="auto"/>
          <w:sz w:val="22"/>
          <w:szCs w:val="22"/>
        </w:rPr>
      </w:pPr>
      <w:del w:id="258" w:author="Auteur">
        <w:r w:rsidRPr="007B73A4" w:rsidDel="00847F30">
          <w:rPr>
            <w:rStyle w:val="Lienhypertexte"/>
            <w:b w:val="0"/>
            <w:bCs w:val="0"/>
            <w:noProof/>
          </w:rPr>
          <w:delText>Lister les commandes</w:delText>
        </w:r>
        <w:r w:rsidDel="00847F30">
          <w:rPr>
            <w:noProof/>
            <w:webHidden/>
          </w:rPr>
          <w:tab/>
          <w:delText>23</w:delText>
        </w:r>
      </w:del>
    </w:p>
    <w:p w14:paraId="0D656382" w14:textId="77777777" w:rsidR="006411E7" w:rsidDel="00847F30" w:rsidRDefault="006411E7">
      <w:pPr>
        <w:pStyle w:val="TM2"/>
        <w:tabs>
          <w:tab w:val="right" w:pos="8777"/>
        </w:tabs>
        <w:rPr>
          <w:del w:id="259" w:author="Auteur"/>
          <w:rFonts w:asciiTheme="minorHAnsi" w:eastAsiaTheme="minorEastAsia" w:hAnsiTheme="minorHAnsi" w:cstheme="minorBidi"/>
          <w:b w:val="0"/>
          <w:bCs w:val="0"/>
          <w:noProof/>
          <w:color w:val="auto"/>
          <w:sz w:val="22"/>
          <w:szCs w:val="22"/>
        </w:rPr>
      </w:pPr>
      <w:del w:id="260" w:author="Auteur">
        <w:r w:rsidRPr="007B73A4" w:rsidDel="00847F30">
          <w:rPr>
            <w:rStyle w:val="Lienhypertexte"/>
            <w:b w:val="0"/>
            <w:bCs w:val="0"/>
            <w:noProof/>
          </w:rPr>
          <w:delText>Lire une commande</w:delText>
        </w:r>
        <w:r w:rsidDel="00847F30">
          <w:rPr>
            <w:noProof/>
            <w:webHidden/>
          </w:rPr>
          <w:tab/>
          <w:delText>26</w:delText>
        </w:r>
      </w:del>
    </w:p>
    <w:p w14:paraId="05A7331E" w14:textId="77777777" w:rsidR="006411E7" w:rsidDel="00847F30" w:rsidRDefault="006411E7">
      <w:pPr>
        <w:pStyle w:val="TM2"/>
        <w:tabs>
          <w:tab w:val="right" w:pos="8777"/>
        </w:tabs>
        <w:rPr>
          <w:del w:id="261" w:author="Auteur"/>
          <w:rFonts w:asciiTheme="minorHAnsi" w:eastAsiaTheme="minorEastAsia" w:hAnsiTheme="minorHAnsi" w:cstheme="minorBidi"/>
          <w:b w:val="0"/>
          <w:bCs w:val="0"/>
          <w:noProof/>
          <w:color w:val="auto"/>
          <w:sz w:val="22"/>
          <w:szCs w:val="22"/>
        </w:rPr>
      </w:pPr>
      <w:del w:id="262" w:author="Auteur">
        <w:r w:rsidRPr="007B73A4" w:rsidDel="00847F30">
          <w:rPr>
            <w:rStyle w:val="Lienhypertexte"/>
            <w:b w:val="0"/>
            <w:bCs w:val="0"/>
            <w:noProof/>
          </w:rPr>
          <w:delText>Créer une commande en étant connecté</w:delText>
        </w:r>
        <w:r w:rsidDel="00847F30">
          <w:rPr>
            <w:noProof/>
            <w:webHidden/>
          </w:rPr>
          <w:tab/>
          <w:delText>28</w:delText>
        </w:r>
      </w:del>
    </w:p>
    <w:p w14:paraId="7A60C4E9" w14:textId="77777777" w:rsidR="000359C8" w:rsidDel="00847F30" w:rsidRDefault="000359C8">
      <w:pPr>
        <w:pStyle w:val="TM1"/>
        <w:rPr>
          <w:del w:id="263" w:author="Auteur"/>
          <w:rFonts w:asciiTheme="minorHAnsi" w:eastAsiaTheme="minorEastAsia" w:hAnsiTheme="minorHAnsi" w:cstheme="minorBidi"/>
          <w:b w:val="0"/>
          <w:bCs w:val="0"/>
          <w:caps w:val="0"/>
          <w:color w:val="auto"/>
          <w:sz w:val="22"/>
          <w:szCs w:val="22"/>
        </w:rPr>
      </w:pPr>
      <w:del w:id="264" w:author="Auteur">
        <w:r w:rsidRPr="006411E7" w:rsidDel="00847F30">
          <w:rPr>
            <w:rPrChange w:id="265" w:author="Auteur">
              <w:rPr>
                <w:rStyle w:val="Lienhypertexte"/>
              </w:rPr>
            </w:rPrChange>
          </w:rPr>
          <w:delText>Prérequis</w:delText>
        </w:r>
        <w:r w:rsidDel="00847F30">
          <w:rPr>
            <w:webHidden/>
          </w:rPr>
          <w:tab/>
        </w:r>
        <w:r w:rsidR="00343968" w:rsidDel="00847F30">
          <w:rPr>
            <w:webHidden/>
          </w:rPr>
          <w:delText>5</w:delText>
        </w:r>
      </w:del>
    </w:p>
    <w:p w14:paraId="6D6F15A1" w14:textId="77777777" w:rsidR="000359C8" w:rsidDel="00847F30" w:rsidRDefault="000359C8">
      <w:pPr>
        <w:pStyle w:val="TM2"/>
        <w:tabs>
          <w:tab w:val="right" w:pos="8777"/>
        </w:tabs>
        <w:rPr>
          <w:del w:id="266" w:author="Auteur"/>
          <w:rFonts w:asciiTheme="minorHAnsi" w:eastAsiaTheme="minorEastAsia" w:hAnsiTheme="minorHAnsi" w:cstheme="minorBidi"/>
          <w:b w:val="0"/>
          <w:bCs w:val="0"/>
          <w:noProof/>
          <w:color w:val="auto"/>
          <w:sz w:val="22"/>
          <w:szCs w:val="22"/>
        </w:rPr>
      </w:pPr>
      <w:del w:id="267" w:author="Auteur">
        <w:r w:rsidRPr="006411E7" w:rsidDel="00847F30">
          <w:rPr>
            <w:rPrChange w:id="268" w:author="Auteur">
              <w:rPr>
                <w:rStyle w:val="Lienhypertexte"/>
                <w:noProof/>
              </w:rPr>
            </w:rPrChange>
          </w:rPr>
          <w:delText>Installer Microsoft Visual C++ 2012 Redistributable (x64)</w:delText>
        </w:r>
        <w:r w:rsidDel="00847F30">
          <w:rPr>
            <w:noProof/>
            <w:webHidden/>
          </w:rPr>
          <w:tab/>
        </w:r>
        <w:r w:rsidR="00343968" w:rsidDel="00847F30">
          <w:rPr>
            <w:noProof/>
            <w:webHidden/>
          </w:rPr>
          <w:delText>5</w:delText>
        </w:r>
      </w:del>
    </w:p>
    <w:p w14:paraId="599DAC69" w14:textId="77777777" w:rsidR="000359C8" w:rsidDel="00847F30" w:rsidRDefault="000359C8">
      <w:pPr>
        <w:pStyle w:val="TM1"/>
        <w:rPr>
          <w:del w:id="269" w:author="Auteur"/>
          <w:rFonts w:asciiTheme="minorHAnsi" w:eastAsiaTheme="minorEastAsia" w:hAnsiTheme="minorHAnsi" w:cstheme="minorBidi"/>
          <w:b w:val="0"/>
          <w:bCs w:val="0"/>
          <w:caps w:val="0"/>
          <w:color w:val="auto"/>
          <w:sz w:val="22"/>
          <w:szCs w:val="22"/>
        </w:rPr>
      </w:pPr>
      <w:del w:id="270" w:author="Auteur">
        <w:r w:rsidRPr="006411E7" w:rsidDel="00847F30">
          <w:rPr>
            <w:rPrChange w:id="271" w:author="Auteur">
              <w:rPr>
                <w:rStyle w:val="Lienhypertexte"/>
              </w:rPr>
            </w:rPrChange>
          </w:rPr>
          <w:delText>Créer le portail</w:delText>
        </w:r>
        <w:r w:rsidDel="00847F30">
          <w:rPr>
            <w:webHidden/>
          </w:rPr>
          <w:tab/>
        </w:r>
        <w:r w:rsidR="00343968" w:rsidDel="00847F30">
          <w:rPr>
            <w:webHidden/>
          </w:rPr>
          <w:delText>6</w:delText>
        </w:r>
      </w:del>
    </w:p>
    <w:p w14:paraId="10EC19C7" w14:textId="77777777" w:rsidR="000359C8" w:rsidDel="00847F30" w:rsidRDefault="000359C8">
      <w:pPr>
        <w:pStyle w:val="TM2"/>
        <w:tabs>
          <w:tab w:val="right" w:pos="8777"/>
        </w:tabs>
        <w:rPr>
          <w:del w:id="272" w:author="Auteur"/>
          <w:rFonts w:asciiTheme="minorHAnsi" w:eastAsiaTheme="minorEastAsia" w:hAnsiTheme="minorHAnsi" w:cstheme="minorBidi"/>
          <w:b w:val="0"/>
          <w:bCs w:val="0"/>
          <w:noProof/>
          <w:color w:val="auto"/>
          <w:sz w:val="22"/>
          <w:szCs w:val="22"/>
        </w:rPr>
      </w:pPr>
      <w:del w:id="273" w:author="Auteur">
        <w:r w:rsidRPr="006411E7" w:rsidDel="00847F30">
          <w:rPr>
            <w:rPrChange w:id="274" w:author="Auteur">
              <w:rPr>
                <w:rStyle w:val="Lienhypertexte"/>
                <w:noProof/>
              </w:rPr>
            </w:rPrChange>
          </w:rPr>
          <w:delText>Installer et configurer WampServer</w:delText>
        </w:r>
        <w:r w:rsidDel="00847F30">
          <w:rPr>
            <w:noProof/>
            <w:webHidden/>
          </w:rPr>
          <w:tab/>
        </w:r>
        <w:r w:rsidR="00343968" w:rsidDel="00847F30">
          <w:rPr>
            <w:noProof/>
            <w:webHidden/>
          </w:rPr>
          <w:delText>6</w:delText>
        </w:r>
      </w:del>
    </w:p>
    <w:p w14:paraId="4CA5B4C5" w14:textId="77777777" w:rsidR="000359C8" w:rsidDel="00847F30" w:rsidRDefault="000359C8">
      <w:pPr>
        <w:pStyle w:val="TM2"/>
        <w:tabs>
          <w:tab w:val="right" w:pos="8777"/>
        </w:tabs>
        <w:rPr>
          <w:del w:id="275" w:author="Auteur"/>
          <w:rFonts w:asciiTheme="minorHAnsi" w:eastAsiaTheme="minorEastAsia" w:hAnsiTheme="minorHAnsi" w:cstheme="minorBidi"/>
          <w:b w:val="0"/>
          <w:bCs w:val="0"/>
          <w:noProof/>
          <w:color w:val="auto"/>
          <w:sz w:val="22"/>
          <w:szCs w:val="22"/>
        </w:rPr>
      </w:pPr>
      <w:del w:id="276" w:author="Auteur">
        <w:r w:rsidRPr="006411E7" w:rsidDel="00847F30">
          <w:rPr>
            <w:rPrChange w:id="277" w:author="Auteur">
              <w:rPr>
                <w:rStyle w:val="Lienhypertexte"/>
                <w:noProof/>
              </w:rPr>
            </w:rPrChange>
          </w:rPr>
          <w:delText>Configurer le serveur et le pool de web services</w:delText>
        </w:r>
        <w:r w:rsidDel="00847F30">
          <w:rPr>
            <w:noProof/>
            <w:webHidden/>
          </w:rPr>
          <w:tab/>
        </w:r>
        <w:r w:rsidR="00343968" w:rsidDel="00847F30">
          <w:rPr>
            <w:noProof/>
            <w:webHidden/>
          </w:rPr>
          <w:delText>8</w:delText>
        </w:r>
      </w:del>
    </w:p>
    <w:p w14:paraId="0C14BC5E" w14:textId="77777777" w:rsidR="000359C8" w:rsidDel="00847F30" w:rsidRDefault="000359C8">
      <w:pPr>
        <w:pStyle w:val="TM2"/>
        <w:tabs>
          <w:tab w:val="right" w:pos="8777"/>
        </w:tabs>
        <w:rPr>
          <w:del w:id="278" w:author="Auteur"/>
          <w:rFonts w:asciiTheme="minorHAnsi" w:eastAsiaTheme="minorEastAsia" w:hAnsiTheme="minorHAnsi" w:cstheme="minorBidi"/>
          <w:b w:val="0"/>
          <w:bCs w:val="0"/>
          <w:noProof/>
          <w:color w:val="auto"/>
          <w:sz w:val="22"/>
          <w:szCs w:val="22"/>
        </w:rPr>
      </w:pPr>
      <w:del w:id="279" w:author="Auteur">
        <w:r w:rsidRPr="006411E7" w:rsidDel="00847F30">
          <w:rPr>
            <w:rPrChange w:id="280" w:author="Auteur">
              <w:rPr>
                <w:rStyle w:val="Lienhypertexte"/>
                <w:noProof/>
              </w:rPr>
            </w:rPrChange>
          </w:rPr>
          <w:delText>Installer et configurer le portail web PHP</w:delText>
        </w:r>
        <w:r w:rsidDel="00847F30">
          <w:rPr>
            <w:noProof/>
            <w:webHidden/>
          </w:rPr>
          <w:tab/>
        </w:r>
        <w:r w:rsidR="00343968" w:rsidDel="00847F30">
          <w:rPr>
            <w:noProof/>
            <w:webHidden/>
          </w:rPr>
          <w:delText>10</w:delText>
        </w:r>
      </w:del>
    </w:p>
    <w:p w14:paraId="128B0A9D" w14:textId="77777777" w:rsidR="000359C8" w:rsidDel="00847F30" w:rsidRDefault="000359C8">
      <w:pPr>
        <w:pStyle w:val="TM3"/>
        <w:tabs>
          <w:tab w:val="right" w:pos="8777"/>
        </w:tabs>
        <w:rPr>
          <w:del w:id="281" w:author="Auteur"/>
          <w:rFonts w:asciiTheme="minorHAnsi" w:eastAsiaTheme="minorEastAsia" w:hAnsiTheme="minorHAnsi" w:cstheme="minorBidi"/>
          <w:noProof/>
          <w:color w:val="auto"/>
          <w:sz w:val="22"/>
          <w:szCs w:val="22"/>
        </w:rPr>
      </w:pPr>
      <w:del w:id="282" w:author="Auteur">
        <w:r w:rsidRPr="006411E7" w:rsidDel="00847F30">
          <w:rPr>
            <w:rPrChange w:id="283" w:author="Auteur">
              <w:rPr>
                <w:rStyle w:val="Lienhypertexte"/>
                <w:noProof/>
              </w:rPr>
            </w:rPrChange>
          </w:rPr>
          <w:delText>Télécharger les fichiers projets du portail web PHP</w:delText>
        </w:r>
        <w:r w:rsidDel="00847F30">
          <w:rPr>
            <w:noProof/>
            <w:webHidden/>
          </w:rPr>
          <w:tab/>
        </w:r>
        <w:r w:rsidR="00343968" w:rsidDel="00847F30">
          <w:rPr>
            <w:noProof/>
            <w:webHidden/>
          </w:rPr>
          <w:delText>10</w:delText>
        </w:r>
      </w:del>
    </w:p>
    <w:p w14:paraId="7B22DFCE" w14:textId="77777777" w:rsidR="000359C8" w:rsidDel="00847F30" w:rsidRDefault="000359C8">
      <w:pPr>
        <w:pStyle w:val="TM3"/>
        <w:tabs>
          <w:tab w:val="right" w:pos="8777"/>
        </w:tabs>
        <w:rPr>
          <w:del w:id="284" w:author="Auteur"/>
          <w:rFonts w:asciiTheme="minorHAnsi" w:eastAsiaTheme="minorEastAsia" w:hAnsiTheme="minorHAnsi" w:cstheme="minorBidi"/>
          <w:noProof/>
          <w:color w:val="auto"/>
          <w:sz w:val="22"/>
          <w:szCs w:val="22"/>
        </w:rPr>
      </w:pPr>
      <w:del w:id="285" w:author="Auteur">
        <w:r w:rsidRPr="006411E7" w:rsidDel="00847F30">
          <w:rPr>
            <w:rPrChange w:id="286" w:author="Auteur">
              <w:rPr>
                <w:rStyle w:val="Lienhypertexte"/>
                <w:noProof/>
              </w:rPr>
            </w:rPrChange>
          </w:rPr>
          <w:delText>Configurer le portail</w:delText>
        </w:r>
        <w:r w:rsidDel="00847F30">
          <w:rPr>
            <w:noProof/>
            <w:webHidden/>
          </w:rPr>
          <w:tab/>
        </w:r>
        <w:r w:rsidR="00343968" w:rsidDel="00847F30">
          <w:rPr>
            <w:noProof/>
            <w:webHidden/>
          </w:rPr>
          <w:delText>11</w:delText>
        </w:r>
      </w:del>
    </w:p>
    <w:p w14:paraId="03F0D993" w14:textId="77777777" w:rsidR="000359C8" w:rsidDel="00847F30" w:rsidRDefault="000359C8">
      <w:pPr>
        <w:pStyle w:val="TM3"/>
        <w:tabs>
          <w:tab w:val="right" w:pos="8777"/>
        </w:tabs>
        <w:rPr>
          <w:del w:id="287" w:author="Auteur"/>
          <w:rFonts w:asciiTheme="minorHAnsi" w:eastAsiaTheme="minorEastAsia" w:hAnsiTheme="minorHAnsi" w:cstheme="minorBidi"/>
          <w:noProof/>
          <w:color w:val="auto"/>
          <w:sz w:val="22"/>
          <w:szCs w:val="22"/>
        </w:rPr>
      </w:pPr>
      <w:del w:id="288" w:author="Auteur">
        <w:r w:rsidRPr="006411E7" w:rsidDel="00847F30">
          <w:rPr>
            <w:rPrChange w:id="289" w:author="Auteur">
              <w:rPr>
                <w:rStyle w:val="Lienhypertexte"/>
                <w:noProof/>
              </w:rPr>
            </w:rPrChange>
          </w:rPr>
          <w:delText>Installer le patch d’application</w:delText>
        </w:r>
        <w:r w:rsidDel="00847F30">
          <w:rPr>
            <w:noProof/>
            <w:webHidden/>
          </w:rPr>
          <w:tab/>
        </w:r>
        <w:r w:rsidR="00343968" w:rsidDel="00847F30">
          <w:rPr>
            <w:noProof/>
            <w:webHidden/>
          </w:rPr>
          <w:delText>12</w:delText>
        </w:r>
      </w:del>
    </w:p>
    <w:p w14:paraId="49D79A11" w14:textId="77777777" w:rsidR="000359C8" w:rsidDel="00847F30" w:rsidRDefault="000359C8">
      <w:pPr>
        <w:pStyle w:val="TM2"/>
        <w:tabs>
          <w:tab w:val="right" w:pos="8777"/>
        </w:tabs>
        <w:rPr>
          <w:del w:id="290" w:author="Auteur"/>
          <w:rFonts w:asciiTheme="minorHAnsi" w:eastAsiaTheme="minorEastAsia" w:hAnsiTheme="minorHAnsi" w:cstheme="minorBidi"/>
          <w:b w:val="0"/>
          <w:bCs w:val="0"/>
          <w:noProof/>
          <w:color w:val="auto"/>
          <w:sz w:val="22"/>
          <w:szCs w:val="22"/>
        </w:rPr>
      </w:pPr>
      <w:del w:id="291" w:author="Auteur">
        <w:r w:rsidRPr="006411E7" w:rsidDel="00847F30">
          <w:rPr>
            <w:rPrChange w:id="292" w:author="Auteur">
              <w:rPr>
                <w:rStyle w:val="Lienhypertexte"/>
                <w:noProof/>
              </w:rPr>
            </w:rPrChange>
          </w:rPr>
          <w:delText>Publier le web service</w:delText>
        </w:r>
        <w:r w:rsidDel="00847F30">
          <w:rPr>
            <w:noProof/>
            <w:webHidden/>
          </w:rPr>
          <w:tab/>
        </w:r>
        <w:r w:rsidR="00343968" w:rsidDel="00847F30">
          <w:rPr>
            <w:noProof/>
            <w:webHidden/>
          </w:rPr>
          <w:delText>14</w:delText>
        </w:r>
      </w:del>
    </w:p>
    <w:p w14:paraId="6F3E6AD2" w14:textId="77777777" w:rsidR="000359C8" w:rsidDel="00847F30" w:rsidRDefault="000359C8">
      <w:pPr>
        <w:pStyle w:val="TM1"/>
        <w:rPr>
          <w:del w:id="293" w:author="Auteur"/>
          <w:rFonts w:asciiTheme="minorHAnsi" w:eastAsiaTheme="minorEastAsia" w:hAnsiTheme="minorHAnsi" w:cstheme="minorBidi"/>
          <w:b w:val="0"/>
          <w:bCs w:val="0"/>
          <w:caps w:val="0"/>
          <w:color w:val="auto"/>
          <w:sz w:val="22"/>
          <w:szCs w:val="22"/>
        </w:rPr>
      </w:pPr>
      <w:del w:id="294" w:author="Auteur">
        <w:r w:rsidRPr="006411E7" w:rsidDel="00847F30">
          <w:rPr>
            <w:rPrChange w:id="295" w:author="Auteur">
              <w:rPr>
                <w:rStyle w:val="Lienhypertexte"/>
              </w:rPr>
            </w:rPrChange>
          </w:rPr>
          <w:delText>Utiliser le portail</w:delText>
        </w:r>
        <w:r w:rsidDel="00847F30">
          <w:rPr>
            <w:webHidden/>
          </w:rPr>
          <w:tab/>
        </w:r>
        <w:r w:rsidR="00343968" w:rsidDel="00847F30">
          <w:rPr>
            <w:webHidden/>
          </w:rPr>
          <w:delText>15</w:delText>
        </w:r>
      </w:del>
    </w:p>
    <w:p w14:paraId="4894E2AA" w14:textId="77777777" w:rsidR="000359C8" w:rsidDel="00847F30" w:rsidRDefault="000359C8">
      <w:pPr>
        <w:pStyle w:val="TM2"/>
        <w:tabs>
          <w:tab w:val="right" w:pos="8777"/>
        </w:tabs>
        <w:rPr>
          <w:del w:id="296" w:author="Auteur"/>
          <w:rFonts w:asciiTheme="minorHAnsi" w:eastAsiaTheme="minorEastAsia" w:hAnsiTheme="minorHAnsi" w:cstheme="minorBidi"/>
          <w:b w:val="0"/>
          <w:bCs w:val="0"/>
          <w:noProof/>
          <w:color w:val="auto"/>
          <w:sz w:val="22"/>
          <w:szCs w:val="22"/>
        </w:rPr>
      </w:pPr>
      <w:del w:id="297" w:author="Auteur">
        <w:r w:rsidRPr="006411E7" w:rsidDel="00847F30">
          <w:rPr>
            <w:rPrChange w:id="298" w:author="Auteur">
              <w:rPr>
                <w:rStyle w:val="Lienhypertexte"/>
                <w:noProof/>
              </w:rPr>
            </w:rPrChange>
          </w:rPr>
          <w:delText>Accéder au portail</w:delText>
        </w:r>
        <w:r w:rsidDel="00847F30">
          <w:rPr>
            <w:noProof/>
            <w:webHidden/>
          </w:rPr>
          <w:tab/>
        </w:r>
        <w:r w:rsidR="00343968" w:rsidDel="00847F30">
          <w:rPr>
            <w:noProof/>
            <w:webHidden/>
          </w:rPr>
          <w:delText>15</w:delText>
        </w:r>
      </w:del>
    </w:p>
    <w:p w14:paraId="12C86EA6" w14:textId="77777777" w:rsidR="000359C8" w:rsidDel="00847F30" w:rsidRDefault="000359C8">
      <w:pPr>
        <w:pStyle w:val="TM2"/>
        <w:tabs>
          <w:tab w:val="right" w:pos="8777"/>
        </w:tabs>
        <w:rPr>
          <w:del w:id="299" w:author="Auteur"/>
          <w:rFonts w:asciiTheme="minorHAnsi" w:eastAsiaTheme="minorEastAsia" w:hAnsiTheme="minorHAnsi" w:cstheme="minorBidi"/>
          <w:b w:val="0"/>
          <w:bCs w:val="0"/>
          <w:noProof/>
          <w:color w:val="auto"/>
          <w:sz w:val="22"/>
          <w:szCs w:val="22"/>
        </w:rPr>
      </w:pPr>
      <w:del w:id="300" w:author="Auteur">
        <w:r w:rsidRPr="006411E7" w:rsidDel="00847F30">
          <w:rPr>
            <w:rPrChange w:id="301" w:author="Auteur">
              <w:rPr>
                <w:rStyle w:val="Lienhypertexte"/>
                <w:noProof/>
              </w:rPr>
            </w:rPrChange>
          </w:rPr>
          <w:delText>Consulter une commande</w:delText>
        </w:r>
        <w:r w:rsidDel="00847F30">
          <w:rPr>
            <w:noProof/>
            <w:webHidden/>
          </w:rPr>
          <w:tab/>
        </w:r>
        <w:r w:rsidR="00343968" w:rsidDel="00847F30">
          <w:rPr>
            <w:noProof/>
            <w:webHidden/>
          </w:rPr>
          <w:delText>16</w:delText>
        </w:r>
      </w:del>
    </w:p>
    <w:p w14:paraId="2E499672" w14:textId="77777777" w:rsidR="000359C8" w:rsidDel="00847F30" w:rsidRDefault="000359C8">
      <w:pPr>
        <w:pStyle w:val="TM2"/>
        <w:tabs>
          <w:tab w:val="right" w:pos="8777"/>
        </w:tabs>
        <w:rPr>
          <w:del w:id="302" w:author="Auteur"/>
          <w:rFonts w:asciiTheme="minorHAnsi" w:eastAsiaTheme="minorEastAsia" w:hAnsiTheme="minorHAnsi" w:cstheme="minorBidi"/>
          <w:b w:val="0"/>
          <w:bCs w:val="0"/>
          <w:noProof/>
          <w:color w:val="auto"/>
          <w:sz w:val="22"/>
          <w:szCs w:val="22"/>
        </w:rPr>
      </w:pPr>
      <w:del w:id="303" w:author="Auteur">
        <w:r w:rsidRPr="006411E7" w:rsidDel="00847F30">
          <w:rPr>
            <w:rPrChange w:id="304" w:author="Auteur">
              <w:rPr>
                <w:rStyle w:val="Lienhypertexte"/>
                <w:noProof/>
              </w:rPr>
            </w:rPrChange>
          </w:rPr>
          <w:delText>Créer une commande</w:delText>
        </w:r>
        <w:r w:rsidDel="00847F30">
          <w:rPr>
            <w:noProof/>
            <w:webHidden/>
          </w:rPr>
          <w:tab/>
        </w:r>
        <w:r w:rsidR="00343968" w:rsidDel="00847F30">
          <w:rPr>
            <w:noProof/>
            <w:webHidden/>
          </w:rPr>
          <w:delText>17</w:delText>
        </w:r>
      </w:del>
    </w:p>
    <w:p w14:paraId="581D5979" w14:textId="77777777" w:rsidR="000359C8" w:rsidDel="00847F30" w:rsidRDefault="000359C8">
      <w:pPr>
        <w:pStyle w:val="TM2"/>
        <w:tabs>
          <w:tab w:val="right" w:pos="8777"/>
        </w:tabs>
        <w:rPr>
          <w:del w:id="305" w:author="Auteur"/>
          <w:rFonts w:asciiTheme="minorHAnsi" w:eastAsiaTheme="minorEastAsia" w:hAnsiTheme="minorHAnsi" w:cstheme="minorBidi"/>
          <w:b w:val="0"/>
          <w:bCs w:val="0"/>
          <w:noProof/>
          <w:color w:val="auto"/>
          <w:sz w:val="22"/>
          <w:szCs w:val="22"/>
        </w:rPr>
      </w:pPr>
      <w:del w:id="306" w:author="Auteur">
        <w:r w:rsidRPr="006411E7" w:rsidDel="00847F30">
          <w:rPr>
            <w:rPrChange w:id="307" w:author="Auteur">
              <w:rPr>
                <w:rStyle w:val="Lienhypertexte"/>
                <w:noProof/>
              </w:rPr>
            </w:rPrChange>
          </w:rPr>
          <w:delText>Créer une commande</w:delText>
        </w:r>
        <w:r w:rsidDel="00847F30">
          <w:rPr>
            <w:noProof/>
            <w:webHidden/>
          </w:rPr>
          <w:tab/>
        </w:r>
        <w:r w:rsidR="00343968" w:rsidDel="00847F30">
          <w:rPr>
            <w:noProof/>
            <w:webHidden/>
          </w:rPr>
          <w:delText>17</w:delText>
        </w:r>
      </w:del>
    </w:p>
    <w:p w14:paraId="78FE4A6D" w14:textId="77777777" w:rsidR="000359C8" w:rsidDel="00847F30" w:rsidRDefault="000359C8">
      <w:pPr>
        <w:pStyle w:val="TM1"/>
        <w:rPr>
          <w:del w:id="308" w:author="Auteur"/>
          <w:rFonts w:asciiTheme="minorHAnsi" w:eastAsiaTheme="minorEastAsia" w:hAnsiTheme="minorHAnsi" w:cstheme="minorBidi"/>
          <w:b w:val="0"/>
          <w:bCs w:val="0"/>
          <w:caps w:val="0"/>
          <w:color w:val="auto"/>
          <w:sz w:val="22"/>
          <w:szCs w:val="22"/>
        </w:rPr>
      </w:pPr>
      <w:del w:id="309" w:author="Auteur">
        <w:r w:rsidRPr="006411E7" w:rsidDel="00847F30">
          <w:rPr>
            <w:rPrChange w:id="310" w:author="Auteur">
              <w:rPr>
                <w:rStyle w:val="Lienhypertexte"/>
              </w:rPr>
            </w:rPrChange>
          </w:rPr>
          <w:delText>Pour les développeurs</w:delText>
        </w:r>
        <w:r w:rsidDel="00847F30">
          <w:rPr>
            <w:webHidden/>
          </w:rPr>
          <w:tab/>
        </w:r>
        <w:r w:rsidR="00343968" w:rsidDel="00847F30">
          <w:rPr>
            <w:webHidden/>
          </w:rPr>
          <w:delText>19</w:delText>
        </w:r>
      </w:del>
    </w:p>
    <w:p w14:paraId="4E7A1EC6" w14:textId="77777777" w:rsidR="000359C8" w:rsidDel="00847F30" w:rsidRDefault="000359C8">
      <w:pPr>
        <w:pStyle w:val="TM2"/>
        <w:tabs>
          <w:tab w:val="right" w:pos="8777"/>
        </w:tabs>
        <w:rPr>
          <w:del w:id="311" w:author="Auteur"/>
          <w:rFonts w:asciiTheme="minorHAnsi" w:eastAsiaTheme="minorEastAsia" w:hAnsiTheme="minorHAnsi" w:cstheme="minorBidi"/>
          <w:b w:val="0"/>
          <w:bCs w:val="0"/>
          <w:noProof/>
          <w:color w:val="auto"/>
          <w:sz w:val="22"/>
          <w:szCs w:val="22"/>
        </w:rPr>
      </w:pPr>
      <w:del w:id="312" w:author="Auteur">
        <w:r w:rsidRPr="006411E7" w:rsidDel="00847F30">
          <w:rPr>
            <w:rPrChange w:id="313" w:author="Auteur">
              <w:rPr>
                <w:rStyle w:val="Lienhypertexte"/>
                <w:noProof/>
              </w:rPr>
            </w:rPrChange>
          </w:rPr>
          <w:delText>Lister les commandes</w:delText>
        </w:r>
        <w:r w:rsidDel="00847F30">
          <w:rPr>
            <w:noProof/>
            <w:webHidden/>
          </w:rPr>
          <w:tab/>
        </w:r>
        <w:r w:rsidR="00343968" w:rsidDel="00847F30">
          <w:rPr>
            <w:noProof/>
            <w:webHidden/>
          </w:rPr>
          <w:delText>20</w:delText>
        </w:r>
      </w:del>
    </w:p>
    <w:p w14:paraId="3DFB706A" w14:textId="77777777" w:rsidR="000359C8" w:rsidDel="00847F30" w:rsidRDefault="000359C8">
      <w:pPr>
        <w:pStyle w:val="TM2"/>
        <w:tabs>
          <w:tab w:val="right" w:pos="8777"/>
        </w:tabs>
        <w:rPr>
          <w:del w:id="314" w:author="Auteur"/>
          <w:rFonts w:asciiTheme="minorHAnsi" w:eastAsiaTheme="minorEastAsia" w:hAnsiTheme="minorHAnsi" w:cstheme="minorBidi"/>
          <w:b w:val="0"/>
          <w:bCs w:val="0"/>
          <w:noProof/>
          <w:color w:val="auto"/>
          <w:sz w:val="22"/>
          <w:szCs w:val="22"/>
        </w:rPr>
      </w:pPr>
      <w:del w:id="315" w:author="Auteur">
        <w:r w:rsidRPr="006411E7" w:rsidDel="00847F30">
          <w:rPr>
            <w:rPrChange w:id="316" w:author="Auteur">
              <w:rPr>
                <w:rStyle w:val="Lienhypertexte"/>
                <w:noProof/>
              </w:rPr>
            </w:rPrChange>
          </w:rPr>
          <w:delText>Lire une commande</w:delText>
        </w:r>
        <w:r w:rsidDel="00847F30">
          <w:rPr>
            <w:noProof/>
            <w:webHidden/>
          </w:rPr>
          <w:tab/>
        </w:r>
        <w:r w:rsidR="00343968" w:rsidDel="00847F30">
          <w:rPr>
            <w:noProof/>
            <w:webHidden/>
          </w:rPr>
          <w:delText>23</w:delText>
        </w:r>
      </w:del>
    </w:p>
    <w:p w14:paraId="72146E38" w14:textId="77777777" w:rsidR="000359C8" w:rsidDel="00847F30" w:rsidRDefault="000359C8">
      <w:pPr>
        <w:pStyle w:val="TM2"/>
        <w:tabs>
          <w:tab w:val="right" w:pos="8777"/>
        </w:tabs>
        <w:rPr>
          <w:del w:id="317" w:author="Auteur"/>
          <w:rFonts w:asciiTheme="minorHAnsi" w:eastAsiaTheme="minorEastAsia" w:hAnsiTheme="minorHAnsi" w:cstheme="minorBidi"/>
          <w:b w:val="0"/>
          <w:bCs w:val="0"/>
          <w:noProof/>
          <w:color w:val="auto"/>
          <w:sz w:val="22"/>
          <w:szCs w:val="22"/>
        </w:rPr>
      </w:pPr>
      <w:del w:id="318" w:author="Auteur">
        <w:r w:rsidRPr="006411E7" w:rsidDel="00847F30">
          <w:rPr>
            <w:rPrChange w:id="319" w:author="Auteur">
              <w:rPr>
                <w:rStyle w:val="Lienhypertexte"/>
                <w:noProof/>
              </w:rPr>
            </w:rPrChange>
          </w:rPr>
          <w:delText>Créer une commande en étant connecté</w:delText>
        </w:r>
        <w:r w:rsidDel="00847F30">
          <w:rPr>
            <w:noProof/>
            <w:webHidden/>
          </w:rPr>
          <w:tab/>
        </w:r>
        <w:r w:rsidR="00343968" w:rsidDel="00847F30">
          <w:rPr>
            <w:noProof/>
            <w:webHidden/>
          </w:rPr>
          <w:delText>25</w:delText>
        </w:r>
      </w:del>
    </w:p>
    <w:p w14:paraId="14D540C6" w14:textId="77777777" w:rsidR="005F40A6" w:rsidRDefault="00DD1A40">
      <w:pPr>
        <w:pStyle w:val="TM1"/>
      </w:pPr>
      <w:r>
        <w:rPr>
          <w:b w:val="0"/>
        </w:rPr>
        <w:fldChar w:fldCharType="end"/>
      </w:r>
    </w:p>
    <w:p w14:paraId="5422AB18" w14:textId="77777777" w:rsidR="003E6A94" w:rsidRPr="00B43CCC" w:rsidRDefault="00DD1A40" w:rsidP="003E6A94">
      <w:pPr>
        <w:pStyle w:val="SAGETitleDate"/>
      </w:pPr>
      <w:r>
        <w:t>Juin 2016</w:t>
      </w:r>
      <w:bookmarkStart w:id="320" w:name="_Contents"/>
      <w:bookmarkEnd w:id="320"/>
    </w:p>
    <w:p w14:paraId="510A9647" w14:textId="77777777" w:rsidR="003E6A94" w:rsidRPr="00233F20" w:rsidRDefault="00DD1A40" w:rsidP="003E6A94">
      <w:pPr>
        <w:pStyle w:val="SAGEHeading1"/>
        <w:framePr w:wrap="around"/>
        <w:rPr>
          <w:caps/>
        </w:rPr>
      </w:pPr>
      <w:bookmarkStart w:id="321" w:name="_Toc453744988"/>
      <w:bookmarkStart w:id="322" w:name="_Toc33535397"/>
      <w:r>
        <w:lastRenderedPageBreak/>
        <w:t>Prérequis</w:t>
      </w:r>
      <w:bookmarkEnd w:id="321"/>
      <w:bookmarkEnd w:id="322"/>
    </w:p>
    <w:p w14:paraId="1E34047A" w14:textId="77777777" w:rsidR="003E6A94" w:rsidRDefault="00DD1A40" w:rsidP="003E6A94">
      <w:r>
        <w:t>Pour créer le portail web PHP, vous aurez besoin :</w:t>
      </w:r>
    </w:p>
    <w:p w14:paraId="4C9C7843" w14:textId="77777777" w:rsidR="003E6A94" w:rsidRDefault="003E6A94" w:rsidP="003E6A94"/>
    <w:p w14:paraId="29BE882B" w14:textId="77777777" w:rsidR="003E6A94" w:rsidRDefault="00DD1A40" w:rsidP="003E6A94">
      <w:pPr>
        <w:pStyle w:val="SAGEBullet1"/>
        <w:numPr>
          <w:ilvl w:val="0"/>
          <w:numId w:val="1"/>
        </w:numPr>
      </w:pPr>
      <w:r>
        <w:t>Du système d'exploitation Windows 64 bit</w:t>
      </w:r>
    </w:p>
    <w:p w14:paraId="0D7AADB2" w14:textId="77777777" w:rsidR="003E6A94" w:rsidRPr="009A2A42" w:rsidRDefault="00DD1A40" w:rsidP="003E6A94">
      <w:pPr>
        <w:pStyle w:val="SAGEBullet1"/>
        <w:numPr>
          <w:ilvl w:val="0"/>
          <w:numId w:val="1"/>
        </w:numPr>
      </w:pPr>
      <w:r>
        <w:t xml:space="preserve">De </w:t>
      </w:r>
      <w:r w:rsidR="007A30CB">
        <w:t xml:space="preserve">l’Update </w:t>
      </w:r>
      <w:r>
        <w:t>9.0.2 ou plus</w:t>
      </w:r>
    </w:p>
    <w:p w14:paraId="3666317F" w14:textId="77777777" w:rsidR="003E6A94" w:rsidRDefault="00DD1A40" w:rsidP="003E6A94">
      <w:pPr>
        <w:pStyle w:val="SAGEBullet1"/>
        <w:numPr>
          <w:ilvl w:val="0"/>
          <w:numId w:val="1"/>
        </w:numPr>
        <w:rPr>
          <w:ins w:id="323" w:author="Auteur"/>
          <w:lang w:val="es-ES"/>
        </w:rPr>
      </w:pPr>
      <w:r w:rsidRPr="001A7894">
        <w:rPr>
          <w:lang w:val="es-ES"/>
        </w:rPr>
        <w:t xml:space="preserve">De Microsoft Visual C++ 2012 </w:t>
      </w:r>
      <w:proofErr w:type="spellStart"/>
      <w:r w:rsidRPr="001A7894">
        <w:rPr>
          <w:lang w:val="es-ES"/>
        </w:rPr>
        <w:t>Redistributable</w:t>
      </w:r>
      <w:proofErr w:type="spellEnd"/>
      <w:r w:rsidRPr="001A7894">
        <w:rPr>
          <w:lang w:val="es-ES"/>
        </w:rPr>
        <w:t xml:space="preserve"> (x64)</w:t>
      </w:r>
    </w:p>
    <w:p w14:paraId="0985B8F2" w14:textId="77777777" w:rsidR="00085B0B" w:rsidRPr="001A7894" w:rsidDel="00085B0B" w:rsidRDefault="00085B0B">
      <w:pPr>
        <w:pStyle w:val="SAGEBullet1"/>
        <w:numPr>
          <w:ilvl w:val="0"/>
          <w:numId w:val="0"/>
        </w:numPr>
        <w:ind w:left="340"/>
        <w:rPr>
          <w:del w:id="324" w:author="Auteur"/>
          <w:lang w:val="es-ES"/>
        </w:rPr>
        <w:pPrChange w:id="325" w:author="Auteur">
          <w:pPr>
            <w:pStyle w:val="SAGEBullet1"/>
            <w:numPr>
              <w:numId w:val="1"/>
            </w:numPr>
          </w:pPr>
        </w:pPrChange>
      </w:pPr>
    </w:p>
    <w:p w14:paraId="6A14CD4A" w14:textId="77777777" w:rsidR="003E6A94" w:rsidRDefault="00DD1A40">
      <w:pPr>
        <w:pStyle w:val="SAGEHeading2"/>
        <w:pPrChange w:id="326" w:author="Auteur">
          <w:pPr/>
        </w:pPrChange>
      </w:pPr>
      <w:bookmarkStart w:id="327" w:name="_Toc453676511"/>
      <w:bookmarkStart w:id="328" w:name="_Toc453744989"/>
      <w:bookmarkStart w:id="329" w:name="_Toc33535398"/>
      <w:r>
        <w:t xml:space="preserve">Installer Microsoft Visual C++ 2012 </w:t>
      </w:r>
      <w:proofErr w:type="spellStart"/>
      <w:r>
        <w:t>Redistributable</w:t>
      </w:r>
      <w:proofErr w:type="spellEnd"/>
      <w:r>
        <w:t xml:space="preserve"> (x64)</w:t>
      </w:r>
      <w:bookmarkEnd w:id="327"/>
      <w:bookmarkEnd w:id="328"/>
      <w:bookmarkEnd w:id="329"/>
    </w:p>
    <w:p w14:paraId="3B14849F" w14:textId="77777777" w:rsidR="003E6A94" w:rsidRDefault="00DD1A40" w:rsidP="003E6A94">
      <w:pPr>
        <w:pStyle w:val="SAGEBodyText"/>
        <w:rPr>
          <w:rStyle w:val="Lienhypertexte"/>
        </w:rPr>
      </w:pPr>
      <w:r>
        <w:t xml:space="preserve">Depuis </w:t>
      </w:r>
      <w:hyperlink r:id="rId13" w:history="1">
        <w:r>
          <w:rPr>
            <w:rStyle w:val="Lienhypertexte"/>
          </w:rPr>
          <w:t>https://www.microsoft.com/fr-fr/download/details.aspx?id=30679</w:t>
        </w:r>
      </w:hyperlink>
    </w:p>
    <w:p w14:paraId="1D30A174" w14:textId="77777777" w:rsidR="003E6A94" w:rsidRDefault="00DD1A40" w:rsidP="003E6A94">
      <w:pPr>
        <w:pStyle w:val="SAGEBodyText"/>
        <w:rPr>
          <w:rStyle w:val="Lienhypertexte"/>
        </w:rPr>
      </w:pPr>
      <w:r>
        <w:t xml:space="preserve">Sélectionnez votre langue dans le menu déroulant et cliquez sur </w:t>
      </w:r>
      <w:r>
        <w:rPr>
          <w:b/>
        </w:rPr>
        <w:t>Télécharger</w:t>
      </w:r>
      <w:r>
        <w:t>.</w:t>
      </w:r>
    </w:p>
    <w:p w14:paraId="6DAEA2E0" w14:textId="77777777" w:rsidR="003E6A94" w:rsidRDefault="00DD1A40" w:rsidP="003E6A94">
      <w:pPr>
        <w:pStyle w:val="SAGEBodyText"/>
      </w:pPr>
      <w:r>
        <w:t xml:space="preserve">Plusieurs fichiers sont disponibles pour ce téléchargement. Sélectionnez </w:t>
      </w:r>
      <w:r>
        <w:rPr>
          <w:b/>
        </w:rPr>
        <w:t>VSU4/vcredist_x64.exe</w:t>
      </w:r>
      <w:r>
        <w:t>.</w:t>
      </w:r>
    </w:p>
    <w:p w14:paraId="5FAB4D01" w14:textId="77777777" w:rsidR="003E6A94" w:rsidRDefault="00696B80" w:rsidP="003E6A94">
      <w:pPr>
        <w:pStyle w:val="SAGEBodyText"/>
      </w:pPr>
      <w:r>
        <w:rPr>
          <w:noProof/>
        </w:rPr>
        <w:drawing>
          <wp:inline distT="0" distB="0" distL="0" distR="0" wp14:anchorId="56D9968D" wp14:editId="7471825A">
            <wp:extent cx="2809875" cy="1552575"/>
            <wp:effectExtent l="19050" t="19050" r="28575" b="285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1552575"/>
                    </a:xfrm>
                    <a:prstGeom prst="rect">
                      <a:avLst/>
                    </a:prstGeom>
                    <a:noFill/>
                    <a:ln w="9525" cmpd="sng">
                      <a:solidFill>
                        <a:srgbClr val="BFBFBF"/>
                      </a:solidFill>
                      <a:miter lim="800000"/>
                      <a:headEnd/>
                      <a:tailEnd/>
                    </a:ln>
                    <a:effectLst/>
                  </pic:spPr>
                </pic:pic>
              </a:graphicData>
            </a:graphic>
          </wp:inline>
        </w:drawing>
      </w:r>
    </w:p>
    <w:p w14:paraId="49B61347" w14:textId="77777777" w:rsidR="003E6A94" w:rsidRPr="009D3BC7" w:rsidRDefault="003E6A94" w:rsidP="003E6A94">
      <w:pPr>
        <w:pStyle w:val="SAGEBodyText"/>
      </w:pPr>
    </w:p>
    <w:p w14:paraId="690E648E" w14:textId="77777777" w:rsidR="003E6A94" w:rsidRPr="002F55C2" w:rsidRDefault="003E6A94" w:rsidP="003E6A94">
      <w:pPr>
        <w:pStyle w:val="SAGEBullet1"/>
        <w:numPr>
          <w:ilvl w:val="0"/>
          <w:numId w:val="0"/>
        </w:numPr>
        <w:ind w:left="340"/>
      </w:pPr>
    </w:p>
    <w:p w14:paraId="68348CA7" w14:textId="77777777" w:rsidR="003E6A94" w:rsidRPr="00103F6D" w:rsidRDefault="00DD1A40" w:rsidP="003E6A94">
      <w:pPr>
        <w:pStyle w:val="SAGEHeading1"/>
        <w:framePr w:wrap="around"/>
      </w:pPr>
      <w:bookmarkStart w:id="330" w:name="_Toc453744990"/>
      <w:bookmarkStart w:id="331" w:name="_Toc33535399"/>
      <w:bookmarkStart w:id="332" w:name="_Toc449016740"/>
      <w:r>
        <w:lastRenderedPageBreak/>
        <w:t>Créer le portail</w:t>
      </w:r>
      <w:bookmarkEnd w:id="330"/>
      <w:bookmarkEnd w:id="331"/>
    </w:p>
    <w:p w14:paraId="4304C02E" w14:textId="77777777" w:rsidR="003E6A94" w:rsidRDefault="00DD1A40">
      <w:pPr>
        <w:pStyle w:val="SAGEHeading2"/>
        <w:pPrChange w:id="333" w:author="Auteur">
          <w:pPr/>
        </w:pPrChange>
      </w:pPr>
      <w:bookmarkStart w:id="334" w:name="_Toc453676512"/>
      <w:bookmarkStart w:id="335" w:name="_Toc453744991"/>
      <w:bookmarkStart w:id="336" w:name="_Toc33535400"/>
      <w:r w:rsidRPr="003C7ABB">
        <w:t>Installer</w:t>
      </w:r>
      <w:r>
        <w:t xml:space="preserve"> et configurer WampServer</w:t>
      </w:r>
      <w:bookmarkEnd w:id="332"/>
      <w:bookmarkEnd w:id="334"/>
      <w:bookmarkEnd w:id="335"/>
      <w:bookmarkEnd w:id="336"/>
    </w:p>
    <w:p w14:paraId="284D7290" w14:textId="77777777" w:rsidR="00835524" w:rsidRDefault="00DD1A40" w:rsidP="003E6A94">
      <w:pPr>
        <w:pStyle w:val="SAGEBodyText"/>
        <w:rPr>
          <w:ins w:id="337" w:author="Auteur"/>
          <w:rStyle w:val="Lienhypertexte"/>
          <w:u w:val="none"/>
        </w:rPr>
      </w:pPr>
      <w:r>
        <w:t xml:space="preserve">Vous pouvez télécharger WampServer depuis </w:t>
      </w:r>
      <w:hyperlink r:id="rId15" w:history="1">
        <w:r>
          <w:rPr>
            <w:rStyle w:val="Lienhypertexte"/>
          </w:rPr>
          <w:t>www.wampserver.com</w:t>
        </w:r>
      </w:hyperlink>
      <w:r>
        <w:rPr>
          <w:rStyle w:val="Lienhypertexte"/>
        </w:rPr>
        <w:t>.</w:t>
      </w:r>
      <w:r>
        <w:rPr>
          <w:rStyle w:val="Lienhypertexte"/>
          <w:u w:val="none"/>
        </w:rPr>
        <w:t xml:space="preserve"> </w:t>
      </w:r>
    </w:p>
    <w:p w14:paraId="3E30CD96" w14:textId="77777777" w:rsidR="00835524" w:rsidRDefault="00835524" w:rsidP="003E6A94">
      <w:pPr>
        <w:pStyle w:val="SAGEBodyText"/>
        <w:rPr>
          <w:ins w:id="338" w:author="Auteur"/>
          <w:rStyle w:val="Lienhypertexte"/>
          <w:u w:val="none"/>
        </w:rPr>
      </w:pPr>
      <w:ins w:id="339" w:author="Auteur">
        <w:r>
          <w:rPr>
            <w:noProof/>
          </w:rPr>
          <w:drawing>
            <wp:inline distT="0" distB="0" distL="0" distR="0" wp14:anchorId="41A29C73" wp14:editId="1658B508">
              <wp:extent cx="5579745" cy="2075180"/>
              <wp:effectExtent l="0" t="0" r="190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75180"/>
                      </a:xfrm>
                      <a:prstGeom prst="rect">
                        <a:avLst/>
                      </a:prstGeom>
                    </pic:spPr>
                  </pic:pic>
                </a:graphicData>
              </a:graphic>
            </wp:inline>
          </w:drawing>
        </w:r>
      </w:ins>
    </w:p>
    <w:p w14:paraId="714BD412" w14:textId="77777777" w:rsidR="003E6A94" w:rsidRDefault="00DD1A40" w:rsidP="003E6A94">
      <w:pPr>
        <w:pStyle w:val="SAGEBodyText"/>
      </w:pPr>
      <w:r>
        <w:t>Sur la page d'accueil, descendez et téléchargez :</w:t>
      </w:r>
    </w:p>
    <w:p w14:paraId="0513BBEA" w14:textId="77777777" w:rsidR="00835524" w:rsidRDefault="00835524" w:rsidP="00835524">
      <w:pPr>
        <w:pStyle w:val="SAGEBodyText"/>
        <w:rPr>
          <w:ins w:id="340" w:author="Auteur"/>
          <w:b/>
        </w:rPr>
      </w:pPr>
      <w:ins w:id="341" w:author="Auteur">
        <w:r>
          <w:rPr>
            <w:b/>
          </w:rPr>
          <w:t>WAMP SERVER 64 BITS (X64) 3.0.6</w:t>
        </w:r>
      </w:ins>
    </w:p>
    <w:p w14:paraId="611CBFC5" w14:textId="77777777" w:rsidR="00835524" w:rsidRPr="002F55C2" w:rsidRDefault="00835524" w:rsidP="00835524">
      <w:pPr>
        <w:pStyle w:val="SAGEBodyText"/>
        <w:rPr>
          <w:ins w:id="342" w:author="Auteur"/>
          <w:b/>
        </w:rPr>
      </w:pPr>
      <w:ins w:id="343" w:author="Auteur">
        <w:r>
          <w:rPr>
            <w:b/>
          </w:rPr>
          <w:t xml:space="preserve">La version qui est en fait téléchargée est au minimum 3.1.4 </w:t>
        </w:r>
      </w:ins>
    </w:p>
    <w:p w14:paraId="26F5D883" w14:textId="77777777" w:rsidR="00835524" w:rsidRPr="003241E7" w:rsidRDefault="00835524" w:rsidP="00835524">
      <w:pPr>
        <w:pStyle w:val="SAGEBodyText"/>
        <w:rPr>
          <w:ins w:id="344" w:author="Auteur"/>
        </w:rPr>
      </w:pPr>
      <w:ins w:id="345" w:author="Auteur">
        <w:r>
          <w:t xml:space="preserve">Par défaut, WampServer s'installe dans </w:t>
        </w:r>
        <w:r>
          <w:rPr>
            <w:b/>
          </w:rPr>
          <w:t xml:space="preserve">c:\wamp64 </w:t>
        </w:r>
        <w:r w:rsidRPr="00C04D22">
          <w:t>mais il est préférable de choisir</w:t>
        </w:r>
        <w:r>
          <w:rPr>
            <w:b/>
          </w:rPr>
          <w:t xml:space="preserve"> c:\sage\wamp</w:t>
        </w:r>
        <w:r>
          <w:t>, ou un dossier différent.</w:t>
        </w:r>
      </w:ins>
    </w:p>
    <w:p w14:paraId="407FDB4D" w14:textId="77777777" w:rsidR="00835524" w:rsidRDefault="00835524" w:rsidP="00835524">
      <w:pPr>
        <w:pStyle w:val="SAGEBodyText"/>
        <w:rPr>
          <w:ins w:id="346" w:author="Auteur"/>
        </w:rPr>
      </w:pPr>
      <w:ins w:id="347" w:author="Auteur">
        <w:r>
          <w:t xml:space="preserve">Ensuite, vous pouvez choisir un navigateur par défaut comme Chrome ou IE. </w:t>
        </w:r>
      </w:ins>
    </w:p>
    <w:p w14:paraId="040CFE48" w14:textId="77777777" w:rsidR="003E6A94" w:rsidRPr="002F55C2" w:rsidDel="00835524" w:rsidRDefault="00DD1A40" w:rsidP="003E6A94">
      <w:pPr>
        <w:pStyle w:val="SAGEBodyText"/>
        <w:rPr>
          <w:del w:id="348" w:author="Auteur"/>
          <w:b/>
        </w:rPr>
      </w:pPr>
      <w:del w:id="349" w:author="Auteur">
        <w:r w:rsidDel="00835524">
          <w:rPr>
            <w:b/>
          </w:rPr>
          <w:delText xml:space="preserve">WAMP SERVER (64 BITS &amp; PHP 5.5) 2.5 </w:delText>
        </w:r>
      </w:del>
    </w:p>
    <w:p w14:paraId="0183B374" w14:textId="77777777" w:rsidR="003E6A94" w:rsidRPr="003241E7" w:rsidDel="00835524" w:rsidRDefault="00DD1A40" w:rsidP="003E6A94">
      <w:pPr>
        <w:pStyle w:val="SAGEBodyText"/>
        <w:rPr>
          <w:del w:id="350" w:author="Auteur"/>
        </w:rPr>
      </w:pPr>
      <w:del w:id="351" w:author="Auteur">
        <w:r w:rsidDel="00835524">
          <w:delText xml:space="preserve">Par défaut, WampServer s'installe dans </w:delText>
        </w:r>
        <w:r w:rsidDel="00835524">
          <w:rPr>
            <w:b/>
          </w:rPr>
          <w:delText>c:\sage\wamp</w:delText>
        </w:r>
        <w:r w:rsidDel="00835524">
          <w:delText>, mais vous pouvez sélectionner un dossier différent.</w:delText>
        </w:r>
      </w:del>
    </w:p>
    <w:p w14:paraId="34880B75" w14:textId="77777777" w:rsidR="003E6A94" w:rsidDel="00835524" w:rsidRDefault="00DD1A40" w:rsidP="003E6A94">
      <w:pPr>
        <w:pStyle w:val="SAGEBodyText"/>
        <w:rPr>
          <w:del w:id="352" w:author="Auteur"/>
        </w:rPr>
      </w:pPr>
      <w:del w:id="353" w:author="Auteur">
        <w:r w:rsidDel="00835524">
          <w:delText xml:space="preserve">Ensuite, vous devez choisir un navigateur par défaut comme Chrome ou IE. </w:delText>
        </w:r>
      </w:del>
    </w:p>
    <w:p w14:paraId="622C68AF" w14:textId="77777777" w:rsidR="003E6A94" w:rsidRDefault="00DD1A40" w:rsidP="003E6A94">
      <w:pPr>
        <w:pStyle w:val="SAGEBodyText"/>
      </w:pPr>
      <w:r>
        <w:t xml:space="preserve">Cherchez le fichier EXE sur votre ordinateur. </w:t>
      </w:r>
    </w:p>
    <w:p w14:paraId="5CB8FD77" w14:textId="77777777" w:rsidR="003E6A94" w:rsidRDefault="00DD1A40" w:rsidP="003E6A94">
      <w:pPr>
        <w:pStyle w:val="SAGEBodyText"/>
      </w:pPr>
      <w:r>
        <w:t>Sélectionnez le fichier et cliquez sur Ouvrir.</w:t>
      </w:r>
    </w:p>
    <w:p w14:paraId="3FE0B85D" w14:textId="77777777" w:rsidR="003E6A94" w:rsidRDefault="00DD1A40" w:rsidP="003E6A94">
      <w:pPr>
        <w:pStyle w:val="SAGEBodyText"/>
      </w:pPr>
      <w:r>
        <w:t>Des exemples pour IE et Chrome sont affichés ci-après.</w:t>
      </w:r>
    </w:p>
    <w:p w14:paraId="2B0DA479" w14:textId="77777777" w:rsidR="003E6A94" w:rsidRDefault="003E6A94" w:rsidP="003E6A94">
      <w:pPr>
        <w:pStyle w:val="SAGEBodyText"/>
      </w:pPr>
    </w:p>
    <w:p w14:paraId="456B83E2" w14:textId="77777777" w:rsidR="003E6A94" w:rsidRDefault="00696B80" w:rsidP="003E6A94">
      <w:pPr>
        <w:pStyle w:val="SAGEBodyText"/>
      </w:pPr>
      <w:r>
        <w:rPr>
          <w:noProof/>
        </w:rPr>
        <w:lastRenderedPageBreak/>
        <w:drawing>
          <wp:inline distT="0" distB="0" distL="0" distR="0" wp14:anchorId="6425B1CC" wp14:editId="1522BA4D">
            <wp:extent cx="5648325" cy="1495425"/>
            <wp:effectExtent l="19050" t="19050" r="28575" b="2857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1495425"/>
                    </a:xfrm>
                    <a:prstGeom prst="rect">
                      <a:avLst/>
                    </a:prstGeom>
                    <a:noFill/>
                    <a:ln w="9525" cmpd="sng">
                      <a:solidFill>
                        <a:srgbClr val="BFBFBF"/>
                      </a:solidFill>
                      <a:miter lim="800000"/>
                      <a:headEnd/>
                      <a:tailEnd/>
                    </a:ln>
                    <a:effectLst/>
                  </pic:spPr>
                </pic:pic>
              </a:graphicData>
            </a:graphic>
          </wp:inline>
        </w:drawing>
      </w:r>
    </w:p>
    <w:p w14:paraId="48AF4B58" w14:textId="77777777" w:rsidR="003E6A94" w:rsidRDefault="003E6A94" w:rsidP="003E6A94">
      <w:pPr>
        <w:pStyle w:val="SAGEBodyText"/>
      </w:pPr>
    </w:p>
    <w:p w14:paraId="07EA4B6F" w14:textId="77777777" w:rsidR="003E6A94" w:rsidRDefault="00696B80" w:rsidP="003E6A94">
      <w:pPr>
        <w:pStyle w:val="SAGEBodyText"/>
      </w:pPr>
      <w:r>
        <w:rPr>
          <w:noProof/>
        </w:rPr>
        <w:drawing>
          <wp:inline distT="0" distB="0" distL="0" distR="0" wp14:anchorId="7051D19E" wp14:editId="0DE39CB4">
            <wp:extent cx="5638800" cy="1428750"/>
            <wp:effectExtent l="19050" t="19050" r="19050" b="190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1428750"/>
                    </a:xfrm>
                    <a:prstGeom prst="rect">
                      <a:avLst/>
                    </a:prstGeom>
                    <a:noFill/>
                    <a:ln w="9525" cmpd="sng">
                      <a:solidFill>
                        <a:srgbClr val="BFBFBF"/>
                      </a:solidFill>
                      <a:miter lim="800000"/>
                      <a:headEnd/>
                      <a:tailEnd/>
                    </a:ln>
                    <a:effectLst/>
                  </pic:spPr>
                </pic:pic>
              </a:graphicData>
            </a:graphic>
          </wp:inline>
        </w:drawing>
      </w:r>
    </w:p>
    <w:p w14:paraId="425C9A58" w14:textId="77777777" w:rsidR="00835524" w:rsidRDefault="00835524" w:rsidP="00835524">
      <w:pPr>
        <w:pStyle w:val="SAGEBodyText"/>
        <w:rPr>
          <w:ins w:id="354" w:author="Auteur"/>
        </w:rPr>
      </w:pPr>
      <w:ins w:id="355" w:author="Auteur">
        <w:r>
          <w:t>Ensuite, vous pouvez choisir un éditeur de texte par défaut.</w:t>
        </w:r>
      </w:ins>
    </w:p>
    <w:p w14:paraId="759A0492" w14:textId="77777777" w:rsidR="00835524" w:rsidRDefault="00835524" w:rsidP="00835524">
      <w:pPr>
        <w:pStyle w:val="SAGEBodyText"/>
        <w:rPr>
          <w:ins w:id="356" w:author="Auteur"/>
        </w:rPr>
      </w:pPr>
      <w:ins w:id="357" w:author="Auteur">
        <w:r>
          <w:t>Exemple Notepad++ (32bits)</w:t>
        </w:r>
      </w:ins>
    </w:p>
    <w:p w14:paraId="30AE56BE" w14:textId="77777777" w:rsidR="00835524" w:rsidRDefault="00835524" w:rsidP="00835524">
      <w:pPr>
        <w:pStyle w:val="SAGEBodyText"/>
        <w:rPr>
          <w:ins w:id="358" w:author="Auteur"/>
        </w:rPr>
      </w:pPr>
      <w:ins w:id="359" w:author="Auteur">
        <w:r>
          <w:rPr>
            <w:noProof/>
          </w:rPr>
          <w:drawing>
            <wp:inline distT="0" distB="0" distL="0" distR="0" wp14:anchorId="6FFF5411" wp14:editId="31491699">
              <wp:extent cx="5362575" cy="2619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2619375"/>
                      </a:xfrm>
                      <a:prstGeom prst="rect">
                        <a:avLst/>
                      </a:prstGeom>
                    </pic:spPr>
                  </pic:pic>
                </a:graphicData>
              </a:graphic>
            </wp:inline>
          </w:drawing>
        </w:r>
      </w:ins>
    </w:p>
    <w:p w14:paraId="2B427AAF" w14:textId="77777777" w:rsidR="00835524" w:rsidRDefault="00835524" w:rsidP="00835524">
      <w:pPr>
        <w:spacing w:line="240" w:lineRule="auto"/>
        <w:rPr>
          <w:ins w:id="360" w:author="Auteur"/>
        </w:rPr>
      </w:pPr>
    </w:p>
    <w:p w14:paraId="3069663D" w14:textId="77777777" w:rsidR="00835524" w:rsidRDefault="00835524" w:rsidP="00835524">
      <w:pPr>
        <w:pStyle w:val="Bullet1"/>
        <w:ind w:left="357" w:hanging="357"/>
        <w:rPr>
          <w:ins w:id="361" w:author="Auteur"/>
          <w:noProof/>
        </w:rPr>
      </w:pPr>
      <w:ins w:id="362" w:author="Auteur">
        <w:r>
          <w:t>Ensuite sur votre bureau</w:t>
        </w:r>
        <w:r w:rsidRPr="009967E2">
          <w:rPr>
            <w:noProof/>
          </w:rPr>
          <w:t xml:space="preserve"> </w:t>
        </w:r>
        <w:r>
          <w:rPr>
            <w:noProof/>
          </w:rPr>
          <w:t>ce programme permet de lancer , arreter ou configurer les serveur Wamp</w:t>
        </w:r>
      </w:ins>
    </w:p>
    <w:p w14:paraId="568403C2" w14:textId="77777777" w:rsidR="00835524" w:rsidRDefault="00835524" w:rsidP="00835524">
      <w:pPr>
        <w:pStyle w:val="Bullet1"/>
        <w:ind w:left="357" w:hanging="357"/>
        <w:rPr>
          <w:ins w:id="363" w:author="Auteur"/>
          <w:noProof/>
        </w:rPr>
      </w:pPr>
      <w:ins w:id="364" w:author="Auteur">
        <w:r>
          <w:rPr>
            <w:noProof/>
          </w:rPr>
          <w:drawing>
            <wp:anchor distT="0" distB="0" distL="114300" distR="114300" simplePos="0" relativeHeight="251679232" behindDoc="0" locked="0" layoutInCell="1" allowOverlap="1" wp14:anchorId="5BF4C053" wp14:editId="57831AB3">
              <wp:simplePos x="0" y="0"/>
              <wp:positionH relativeFrom="column">
                <wp:posOffset>575945</wp:posOffset>
              </wp:positionH>
              <wp:positionV relativeFrom="paragraph">
                <wp:posOffset>190500</wp:posOffset>
              </wp:positionV>
              <wp:extent cx="989330" cy="885190"/>
              <wp:effectExtent l="0" t="0" r="127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9330" cy="885190"/>
                      </a:xfrm>
                      <a:prstGeom prst="rect">
                        <a:avLst/>
                      </a:prstGeom>
                      <a:noFill/>
                      <a:ln>
                        <a:noFill/>
                      </a:ln>
                    </pic:spPr>
                  </pic:pic>
                </a:graphicData>
              </a:graphic>
            </wp:anchor>
          </w:drawing>
        </w:r>
      </w:ins>
    </w:p>
    <w:p w14:paraId="2190FBE6" w14:textId="77777777" w:rsidR="00835524" w:rsidRDefault="00835524" w:rsidP="00835524">
      <w:pPr>
        <w:pStyle w:val="Bullet1"/>
        <w:ind w:left="357" w:hanging="357"/>
        <w:rPr>
          <w:ins w:id="365" w:author="Auteur"/>
          <w:noProof/>
        </w:rPr>
      </w:pPr>
    </w:p>
    <w:p w14:paraId="521C78E6" w14:textId="77777777" w:rsidR="00835524" w:rsidRDefault="00835524" w:rsidP="00835524">
      <w:pPr>
        <w:pStyle w:val="Bullet1"/>
        <w:ind w:left="357" w:hanging="357"/>
        <w:rPr>
          <w:ins w:id="366" w:author="Auteur"/>
          <w:noProof/>
        </w:rPr>
      </w:pPr>
    </w:p>
    <w:p w14:paraId="2957014C" w14:textId="77777777" w:rsidR="00835524" w:rsidRDefault="00835524" w:rsidP="00835524">
      <w:pPr>
        <w:pStyle w:val="Bullet1"/>
        <w:ind w:left="357" w:hanging="357"/>
        <w:rPr>
          <w:ins w:id="367" w:author="Auteur"/>
          <w:noProof/>
        </w:rPr>
      </w:pPr>
    </w:p>
    <w:p w14:paraId="09D9901D" w14:textId="77777777" w:rsidR="00835524" w:rsidRDefault="00835524" w:rsidP="00835524">
      <w:pPr>
        <w:pStyle w:val="Bullet1"/>
        <w:ind w:left="357" w:hanging="357"/>
        <w:rPr>
          <w:ins w:id="368" w:author="Auteur"/>
        </w:rPr>
      </w:pPr>
    </w:p>
    <w:p w14:paraId="7A7A514B" w14:textId="77777777" w:rsidR="00835524" w:rsidRDefault="00835524" w:rsidP="00835524">
      <w:pPr>
        <w:pStyle w:val="Bullet1"/>
        <w:ind w:left="357" w:hanging="357"/>
        <w:rPr>
          <w:ins w:id="369" w:author="Auteur"/>
        </w:rPr>
      </w:pPr>
    </w:p>
    <w:p w14:paraId="418DA341" w14:textId="77777777" w:rsidR="00835524" w:rsidRDefault="00835524" w:rsidP="00835524">
      <w:pPr>
        <w:pStyle w:val="Bullet1"/>
        <w:ind w:left="357" w:hanging="357"/>
        <w:rPr>
          <w:ins w:id="370" w:author="Auteur"/>
        </w:rPr>
      </w:pPr>
      <w:ins w:id="371" w:author="Auteur">
        <w:r>
          <w:lastRenderedPageBreak/>
          <w:t>Lancer le.</w:t>
        </w:r>
      </w:ins>
    </w:p>
    <w:p w14:paraId="71BCDBF0" w14:textId="77777777" w:rsidR="00835524" w:rsidRDefault="00835524" w:rsidP="00835524">
      <w:pPr>
        <w:pStyle w:val="Bullet1"/>
        <w:ind w:left="357" w:hanging="357"/>
        <w:rPr>
          <w:ins w:id="372" w:author="Auteur"/>
        </w:rPr>
      </w:pPr>
      <w:ins w:id="373" w:author="Auteur">
        <w:r>
          <w:t>L’icône de notification change de couleur et doit devenir vert.</w:t>
        </w:r>
      </w:ins>
    </w:p>
    <w:p w14:paraId="754E7288" w14:textId="77777777" w:rsidR="00835524" w:rsidRDefault="00835524" w:rsidP="00835524">
      <w:pPr>
        <w:pStyle w:val="Bullet1"/>
        <w:ind w:left="357" w:hanging="357"/>
        <w:rPr>
          <w:ins w:id="374" w:author="Auteur"/>
        </w:rPr>
      </w:pPr>
    </w:p>
    <w:p w14:paraId="5D8CBE6B" w14:textId="77777777" w:rsidR="00835524" w:rsidRDefault="00835524" w:rsidP="00835524">
      <w:pPr>
        <w:pStyle w:val="Bullet1"/>
        <w:ind w:left="357" w:hanging="357"/>
        <w:rPr>
          <w:ins w:id="375" w:author="Auteur"/>
        </w:rPr>
      </w:pPr>
      <w:ins w:id="376" w:author="Auteur">
        <w:r>
          <w:rPr>
            <w:noProof/>
          </w:rPr>
          <w:drawing>
            <wp:anchor distT="0" distB="0" distL="114300" distR="114300" simplePos="0" relativeHeight="251681280" behindDoc="0" locked="0" layoutInCell="1" allowOverlap="1" wp14:anchorId="5BA42A1B" wp14:editId="43F028EC">
              <wp:simplePos x="0" y="0"/>
              <wp:positionH relativeFrom="column">
                <wp:posOffset>684530</wp:posOffset>
              </wp:positionH>
              <wp:positionV relativeFrom="paragraph">
                <wp:posOffset>5715</wp:posOffset>
              </wp:positionV>
              <wp:extent cx="2066925" cy="285750"/>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66925" cy="285750"/>
                      </a:xfrm>
                      <a:prstGeom prst="rect">
                        <a:avLst/>
                      </a:prstGeom>
                    </pic:spPr>
                  </pic:pic>
                </a:graphicData>
              </a:graphic>
            </wp:anchor>
          </w:drawing>
        </w:r>
      </w:ins>
    </w:p>
    <w:p w14:paraId="7B72082D" w14:textId="77777777" w:rsidR="00835524" w:rsidRDefault="00835524" w:rsidP="00835524">
      <w:pPr>
        <w:pStyle w:val="Bullet1"/>
        <w:ind w:left="357" w:hanging="357"/>
        <w:rPr>
          <w:ins w:id="377" w:author="Auteur"/>
        </w:rPr>
      </w:pPr>
      <w:ins w:id="378" w:author="Auteur">
        <w:r>
          <w:rPr>
            <w:noProof/>
          </w:rPr>
          <w:drawing>
            <wp:anchor distT="0" distB="0" distL="114300" distR="114300" simplePos="0" relativeHeight="251680256" behindDoc="0" locked="0" layoutInCell="1" allowOverlap="1" wp14:anchorId="6F5EBAC7" wp14:editId="2030445A">
              <wp:simplePos x="0" y="0"/>
              <wp:positionH relativeFrom="column">
                <wp:posOffset>478</wp:posOffset>
              </wp:positionH>
              <wp:positionV relativeFrom="paragraph">
                <wp:posOffset>-228087</wp:posOffset>
              </wp:positionV>
              <wp:extent cx="342900" cy="3619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ins>
    </w:p>
    <w:p w14:paraId="60B0A978" w14:textId="77777777" w:rsidR="00835524" w:rsidRDefault="00835524" w:rsidP="00835524">
      <w:pPr>
        <w:pStyle w:val="Bullet1"/>
        <w:ind w:left="357" w:hanging="357"/>
        <w:rPr>
          <w:ins w:id="379" w:author="Auteur"/>
        </w:rPr>
      </w:pPr>
    </w:p>
    <w:p w14:paraId="74625BFF" w14:textId="77777777" w:rsidR="00835524" w:rsidRDefault="00835524" w:rsidP="00835524">
      <w:pPr>
        <w:pStyle w:val="Bullet1"/>
        <w:ind w:left="357" w:hanging="357"/>
        <w:rPr>
          <w:ins w:id="380" w:author="Auteur"/>
        </w:rPr>
      </w:pPr>
    </w:p>
    <w:p w14:paraId="7C704C0E" w14:textId="77777777" w:rsidR="00835524" w:rsidRDefault="00835524" w:rsidP="00835524">
      <w:pPr>
        <w:pStyle w:val="Bullet1"/>
        <w:ind w:left="357" w:hanging="357"/>
        <w:rPr>
          <w:ins w:id="381" w:author="Auteur"/>
        </w:rPr>
      </w:pPr>
      <w:ins w:id="382" w:author="Auteur">
        <w:r>
          <w:t xml:space="preserve">Lancer la page du serveur </w:t>
        </w:r>
        <w:proofErr w:type="spellStart"/>
        <w:r>
          <w:t>Wamp</w:t>
        </w:r>
        <w:proofErr w:type="spellEnd"/>
        <w:r>
          <w:t xml:space="preserve"> en cliquant sur cet icone.</w:t>
        </w:r>
      </w:ins>
    </w:p>
    <w:p w14:paraId="7B22B031" w14:textId="77777777" w:rsidR="00835524" w:rsidRDefault="00835524" w:rsidP="00835524">
      <w:pPr>
        <w:pStyle w:val="Bullet1"/>
        <w:ind w:left="357" w:hanging="357"/>
        <w:rPr>
          <w:ins w:id="383" w:author="Auteur"/>
        </w:rPr>
      </w:pPr>
      <w:ins w:id="384" w:author="Auteur">
        <w:r>
          <w:rPr>
            <w:noProof/>
          </w:rPr>
          <w:drawing>
            <wp:anchor distT="0" distB="0" distL="114300" distR="114300" simplePos="0" relativeHeight="251682304" behindDoc="0" locked="0" layoutInCell="1" allowOverlap="1" wp14:anchorId="76BB0570" wp14:editId="7FCC843B">
              <wp:simplePos x="0" y="0"/>
              <wp:positionH relativeFrom="column">
                <wp:posOffset>2466340</wp:posOffset>
              </wp:positionH>
              <wp:positionV relativeFrom="paragraph">
                <wp:posOffset>1905</wp:posOffset>
              </wp:positionV>
              <wp:extent cx="869950" cy="1561465"/>
              <wp:effectExtent l="0" t="0" r="6350" b="63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69950" cy="1561465"/>
                      </a:xfrm>
                      <a:prstGeom prst="rect">
                        <a:avLst/>
                      </a:prstGeom>
                    </pic:spPr>
                  </pic:pic>
                </a:graphicData>
              </a:graphic>
              <wp14:sizeRelH relativeFrom="margin">
                <wp14:pctWidth>0</wp14:pctWidth>
              </wp14:sizeRelH>
              <wp14:sizeRelV relativeFrom="margin">
                <wp14:pctHeight>0</wp14:pctHeight>
              </wp14:sizeRelV>
            </wp:anchor>
          </w:drawing>
        </w:r>
        <w:r>
          <w:t>Puis sélectionner Localhost.</w:t>
        </w:r>
      </w:ins>
    </w:p>
    <w:p w14:paraId="7CCE326C" w14:textId="77777777" w:rsidR="00835524" w:rsidRDefault="00835524" w:rsidP="00835524">
      <w:pPr>
        <w:pStyle w:val="Bullet1"/>
        <w:ind w:left="357" w:hanging="357"/>
        <w:rPr>
          <w:ins w:id="385" w:author="Auteur"/>
        </w:rPr>
      </w:pPr>
    </w:p>
    <w:p w14:paraId="0D71455C" w14:textId="77777777" w:rsidR="00835524" w:rsidRDefault="00835524" w:rsidP="00835524">
      <w:pPr>
        <w:pStyle w:val="Bullet1"/>
        <w:ind w:left="357" w:hanging="357"/>
        <w:rPr>
          <w:ins w:id="386" w:author="Auteur"/>
        </w:rPr>
      </w:pPr>
    </w:p>
    <w:p w14:paraId="4D7E9218" w14:textId="77777777" w:rsidR="00835524" w:rsidRDefault="00835524" w:rsidP="00835524">
      <w:pPr>
        <w:pStyle w:val="Bullet1"/>
        <w:ind w:left="357" w:hanging="357"/>
        <w:rPr>
          <w:ins w:id="387" w:author="Auteur"/>
        </w:rPr>
      </w:pPr>
    </w:p>
    <w:p w14:paraId="0BB77AFD" w14:textId="77777777" w:rsidR="00835524" w:rsidRDefault="00835524" w:rsidP="00835524">
      <w:pPr>
        <w:pStyle w:val="Bullet1"/>
        <w:ind w:left="357" w:hanging="357"/>
        <w:rPr>
          <w:ins w:id="388" w:author="Auteur"/>
        </w:rPr>
      </w:pPr>
    </w:p>
    <w:p w14:paraId="18F5EE57" w14:textId="77777777" w:rsidR="00835524" w:rsidRDefault="00835524" w:rsidP="00835524">
      <w:pPr>
        <w:pStyle w:val="Bullet1"/>
        <w:ind w:left="357" w:hanging="357"/>
        <w:rPr>
          <w:ins w:id="389" w:author="Auteur"/>
        </w:rPr>
      </w:pPr>
    </w:p>
    <w:p w14:paraId="2DC53C73" w14:textId="77777777" w:rsidR="00835524" w:rsidRDefault="00835524" w:rsidP="00835524">
      <w:pPr>
        <w:pStyle w:val="Bullet1"/>
        <w:ind w:left="357" w:hanging="357"/>
        <w:rPr>
          <w:ins w:id="390" w:author="Auteur"/>
        </w:rPr>
      </w:pPr>
    </w:p>
    <w:p w14:paraId="02ACCE24" w14:textId="77777777" w:rsidR="00835524" w:rsidRDefault="00835524" w:rsidP="00835524">
      <w:pPr>
        <w:pStyle w:val="Bullet1"/>
        <w:ind w:left="357" w:hanging="357"/>
        <w:rPr>
          <w:ins w:id="391" w:author="Auteur"/>
        </w:rPr>
      </w:pPr>
    </w:p>
    <w:p w14:paraId="3A6CDDB2" w14:textId="77777777" w:rsidR="00835524" w:rsidRDefault="00835524" w:rsidP="00835524">
      <w:pPr>
        <w:pStyle w:val="Bullet1"/>
        <w:ind w:left="357" w:hanging="357"/>
        <w:rPr>
          <w:ins w:id="392" w:author="Auteur"/>
        </w:rPr>
      </w:pPr>
    </w:p>
    <w:p w14:paraId="7D81CC5B" w14:textId="77777777" w:rsidR="00835524" w:rsidRDefault="00835524" w:rsidP="00835524">
      <w:pPr>
        <w:pStyle w:val="Bullet1"/>
        <w:ind w:left="357" w:hanging="357"/>
        <w:rPr>
          <w:ins w:id="393" w:author="Auteur"/>
        </w:rPr>
      </w:pPr>
      <w:ins w:id="394" w:author="Auteur">
        <w:r>
          <w:t>Vous avez alors la page suivante si tout va bien.</w:t>
        </w:r>
      </w:ins>
    </w:p>
    <w:p w14:paraId="7789B5F7" w14:textId="77777777" w:rsidR="00835524" w:rsidRDefault="00835524" w:rsidP="00835524">
      <w:pPr>
        <w:pStyle w:val="Bullet1"/>
        <w:ind w:left="357" w:hanging="357"/>
        <w:rPr>
          <w:ins w:id="395" w:author="Auteur"/>
        </w:rPr>
      </w:pPr>
      <w:ins w:id="396" w:author="Auteur">
        <w:r>
          <w:rPr>
            <w:noProof/>
          </w:rPr>
          <w:drawing>
            <wp:anchor distT="0" distB="0" distL="114300" distR="114300" simplePos="0" relativeHeight="251683328" behindDoc="0" locked="0" layoutInCell="1" allowOverlap="1" wp14:anchorId="63F9D706" wp14:editId="02BAEA4F">
              <wp:simplePos x="0" y="0"/>
              <wp:positionH relativeFrom="margin">
                <wp:posOffset>599440</wp:posOffset>
              </wp:positionH>
              <wp:positionV relativeFrom="paragraph">
                <wp:posOffset>69850</wp:posOffset>
              </wp:positionV>
              <wp:extent cx="2914015" cy="1767205"/>
              <wp:effectExtent l="0" t="0" r="635" b="444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4015" cy="1767205"/>
                      </a:xfrm>
                      <a:prstGeom prst="rect">
                        <a:avLst/>
                      </a:prstGeom>
                    </pic:spPr>
                  </pic:pic>
                </a:graphicData>
              </a:graphic>
              <wp14:sizeRelH relativeFrom="margin">
                <wp14:pctWidth>0</wp14:pctWidth>
              </wp14:sizeRelH>
              <wp14:sizeRelV relativeFrom="margin">
                <wp14:pctHeight>0</wp14:pctHeight>
              </wp14:sizeRelV>
            </wp:anchor>
          </w:drawing>
        </w:r>
      </w:ins>
    </w:p>
    <w:p w14:paraId="7916CF1F" w14:textId="77777777" w:rsidR="00835524" w:rsidRDefault="00835524" w:rsidP="00835524">
      <w:pPr>
        <w:pStyle w:val="Bullet1"/>
        <w:ind w:left="357" w:hanging="357"/>
        <w:rPr>
          <w:ins w:id="397" w:author="Auteur"/>
        </w:rPr>
      </w:pPr>
    </w:p>
    <w:p w14:paraId="7B14C4FB" w14:textId="77777777" w:rsidR="00835524" w:rsidRDefault="00835524" w:rsidP="00835524">
      <w:pPr>
        <w:pStyle w:val="Bullet1"/>
        <w:ind w:left="357" w:hanging="357"/>
        <w:rPr>
          <w:ins w:id="398" w:author="Auteur"/>
        </w:rPr>
      </w:pPr>
    </w:p>
    <w:p w14:paraId="66D5C09A" w14:textId="77777777" w:rsidR="00835524" w:rsidRDefault="00835524" w:rsidP="00835524">
      <w:pPr>
        <w:pStyle w:val="Bullet1"/>
        <w:ind w:left="357" w:hanging="357"/>
        <w:rPr>
          <w:ins w:id="399" w:author="Auteur"/>
        </w:rPr>
      </w:pPr>
    </w:p>
    <w:p w14:paraId="314AB1AF" w14:textId="77777777" w:rsidR="00835524" w:rsidRDefault="00835524" w:rsidP="00835524">
      <w:pPr>
        <w:pStyle w:val="Bullet1"/>
        <w:ind w:left="357" w:hanging="357"/>
        <w:rPr>
          <w:ins w:id="400" w:author="Auteur"/>
        </w:rPr>
      </w:pPr>
    </w:p>
    <w:p w14:paraId="198F42F8" w14:textId="77777777" w:rsidR="00835524" w:rsidRDefault="00835524" w:rsidP="00835524">
      <w:pPr>
        <w:pStyle w:val="Bullet1"/>
        <w:ind w:left="357" w:hanging="357"/>
        <w:rPr>
          <w:ins w:id="401" w:author="Auteur"/>
        </w:rPr>
      </w:pPr>
    </w:p>
    <w:p w14:paraId="2808E702" w14:textId="77777777" w:rsidR="00835524" w:rsidRDefault="00835524" w:rsidP="00835524">
      <w:pPr>
        <w:pStyle w:val="Bullet1"/>
        <w:ind w:left="357" w:hanging="357"/>
        <w:rPr>
          <w:ins w:id="402" w:author="Auteur"/>
        </w:rPr>
      </w:pPr>
    </w:p>
    <w:p w14:paraId="7892F311" w14:textId="77777777" w:rsidR="00835524" w:rsidRDefault="00835524" w:rsidP="00835524">
      <w:pPr>
        <w:pStyle w:val="Bullet1"/>
        <w:ind w:left="357" w:hanging="357"/>
        <w:rPr>
          <w:ins w:id="403" w:author="Auteur"/>
        </w:rPr>
      </w:pPr>
    </w:p>
    <w:p w14:paraId="3883CDFC" w14:textId="77777777" w:rsidR="00835524" w:rsidRDefault="00835524" w:rsidP="00835524">
      <w:pPr>
        <w:pStyle w:val="Bullet1"/>
        <w:ind w:left="357" w:hanging="357"/>
        <w:rPr>
          <w:ins w:id="404" w:author="Auteur"/>
        </w:rPr>
      </w:pPr>
    </w:p>
    <w:p w14:paraId="33820B4C" w14:textId="77777777" w:rsidR="00835524" w:rsidRDefault="00835524" w:rsidP="00835524">
      <w:pPr>
        <w:pStyle w:val="Bullet1"/>
        <w:ind w:left="357" w:hanging="357"/>
        <w:rPr>
          <w:ins w:id="405" w:author="Auteur"/>
        </w:rPr>
      </w:pPr>
    </w:p>
    <w:p w14:paraId="1EF838C7" w14:textId="77777777" w:rsidR="00835524" w:rsidRDefault="00835524" w:rsidP="00835524">
      <w:pPr>
        <w:rPr>
          <w:ins w:id="406" w:author="Auteur"/>
        </w:rPr>
      </w:pPr>
    </w:p>
    <w:p w14:paraId="33A6FFCA" w14:textId="77777777" w:rsidR="00835524" w:rsidRDefault="00835524" w:rsidP="00835524">
      <w:pPr>
        <w:rPr>
          <w:ins w:id="407" w:author="Auteur"/>
        </w:rPr>
      </w:pPr>
    </w:p>
    <w:p w14:paraId="28AFA587" w14:textId="77777777" w:rsidR="00835524" w:rsidRDefault="00835524" w:rsidP="00835524">
      <w:pPr>
        <w:rPr>
          <w:ins w:id="408" w:author="Auteur"/>
        </w:rPr>
      </w:pPr>
      <w:ins w:id="409" w:author="Auteur">
        <w:r>
          <w:t xml:space="preserve">Il est nécessaire de changer le port http par défaut, qui est </w:t>
        </w:r>
        <w:r>
          <w:rPr>
            <w:b/>
          </w:rPr>
          <w:t>80</w:t>
        </w:r>
        <w:r>
          <w:t xml:space="preserve">. Vous pouvez, par exemple, le changer pour </w:t>
        </w:r>
        <w:r>
          <w:rPr>
            <w:b/>
          </w:rPr>
          <w:t>8125</w:t>
        </w:r>
        <w:r>
          <w:t xml:space="preserve"> ou un autre port.</w:t>
        </w:r>
      </w:ins>
    </w:p>
    <w:p w14:paraId="756DE7E8" w14:textId="77777777" w:rsidR="00835524" w:rsidRDefault="00835524" w:rsidP="00835524">
      <w:pPr>
        <w:spacing w:line="240" w:lineRule="auto"/>
        <w:rPr>
          <w:ins w:id="410" w:author="Auteur"/>
        </w:rPr>
      </w:pPr>
      <w:ins w:id="411" w:author="Auteur">
        <w:r>
          <w:br w:type="page"/>
        </w:r>
      </w:ins>
    </w:p>
    <w:p w14:paraId="1466B482" w14:textId="77777777" w:rsidR="00835524" w:rsidRDefault="00835524" w:rsidP="00835524">
      <w:pPr>
        <w:rPr>
          <w:ins w:id="412" w:author="Auteur"/>
        </w:rPr>
      </w:pPr>
    </w:p>
    <w:p w14:paraId="43279134" w14:textId="77777777" w:rsidR="00835524" w:rsidRDefault="00835524" w:rsidP="00835524">
      <w:pPr>
        <w:rPr>
          <w:ins w:id="413" w:author="Auteur"/>
        </w:rPr>
      </w:pPr>
      <w:ins w:id="414" w:author="Auteur">
        <w:r>
          <w:t xml:space="preserve">Faire un Clic droit sur l’icône </w:t>
        </w:r>
        <w:proofErr w:type="spellStart"/>
        <w:r>
          <w:t>Wamp</w:t>
        </w:r>
        <w:proofErr w:type="spellEnd"/>
        <w:r>
          <w:t xml:space="preserve"> puis Tools puis « Use </w:t>
        </w:r>
        <w:proofErr w:type="spellStart"/>
        <w:proofErr w:type="gramStart"/>
        <w:r>
          <w:t>a</w:t>
        </w:r>
        <w:proofErr w:type="spellEnd"/>
        <w:proofErr w:type="gramEnd"/>
        <w:r>
          <w:t xml:space="preserve"> port </w:t>
        </w:r>
        <w:proofErr w:type="spellStart"/>
        <w:r>
          <w:t>other</w:t>
        </w:r>
        <w:proofErr w:type="spellEnd"/>
        <w:r>
          <w:t xml:space="preserve"> </w:t>
        </w:r>
        <w:proofErr w:type="spellStart"/>
        <w:r>
          <w:t>than</w:t>
        </w:r>
        <w:proofErr w:type="spellEnd"/>
        <w:r>
          <w:t xml:space="preserve"> 80</w:t>
        </w:r>
      </w:ins>
    </w:p>
    <w:p w14:paraId="5FFA57A6" w14:textId="77777777" w:rsidR="00835524" w:rsidRDefault="00835524" w:rsidP="00835524">
      <w:pPr>
        <w:rPr>
          <w:ins w:id="415" w:author="Auteur"/>
        </w:rPr>
      </w:pPr>
    </w:p>
    <w:p w14:paraId="22015A64" w14:textId="77777777" w:rsidR="00835524" w:rsidRDefault="00835524" w:rsidP="00835524">
      <w:pPr>
        <w:rPr>
          <w:ins w:id="416" w:author="Auteur"/>
        </w:rPr>
      </w:pPr>
    </w:p>
    <w:p w14:paraId="28F57510" w14:textId="77777777" w:rsidR="00835524" w:rsidRDefault="00835524" w:rsidP="00835524">
      <w:pPr>
        <w:rPr>
          <w:ins w:id="417" w:author="Auteur"/>
        </w:rPr>
      </w:pPr>
      <w:ins w:id="418" w:author="Auteur">
        <w:r>
          <w:rPr>
            <w:noProof/>
          </w:rPr>
          <mc:AlternateContent>
            <mc:Choice Requires="wps">
              <w:drawing>
                <wp:anchor distT="0" distB="0" distL="114300" distR="114300" simplePos="0" relativeHeight="251684352" behindDoc="0" locked="0" layoutInCell="1" allowOverlap="1" wp14:anchorId="57BB861B" wp14:editId="5014967F">
                  <wp:simplePos x="0" y="0"/>
                  <wp:positionH relativeFrom="column">
                    <wp:posOffset>-24748</wp:posOffset>
                  </wp:positionH>
                  <wp:positionV relativeFrom="paragraph">
                    <wp:posOffset>1730392</wp:posOffset>
                  </wp:positionV>
                  <wp:extent cx="1145059" cy="140043"/>
                  <wp:effectExtent l="19050" t="19050" r="17145" b="12700"/>
                  <wp:wrapNone/>
                  <wp:docPr id="54" name="Rectangle : coins arrondis 54"/>
                  <wp:cNvGraphicFramePr/>
                  <a:graphic xmlns:a="http://schemas.openxmlformats.org/drawingml/2006/main">
                    <a:graphicData uri="http://schemas.microsoft.com/office/word/2010/wordprocessingShape">
                      <wps:wsp>
                        <wps:cNvSpPr/>
                        <wps:spPr>
                          <a:xfrm>
                            <a:off x="0" y="0"/>
                            <a:ext cx="1145059" cy="1400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7D3FE6" id="Rectangle : coins arrondis 54" o:spid="_x0000_s1026" style="position:absolute;margin-left:-1.95pt;margin-top:136.25pt;width:90.15pt;height:11.05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" filled="f" strokecolor="red" strokeweight="3pt">
                  <v:stroke joinstyle="miter"/>
                </v:roundrect>
              </w:pict>
            </mc:Fallback>
          </mc:AlternateContent>
        </w:r>
        <w:r>
          <w:rPr>
            <w:noProof/>
          </w:rPr>
          <w:drawing>
            <wp:inline distT="0" distB="0" distL="0" distR="0" wp14:anchorId="40DE6B11" wp14:editId="2FBE385A">
              <wp:extent cx="2710249" cy="429477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2675" cy="4314466"/>
                      </a:xfrm>
                      <a:prstGeom prst="rect">
                        <a:avLst/>
                      </a:prstGeom>
                      <a:noFill/>
                      <a:ln>
                        <a:noFill/>
                      </a:ln>
                    </pic:spPr>
                  </pic:pic>
                </a:graphicData>
              </a:graphic>
            </wp:inline>
          </w:drawing>
        </w:r>
      </w:ins>
    </w:p>
    <w:p w14:paraId="6B98AC45" w14:textId="77777777" w:rsidR="00835524" w:rsidRPr="00674266" w:rsidRDefault="00835524" w:rsidP="00835524">
      <w:pPr>
        <w:rPr>
          <w:ins w:id="419" w:author="Auteur"/>
        </w:rPr>
      </w:pPr>
    </w:p>
    <w:p w14:paraId="5B15BB84" w14:textId="77777777" w:rsidR="00835524" w:rsidRDefault="00835524" w:rsidP="00835524">
      <w:pPr>
        <w:pStyle w:val="Bullet1"/>
        <w:ind w:left="357" w:hanging="357"/>
        <w:rPr>
          <w:ins w:id="420" w:author="Auteur"/>
        </w:rPr>
      </w:pPr>
      <w:ins w:id="421" w:author="Auteur">
        <w:r>
          <w:rPr>
            <w:noProof/>
          </w:rPr>
          <w:drawing>
            <wp:anchor distT="0" distB="0" distL="114300" distR="114300" simplePos="0" relativeHeight="251685376" behindDoc="0" locked="0" layoutInCell="1" allowOverlap="1" wp14:anchorId="2F84B1FB" wp14:editId="10ACC97F">
              <wp:simplePos x="0" y="0"/>
              <wp:positionH relativeFrom="column">
                <wp:posOffset>2948872</wp:posOffset>
              </wp:positionH>
              <wp:positionV relativeFrom="paragraph">
                <wp:posOffset>132869</wp:posOffset>
              </wp:positionV>
              <wp:extent cx="2076450" cy="120015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76450" cy="1200150"/>
                      </a:xfrm>
                      <a:prstGeom prst="rect">
                        <a:avLst/>
                      </a:prstGeom>
                    </pic:spPr>
                  </pic:pic>
                </a:graphicData>
              </a:graphic>
            </wp:anchor>
          </w:drawing>
        </w:r>
        <w:r>
          <w:t xml:space="preserve">Entrer le nouveau port : </w:t>
        </w:r>
        <w:r w:rsidRPr="00C04D22">
          <w:rPr>
            <w:b/>
          </w:rPr>
          <w:t>8125</w:t>
        </w:r>
      </w:ins>
    </w:p>
    <w:p w14:paraId="6BC798E2" w14:textId="77777777" w:rsidR="00835524" w:rsidRDefault="00835524" w:rsidP="00835524">
      <w:pPr>
        <w:pStyle w:val="Bullet1"/>
        <w:ind w:left="357" w:hanging="357"/>
        <w:rPr>
          <w:ins w:id="422" w:author="Auteur"/>
        </w:rPr>
      </w:pPr>
    </w:p>
    <w:p w14:paraId="6340FF73" w14:textId="77777777" w:rsidR="00835524" w:rsidRDefault="00835524" w:rsidP="00835524">
      <w:pPr>
        <w:pStyle w:val="Bullet1"/>
        <w:ind w:left="357" w:hanging="357"/>
        <w:rPr>
          <w:ins w:id="423" w:author="Auteur"/>
        </w:rPr>
      </w:pPr>
    </w:p>
    <w:p w14:paraId="4F94C79A" w14:textId="77777777" w:rsidR="00835524" w:rsidRDefault="00835524" w:rsidP="00835524">
      <w:pPr>
        <w:pStyle w:val="Bullet1"/>
        <w:ind w:left="357" w:hanging="357"/>
        <w:rPr>
          <w:ins w:id="424" w:author="Auteur"/>
        </w:rPr>
      </w:pPr>
    </w:p>
    <w:p w14:paraId="19BA3D35" w14:textId="77777777" w:rsidR="00835524" w:rsidRDefault="00835524" w:rsidP="00835524">
      <w:pPr>
        <w:pStyle w:val="Bullet1"/>
        <w:ind w:left="357" w:hanging="357"/>
        <w:rPr>
          <w:ins w:id="425" w:author="Auteur"/>
        </w:rPr>
      </w:pPr>
    </w:p>
    <w:p w14:paraId="18CAE110" w14:textId="77777777" w:rsidR="00835524" w:rsidRDefault="00835524" w:rsidP="00835524">
      <w:pPr>
        <w:pStyle w:val="SAGEBodyText"/>
        <w:rPr>
          <w:ins w:id="426" w:author="Auteur"/>
        </w:rPr>
      </w:pPr>
    </w:p>
    <w:p w14:paraId="3A28EF3D" w14:textId="77777777" w:rsidR="00835524" w:rsidRDefault="00835524" w:rsidP="00835524">
      <w:pPr>
        <w:pStyle w:val="SAGEBodyText"/>
        <w:rPr>
          <w:ins w:id="427" w:author="Auteur"/>
        </w:rPr>
      </w:pPr>
    </w:p>
    <w:p w14:paraId="4F6EDB7D" w14:textId="77777777" w:rsidR="00835524" w:rsidRDefault="00835524" w:rsidP="00835524">
      <w:pPr>
        <w:pStyle w:val="SAGEBodyText"/>
        <w:rPr>
          <w:ins w:id="428" w:author="Auteur"/>
        </w:rPr>
      </w:pPr>
      <w:ins w:id="429" w:author="Auteur">
        <w:r>
          <w:t>Vérifier que la page fonctionne sur ce nouveau port</w:t>
        </w:r>
      </w:ins>
    </w:p>
    <w:p w14:paraId="6AE72C90" w14:textId="77777777" w:rsidR="00835524" w:rsidRDefault="00835524" w:rsidP="00835524">
      <w:pPr>
        <w:pStyle w:val="SAGEBodyText"/>
        <w:rPr>
          <w:ins w:id="430" w:author="Auteur"/>
        </w:rPr>
      </w:pPr>
    </w:p>
    <w:p w14:paraId="41A58E91" w14:textId="77777777" w:rsidR="00835524" w:rsidRDefault="00835524" w:rsidP="00835524">
      <w:pPr>
        <w:pStyle w:val="SAGEBodyText"/>
        <w:rPr>
          <w:ins w:id="431" w:author="Auteur"/>
        </w:rPr>
      </w:pPr>
      <w:ins w:id="432" w:author="Auteur">
        <w:r>
          <w:t xml:space="preserve">Le server </w:t>
        </w:r>
        <w:proofErr w:type="spellStart"/>
        <w:r>
          <w:t>Wamp</w:t>
        </w:r>
        <w:proofErr w:type="spellEnd"/>
        <w:r>
          <w:t xml:space="preserve"> inclut les deux bases de données </w:t>
        </w:r>
        <w:proofErr w:type="spellStart"/>
        <w:r>
          <w:t>mysql</w:t>
        </w:r>
        <w:proofErr w:type="spellEnd"/>
        <w:r>
          <w:t xml:space="preserve"> et </w:t>
        </w:r>
        <w:proofErr w:type="spellStart"/>
        <w:r>
          <w:t>MariaDB</w:t>
        </w:r>
        <w:proofErr w:type="spellEnd"/>
        <w:r>
          <w:t>.</w:t>
        </w:r>
      </w:ins>
    </w:p>
    <w:p w14:paraId="075B2D11" w14:textId="77777777" w:rsidR="00835524" w:rsidRDefault="00835524" w:rsidP="00835524">
      <w:pPr>
        <w:pStyle w:val="SAGEBodyText"/>
        <w:rPr>
          <w:ins w:id="433" w:author="Auteur"/>
        </w:rPr>
      </w:pPr>
      <w:ins w:id="434" w:author="Auteur">
        <w:r>
          <w:t>Pour gagner des ressources sur notre machine, vous pouvez arrêter ces deux bases.</w:t>
        </w:r>
      </w:ins>
    </w:p>
    <w:p w14:paraId="4FDC973A" w14:textId="77777777" w:rsidR="00835524" w:rsidRDefault="00835524" w:rsidP="00835524">
      <w:pPr>
        <w:pStyle w:val="SAGEBodyText"/>
        <w:rPr>
          <w:ins w:id="435" w:author="Auteur"/>
        </w:rPr>
      </w:pPr>
      <w:ins w:id="436" w:author="Auteur">
        <w:r>
          <w:rPr>
            <w:noProof/>
          </w:rPr>
          <w:lastRenderedPageBreak/>
          <w:drawing>
            <wp:inline distT="0" distB="0" distL="0" distR="0" wp14:anchorId="4FBAC269" wp14:editId="4AC1159A">
              <wp:extent cx="1779270" cy="2018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9270" cy="2018030"/>
                      </a:xfrm>
                      <a:prstGeom prst="rect">
                        <a:avLst/>
                      </a:prstGeom>
                      <a:noFill/>
                      <a:ln>
                        <a:noFill/>
                      </a:ln>
                    </pic:spPr>
                  </pic:pic>
                </a:graphicData>
              </a:graphic>
            </wp:inline>
          </w:drawing>
        </w:r>
      </w:ins>
    </w:p>
    <w:p w14:paraId="5CA272CC" w14:textId="77777777" w:rsidR="00835524" w:rsidRDefault="00835524" w:rsidP="00835524">
      <w:pPr>
        <w:pStyle w:val="SAGEBodyText"/>
        <w:rPr>
          <w:ins w:id="437" w:author="Auteur"/>
        </w:rPr>
      </w:pPr>
      <w:ins w:id="438" w:author="Auteur">
        <w:del w:id="439" w:author="Auteur">
          <w:r w:rsidDel="00085B0B">
            <w:delText>Deselctionner</w:delText>
          </w:r>
        </w:del>
        <w:r w:rsidR="00085B0B">
          <w:t>Désélectionner</w:t>
        </w:r>
        <w:r>
          <w:t xml:space="preserve"> </w:t>
        </w:r>
        <w:proofErr w:type="spellStart"/>
        <w:r>
          <w:t>Allow</w:t>
        </w:r>
        <w:proofErr w:type="spellEnd"/>
        <w:r>
          <w:t xml:space="preserve"> </w:t>
        </w:r>
        <w:proofErr w:type="spellStart"/>
        <w:r>
          <w:t>MySql</w:t>
        </w:r>
        <w:proofErr w:type="spellEnd"/>
        <w:r>
          <w:t xml:space="preserve"> et </w:t>
        </w:r>
        <w:proofErr w:type="spellStart"/>
        <w:r>
          <w:t>Allow</w:t>
        </w:r>
        <w:proofErr w:type="spellEnd"/>
        <w:r>
          <w:t xml:space="preserve"> </w:t>
        </w:r>
        <w:proofErr w:type="spellStart"/>
        <w:r>
          <w:t>MariaDB</w:t>
        </w:r>
        <w:proofErr w:type="spellEnd"/>
      </w:ins>
    </w:p>
    <w:p w14:paraId="5F1AD712" w14:textId="77777777" w:rsidR="00835524" w:rsidRDefault="00835524" w:rsidP="00835524">
      <w:pPr>
        <w:pStyle w:val="SAGEBodyText"/>
        <w:rPr>
          <w:ins w:id="440" w:author="Auteur"/>
        </w:rPr>
      </w:pPr>
      <w:ins w:id="441" w:author="Auteur">
        <w:r>
          <w:rPr>
            <w:noProof/>
          </w:rPr>
          <w:drawing>
            <wp:inline distT="0" distB="0" distL="0" distR="0" wp14:anchorId="6C669E84" wp14:editId="37DC2B89">
              <wp:extent cx="2413635" cy="2141855"/>
              <wp:effectExtent l="0" t="0" r="571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3635" cy="2141855"/>
                      </a:xfrm>
                      <a:prstGeom prst="rect">
                        <a:avLst/>
                      </a:prstGeom>
                      <a:noFill/>
                      <a:ln>
                        <a:noFill/>
                      </a:ln>
                    </pic:spPr>
                  </pic:pic>
                </a:graphicData>
              </a:graphic>
            </wp:inline>
          </w:drawing>
        </w:r>
      </w:ins>
    </w:p>
    <w:p w14:paraId="23B9BB03" w14:textId="77777777" w:rsidR="00835524" w:rsidRDefault="00835524" w:rsidP="00835524">
      <w:pPr>
        <w:pStyle w:val="SAGEBodyText"/>
        <w:rPr>
          <w:ins w:id="442" w:author="Auteur"/>
        </w:rPr>
      </w:pPr>
    </w:p>
    <w:p w14:paraId="27482407" w14:textId="77777777" w:rsidR="00835524" w:rsidRPr="00C04D22" w:rsidRDefault="00835524" w:rsidP="00835524">
      <w:pPr>
        <w:pStyle w:val="SAGEBodyText"/>
        <w:rPr>
          <w:ins w:id="443" w:author="Auteur"/>
          <w:rStyle w:val="SageImportant"/>
        </w:rPr>
      </w:pPr>
      <w:ins w:id="444" w:author="Auteur">
        <w:r w:rsidRPr="00C04D22">
          <w:rPr>
            <w:rStyle w:val="SageImportant"/>
          </w:rPr>
          <w:t>Ce portail PHP n’utilise aucune de ces bases de données</w:t>
        </w:r>
      </w:ins>
    </w:p>
    <w:p w14:paraId="159AF464" w14:textId="77777777" w:rsidR="00835524" w:rsidRDefault="00835524" w:rsidP="00835524">
      <w:pPr>
        <w:spacing w:line="240" w:lineRule="auto"/>
        <w:rPr>
          <w:ins w:id="445" w:author="Auteur"/>
          <w:color w:val="51534A"/>
        </w:rPr>
      </w:pPr>
      <w:ins w:id="446" w:author="Auteur">
        <w:r>
          <w:br w:type="page"/>
        </w:r>
      </w:ins>
    </w:p>
    <w:p w14:paraId="749E5D9E" w14:textId="77777777" w:rsidR="00835524" w:rsidRDefault="00835524">
      <w:pPr>
        <w:pStyle w:val="SAGEHeading2"/>
        <w:rPr>
          <w:ins w:id="447" w:author="Auteur"/>
        </w:rPr>
        <w:pPrChange w:id="448" w:author="Auteur">
          <w:pPr/>
        </w:pPrChange>
      </w:pPr>
      <w:bookmarkStart w:id="449" w:name="_Toc527028680"/>
      <w:bookmarkStart w:id="450" w:name="_Toc33535401"/>
      <w:ins w:id="451" w:author="Auteur">
        <w:r>
          <w:lastRenderedPageBreak/>
          <w:t>Configurer le serveur et le pool de web services</w:t>
        </w:r>
        <w:bookmarkEnd w:id="449"/>
        <w:bookmarkEnd w:id="450"/>
      </w:ins>
    </w:p>
    <w:p w14:paraId="7A7A6690" w14:textId="77777777" w:rsidR="00835524" w:rsidDel="007D02CA" w:rsidRDefault="00835524" w:rsidP="002B74AC">
      <w:pPr>
        <w:pStyle w:val="SAGEHeading3"/>
        <w:rPr>
          <w:del w:id="452" w:author="Auteur"/>
        </w:rPr>
      </w:pPr>
    </w:p>
    <w:p w14:paraId="44BD9F5E" w14:textId="77777777" w:rsidR="007D02CA" w:rsidRPr="002B74AC" w:rsidRDefault="007D02CA">
      <w:pPr>
        <w:pStyle w:val="SAGEBodyText"/>
        <w:rPr>
          <w:ins w:id="453" w:author="Auteur"/>
        </w:rPr>
      </w:pPr>
    </w:p>
    <w:p w14:paraId="3997B922" w14:textId="77777777" w:rsidR="00835524" w:rsidRPr="005C4366" w:rsidRDefault="00835524" w:rsidP="00835524">
      <w:pPr>
        <w:pStyle w:val="SAGEHeading3"/>
        <w:rPr>
          <w:ins w:id="454" w:author="Auteur"/>
        </w:rPr>
      </w:pPr>
      <w:bookmarkStart w:id="455" w:name="_Toc527028681"/>
      <w:bookmarkStart w:id="456" w:name="_Toc33535402"/>
      <w:ins w:id="457" w:author="Auteur">
        <w:r>
          <w:t>Configurer le serveur Web Syracuse</w:t>
        </w:r>
        <w:bookmarkEnd w:id="455"/>
        <w:bookmarkEnd w:id="456"/>
      </w:ins>
    </w:p>
    <w:p w14:paraId="0CA61AFB" w14:textId="77777777" w:rsidR="003E6A94" w:rsidRDefault="003E6A94" w:rsidP="003E6A94">
      <w:pPr>
        <w:spacing w:line="240" w:lineRule="auto"/>
      </w:pPr>
    </w:p>
    <w:p w14:paraId="5B65C98D" w14:textId="77777777" w:rsidR="003E6A94" w:rsidDel="00835524" w:rsidRDefault="003E6A94" w:rsidP="003E6A94">
      <w:pPr>
        <w:pStyle w:val="Bullet1"/>
        <w:ind w:left="357" w:hanging="357"/>
        <w:rPr>
          <w:del w:id="458" w:author="Auteur"/>
        </w:rPr>
      </w:pPr>
    </w:p>
    <w:p w14:paraId="6AF2132B" w14:textId="77777777" w:rsidR="003E6A94" w:rsidRPr="00674266" w:rsidDel="00835524" w:rsidRDefault="00DD1A40" w:rsidP="003E6A94">
      <w:pPr>
        <w:rPr>
          <w:del w:id="459" w:author="Auteur"/>
        </w:rPr>
      </w:pPr>
      <w:del w:id="460" w:author="Auteur">
        <w:r w:rsidDel="00835524">
          <w:delText xml:space="preserve">Il est nécessaire de changer le port http par défaut, qui est </w:delText>
        </w:r>
        <w:r w:rsidDel="00835524">
          <w:rPr>
            <w:b/>
          </w:rPr>
          <w:delText>80</w:delText>
        </w:r>
        <w:r w:rsidDel="00835524">
          <w:delText xml:space="preserve">. Vous pouvez, par exemple, le changer pour </w:delText>
        </w:r>
        <w:r w:rsidDel="00835524">
          <w:rPr>
            <w:b/>
          </w:rPr>
          <w:delText>8125</w:delText>
        </w:r>
        <w:r w:rsidDel="00835524">
          <w:delText xml:space="preserve"> ou un autre port.</w:delText>
        </w:r>
      </w:del>
    </w:p>
    <w:p w14:paraId="63D63681" w14:textId="77777777" w:rsidR="003E6A94" w:rsidDel="00835524" w:rsidRDefault="00696B80" w:rsidP="003E6A94">
      <w:pPr>
        <w:pStyle w:val="Bullet1"/>
        <w:ind w:left="357" w:hanging="357"/>
        <w:rPr>
          <w:del w:id="461" w:author="Auteur"/>
        </w:rPr>
      </w:pPr>
      <w:del w:id="462" w:author="Auteur">
        <w:r w:rsidDel="00835524">
          <w:rPr>
            <w:noProof/>
          </w:rPr>
          <w:drawing>
            <wp:anchor distT="0" distB="0" distL="114300" distR="114300" simplePos="0" relativeHeight="251649536" behindDoc="0" locked="0" layoutInCell="1" allowOverlap="1" wp14:anchorId="147EEABC" wp14:editId="63FFD81B">
              <wp:simplePos x="0" y="0"/>
              <wp:positionH relativeFrom="column">
                <wp:posOffset>98425</wp:posOffset>
              </wp:positionH>
              <wp:positionV relativeFrom="paragraph">
                <wp:posOffset>153670</wp:posOffset>
              </wp:positionV>
              <wp:extent cx="4248150" cy="3076575"/>
              <wp:effectExtent l="0" t="0" r="0" b="9525"/>
              <wp:wrapNone/>
              <wp:docPr id="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307657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F5E3A2" w14:textId="77777777" w:rsidR="003E6A94" w:rsidDel="00835524" w:rsidRDefault="003E6A94" w:rsidP="003E6A94">
      <w:pPr>
        <w:pStyle w:val="Bullet1"/>
        <w:ind w:left="357" w:hanging="357"/>
        <w:rPr>
          <w:del w:id="463" w:author="Auteur"/>
        </w:rPr>
      </w:pPr>
    </w:p>
    <w:p w14:paraId="132A7F7E" w14:textId="77777777" w:rsidR="003E6A94" w:rsidDel="00835524" w:rsidRDefault="003E6A94" w:rsidP="003E6A94">
      <w:pPr>
        <w:pStyle w:val="Bullet1"/>
        <w:ind w:left="357" w:hanging="357"/>
        <w:rPr>
          <w:del w:id="464" w:author="Auteur"/>
        </w:rPr>
      </w:pPr>
    </w:p>
    <w:p w14:paraId="6069BCBE" w14:textId="77777777" w:rsidR="003E6A94" w:rsidDel="00835524" w:rsidRDefault="003E6A94" w:rsidP="003E6A94">
      <w:pPr>
        <w:pStyle w:val="SAGEBodyText"/>
        <w:rPr>
          <w:del w:id="465" w:author="Auteur"/>
        </w:rPr>
      </w:pPr>
    </w:p>
    <w:p w14:paraId="537AB929" w14:textId="77777777" w:rsidR="003E6A94" w:rsidDel="00835524" w:rsidRDefault="003E6A94" w:rsidP="003E6A94">
      <w:pPr>
        <w:pStyle w:val="SAGEBodyText"/>
        <w:rPr>
          <w:del w:id="466" w:author="Auteur"/>
        </w:rPr>
      </w:pPr>
    </w:p>
    <w:p w14:paraId="261E4891" w14:textId="77777777" w:rsidR="003E6A94" w:rsidDel="00835524" w:rsidRDefault="003E6A94" w:rsidP="003E6A94">
      <w:pPr>
        <w:pStyle w:val="SAGEBodyText"/>
        <w:rPr>
          <w:del w:id="467" w:author="Auteur"/>
        </w:rPr>
      </w:pPr>
    </w:p>
    <w:p w14:paraId="72D2A103" w14:textId="77777777" w:rsidR="003E6A94" w:rsidDel="00835524" w:rsidRDefault="003E6A94" w:rsidP="003E6A94">
      <w:pPr>
        <w:pStyle w:val="SAGEBodyText"/>
        <w:rPr>
          <w:del w:id="468" w:author="Auteur"/>
        </w:rPr>
      </w:pPr>
    </w:p>
    <w:p w14:paraId="1577F517" w14:textId="77777777" w:rsidR="003E6A94" w:rsidDel="00835524" w:rsidRDefault="003E6A94" w:rsidP="003E6A94">
      <w:pPr>
        <w:pStyle w:val="SAGEBodyText"/>
        <w:rPr>
          <w:del w:id="469" w:author="Auteur"/>
        </w:rPr>
      </w:pPr>
    </w:p>
    <w:p w14:paraId="360236B8" w14:textId="77777777" w:rsidR="003E6A94" w:rsidDel="00835524" w:rsidRDefault="003E6A94" w:rsidP="003E6A94">
      <w:pPr>
        <w:pStyle w:val="SAGEBodyText"/>
        <w:rPr>
          <w:del w:id="470" w:author="Auteur"/>
        </w:rPr>
      </w:pPr>
    </w:p>
    <w:p w14:paraId="0DF9EFA3" w14:textId="77777777" w:rsidR="003E6A94" w:rsidDel="00835524" w:rsidRDefault="003E6A94" w:rsidP="003E6A94">
      <w:pPr>
        <w:pStyle w:val="SAGEBodyText"/>
        <w:rPr>
          <w:del w:id="471" w:author="Auteur"/>
        </w:rPr>
      </w:pPr>
    </w:p>
    <w:p w14:paraId="486AFBEF" w14:textId="77777777" w:rsidR="003E6A94" w:rsidDel="00835524" w:rsidRDefault="003E6A94" w:rsidP="003E6A94">
      <w:pPr>
        <w:pStyle w:val="SAGEBodyText"/>
        <w:rPr>
          <w:del w:id="472" w:author="Auteur"/>
        </w:rPr>
      </w:pPr>
    </w:p>
    <w:p w14:paraId="4B4FD0BF" w14:textId="77777777" w:rsidR="003E6A94" w:rsidDel="00835524" w:rsidRDefault="00DD1A40" w:rsidP="003E6A94">
      <w:pPr>
        <w:pStyle w:val="SAGEBodyText"/>
        <w:rPr>
          <w:del w:id="473" w:author="Auteur"/>
        </w:rPr>
      </w:pPr>
      <w:del w:id="474" w:author="Auteur">
        <w:r w:rsidDel="00835524">
          <w:delText xml:space="preserve">Allez à </w:delText>
        </w:r>
        <w:r w:rsidDel="00835524">
          <w:rPr>
            <w:b/>
          </w:rPr>
          <w:delText>c:\Sage\wamp\bin\apache2.4.9\conf\</w:delText>
        </w:r>
      </w:del>
    </w:p>
    <w:p w14:paraId="50080FD2" w14:textId="77777777" w:rsidR="003E6A94" w:rsidDel="00835524" w:rsidRDefault="00DD1A40" w:rsidP="003E6A94">
      <w:pPr>
        <w:pStyle w:val="SAGEBodyText"/>
        <w:rPr>
          <w:del w:id="475" w:author="Auteur"/>
        </w:rPr>
      </w:pPr>
      <w:del w:id="476" w:author="Auteur">
        <w:r w:rsidDel="00835524">
          <w:delText xml:space="preserve">Dans Notepad++, ouvrez </w:delText>
        </w:r>
        <w:r w:rsidDel="00835524">
          <w:rPr>
            <w:b/>
          </w:rPr>
          <w:delText>httpd.conf</w:delText>
        </w:r>
        <w:r w:rsidDel="00835524">
          <w:delText xml:space="preserve"> et éditez le fichier ainsi : </w:delText>
        </w:r>
      </w:del>
    </w:p>
    <w:p w14:paraId="6053BC5C" w14:textId="77777777" w:rsidR="003E6A94" w:rsidRPr="001D44F7" w:rsidDel="00835524" w:rsidRDefault="00DD1A40" w:rsidP="003E6A94">
      <w:pPr>
        <w:pStyle w:val="Paragraphedeliste"/>
        <w:rPr>
          <w:del w:id="477" w:author="Auteur"/>
          <w:rStyle w:val="SAGETextCodeinline"/>
        </w:rPr>
      </w:pPr>
      <w:del w:id="478" w:author="Auteur">
        <w:r w:rsidDel="00835524">
          <w:rPr>
            <w:rStyle w:val="SAGETextCodeinline"/>
          </w:rPr>
          <w:delText>#</w:delText>
        </w:r>
      </w:del>
    </w:p>
    <w:p w14:paraId="076E03CC" w14:textId="77777777" w:rsidR="003E6A94" w:rsidRPr="001D44F7" w:rsidDel="00835524" w:rsidRDefault="00DD1A40" w:rsidP="003E6A94">
      <w:pPr>
        <w:pStyle w:val="Paragraphedeliste"/>
        <w:rPr>
          <w:del w:id="479" w:author="Auteur"/>
          <w:rStyle w:val="SAGETextCodeinline"/>
        </w:rPr>
      </w:pPr>
      <w:del w:id="480" w:author="Auteur">
        <w:r w:rsidDel="00835524">
          <w:rPr>
            <w:rStyle w:val="SAGETextCodeinline"/>
          </w:rPr>
          <w:delText># Listen: vous permet de lier Apache à des adresses IP et/ou</w:delText>
        </w:r>
      </w:del>
    </w:p>
    <w:p w14:paraId="22944B94" w14:textId="77777777" w:rsidR="003E6A94" w:rsidRPr="001D44F7" w:rsidDel="00835524" w:rsidRDefault="00DD1A40" w:rsidP="003E6A94">
      <w:pPr>
        <w:pStyle w:val="Paragraphedeliste"/>
        <w:rPr>
          <w:del w:id="481" w:author="Auteur"/>
          <w:rStyle w:val="SAGETextCodeinline"/>
        </w:rPr>
      </w:pPr>
      <w:del w:id="482" w:author="Auteur">
        <w:r w:rsidDel="00835524">
          <w:rPr>
            <w:rStyle w:val="SAGETextCodeinline"/>
          </w:rPr>
          <w:delText xml:space="preserve"># ports spécifiques, au lieu de ceux par défaut. Voir également </w:delText>
        </w:r>
      </w:del>
    </w:p>
    <w:p w14:paraId="2E243586" w14:textId="77777777" w:rsidR="003E6A94" w:rsidRPr="001D44F7" w:rsidDel="00835524" w:rsidRDefault="00DD1A40" w:rsidP="003E6A94">
      <w:pPr>
        <w:pStyle w:val="Paragraphedeliste"/>
        <w:rPr>
          <w:del w:id="483" w:author="Auteur"/>
          <w:rStyle w:val="SAGETextCodeinline"/>
        </w:rPr>
      </w:pPr>
      <w:del w:id="484" w:author="Auteur">
        <w:r w:rsidDel="00835524">
          <w:rPr>
            <w:rStyle w:val="SAGETextCodeinline"/>
          </w:rPr>
          <w:delText xml:space="preserve"># </w:delText>
        </w:r>
        <w:r w:rsidR="003E6A94" w:rsidDel="00835524">
          <w:rPr>
            <w:rStyle w:val="SAGETextCodeinline"/>
          </w:rPr>
          <w:delText xml:space="preserve">l'instruction </w:delText>
        </w:r>
        <w:r w:rsidDel="00835524">
          <w:rPr>
            <w:rStyle w:val="SAGETextCodeinline"/>
          </w:rPr>
          <w:delText>&lt;VirtualHost&gt;.</w:delText>
        </w:r>
      </w:del>
    </w:p>
    <w:p w14:paraId="3E261778" w14:textId="77777777" w:rsidR="003E6A94" w:rsidRPr="001D44F7" w:rsidDel="00835524" w:rsidRDefault="00DD1A40" w:rsidP="003E6A94">
      <w:pPr>
        <w:pStyle w:val="Paragraphedeliste"/>
        <w:rPr>
          <w:del w:id="485" w:author="Auteur"/>
          <w:rStyle w:val="SAGETextCodeinline"/>
        </w:rPr>
      </w:pPr>
      <w:del w:id="486" w:author="Auteur">
        <w:r w:rsidDel="00835524">
          <w:rPr>
            <w:rStyle w:val="SAGETextCodeinline"/>
          </w:rPr>
          <w:delText>#</w:delText>
        </w:r>
      </w:del>
    </w:p>
    <w:p w14:paraId="565F1C80" w14:textId="77777777" w:rsidR="003E6A94" w:rsidRPr="001D44F7" w:rsidDel="00835524" w:rsidRDefault="00DD1A40" w:rsidP="003E6A94">
      <w:pPr>
        <w:pStyle w:val="Paragraphedeliste"/>
        <w:rPr>
          <w:del w:id="487" w:author="Auteur"/>
          <w:rStyle w:val="SAGETextCodeinline"/>
        </w:rPr>
      </w:pPr>
      <w:del w:id="488" w:author="Auteur">
        <w:r w:rsidDel="00835524">
          <w:rPr>
            <w:rStyle w:val="SAGETextCodeinline"/>
          </w:rPr>
          <w:delText xml:space="preserve"># Remplacez par Listen pour les adresses IP spécifiques comme ci-dessous </w:delText>
        </w:r>
      </w:del>
    </w:p>
    <w:p w14:paraId="19D54666" w14:textId="77777777" w:rsidR="003E6A94" w:rsidRPr="001D44F7" w:rsidDel="00835524" w:rsidRDefault="00DD1A40" w:rsidP="003E6A94">
      <w:pPr>
        <w:pStyle w:val="Paragraphedeliste"/>
        <w:rPr>
          <w:del w:id="489" w:author="Auteur"/>
          <w:rStyle w:val="SAGETextCodeinline"/>
        </w:rPr>
      </w:pPr>
      <w:del w:id="490" w:author="Auteur">
        <w:r w:rsidDel="00835524">
          <w:rPr>
            <w:rStyle w:val="SAGETextCodeinline"/>
          </w:rPr>
          <w:delText xml:space="preserve"># </w:delText>
        </w:r>
        <w:r w:rsidR="003E6A94" w:rsidDel="00835524">
          <w:rPr>
            <w:rStyle w:val="SAGETextCodeinline"/>
          </w:rPr>
          <w:delText xml:space="preserve">pour </w:delText>
        </w:r>
        <w:r w:rsidDel="00835524">
          <w:rPr>
            <w:rStyle w:val="SAGETextCodeinline"/>
          </w:rPr>
          <w:delText>empêcher Apache de saisir toutes les adresses IP liées.</w:delText>
        </w:r>
      </w:del>
    </w:p>
    <w:p w14:paraId="25FA801D" w14:textId="77777777" w:rsidR="003E6A94" w:rsidRPr="001D44F7" w:rsidDel="00835524" w:rsidRDefault="00DD1A40" w:rsidP="003E6A94">
      <w:pPr>
        <w:pStyle w:val="Paragraphedeliste"/>
        <w:rPr>
          <w:del w:id="491" w:author="Auteur"/>
          <w:rStyle w:val="SAGETextCodeinline"/>
        </w:rPr>
      </w:pPr>
      <w:del w:id="492" w:author="Auteur">
        <w:r w:rsidDel="00835524">
          <w:rPr>
            <w:rStyle w:val="SAGETextCodeinline"/>
          </w:rPr>
          <w:delText>#</w:delText>
        </w:r>
      </w:del>
    </w:p>
    <w:p w14:paraId="16118FD6" w14:textId="77777777" w:rsidR="003E6A94" w:rsidRPr="001D44F7" w:rsidDel="00835524" w:rsidRDefault="00DD1A40" w:rsidP="003E6A94">
      <w:pPr>
        <w:pStyle w:val="Paragraphedeliste"/>
        <w:rPr>
          <w:del w:id="493" w:author="Auteur"/>
          <w:rStyle w:val="SAGETextCodeinline"/>
        </w:rPr>
      </w:pPr>
      <w:del w:id="494" w:author="Auteur">
        <w:r w:rsidDel="00835524">
          <w:rPr>
            <w:rStyle w:val="SAGETextCodeinline"/>
          </w:rPr>
          <w:delText xml:space="preserve">#Listen 12.34.56.78:80 </w:delText>
        </w:r>
      </w:del>
    </w:p>
    <w:p w14:paraId="3AC7BA2B" w14:textId="77777777" w:rsidR="003E6A94" w:rsidDel="00835524" w:rsidRDefault="00DD1A40" w:rsidP="003E6A94">
      <w:pPr>
        <w:pStyle w:val="SAGETextCodesection"/>
        <w:rPr>
          <w:del w:id="495" w:author="Auteur"/>
        </w:rPr>
      </w:pPr>
      <w:del w:id="496" w:author="Auteur">
        <w:r w:rsidDel="00835524">
          <w:delText>Listen [::0]:8125</w:delText>
        </w:r>
      </w:del>
    </w:p>
    <w:p w14:paraId="1B3DCAA8" w14:textId="77777777" w:rsidR="003E6A94" w:rsidDel="00835524" w:rsidRDefault="00DD1A40" w:rsidP="003E6A94">
      <w:pPr>
        <w:pStyle w:val="SAGEBodyText"/>
        <w:rPr>
          <w:del w:id="497" w:author="Auteur"/>
        </w:rPr>
      </w:pPr>
      <w:del w:id="498" w:author="Auteur">
        <w:r w:rsidDel="00835524">
          <w:delText>Enregistrez ce fichier et redémarrer tous les services de WampServer.</w:delText>
        </w:r>
      </w:del>
    </w:p>
    <w:p w14:paraId="2C944A00" w14:textId="77777777" w:rsidR="003E6A94" w:rsidDel="00835524" w:rsidRDefault="00DD1A40" w:rsidP="003E6A94">
      <w:pPr>
        <w:pStyle w:val="SAGEBodyText"/>
        <w:rPr>
          <w:del w:id="499" w:author="Auteur"/>
        </w:rPr>
      </w:pPr>
      <w:del w:id="500" w:author="Auteur">
        <w:r w:rsidDel="00835524">
          <w:delText xml:space="preserve">Effectuez un clic droit sur l'icône WampServer de votre bureau ou de la barre de tâche et sélectionnez </w:delText>
        </w:r>
        <w:r w:rsidDel="00835524">
          <w:rPr>
            <w:b/>
          </w:rPr>
          <w:delText>Restart All Services</w:delText>
        </w:r>
        <w:r w:rsidR="000E144D" w:rsidDel="00835524">
          <w:rPr>
            <w:b/>
          </w:rPr>
          <w:delText xml:space="preserve"> </w:delText>
        </w:r>
        <w:r w:rsidR="000E144D" w:rsidRPr="000E144D" w:rsidDel="00835524">
          <w:delText>(redémarrer tous les services)</w:delText>
        </w:r>
        <w:r w:rsidDel="00835524">
          <w:delText>.</w:delText>
        </w:r>
      </w:del>
    </w:p>
    <w:p w14:paraId="4FE7B9F7" w14:textId="77777777" w:rsidR="0030734D" w:rsidRPr="0030734D" w:rsidDel="00835524" w:rsidRDefault="0030734D" w:rsidP="0030734D">
      <w:pPr>
        <w:pStyle w:val="SAGEAdmonitionNote"/>
        <w:rPr>
          <w:del w:id="501" w:author="Auteur"/>
        </w:rPr>
      </w:pPr>
      <w:del w:id="502" w:author="Auteur">
        <w:r w:rsidDel="00835524">
          <w:rPr>
            <w:rStyle w:val="SageNote"/>
          </w:rPr>
          <w:delText xml:space="preserve">Remarque </w:delText>
        </w:r>
        <w:r w:rsidRPr="00F7187F" w:rsidDel="00835524">
          <w:rPr>
            <w:color w:val="00A4CF"/>
          </w:rPr>
          <w:delText>:</w:delText>
        </w:r>
        <w:r w:rsidRPr="006A4417" w:rsidDel="00835524">
          <w:delText xml:space="preserve"> </w:delText>
        </w:r>
        <w:r w:rsidDel="00835524">
          <w:delText>Vous pouvez utiliser le même menu pour démarrer et arrêter tous les services de WampServer à tout moment.</w:delText>
        </w:r>
      </w:del>
    </w:p>
    <w:p w14:paraId="07D61C04" w14:textId="77777777" w:rsidR="003E6A94" w:rsidDel="00835524" w:rsidRDefault="00DD1A40" w:rsidP="003E6A94">
      <w:pPr>
        <w:pStyle w:val="SAGEBodyText"/>
        <w:rPr>
          <w:del w:id="503" w:author="Auteur"/>
        </w:rPr>
      </w:pPr>
      <w:del w:id="504" w:author="Auteur">
        <w:r w:rsidDel="00835524">
          <w:delText xml:space="preserve">Laissez </w:delText>
        </w:r>
        <w:r w:rsidDel="00835524">
          <w:rPr>
            <w:b/>
          </w:rPr>
          <w:delText>All Services Running</w:delText>
        </w:r>
        <w:r w:rsidDel="00835524">
          <w:delText xml:space="preserve"> </w:delText>
        </w:r>
        <w:r w:rsidR="00E655E6" w:rsidDel="00835524">
          <w:delText xml:space="preserve">(tous services exécutés) </w:delText>
        </w:r>
        <w:r w:rsidDel="00835524">
          <w:delText>pendant le paramétrage du portail.</w:delText>
        </w:r>
      </w:del>
    </w:p>
    <w:p w14:paraId="3BFD6C6B" w14:textId="77777777" w:rsidR="005C4366" w:rsidDel="00835524" w:rsidRDefault="005C4366" w:rsidP="003E6A94">
      <w:pPr>
        <w:pStyle w:val="SAGEBodyText"/>
        <w:rPr>
          <w:del w:id="505" w:author="Auteur"/>
        </w:rPr>
      </w:pPr>
    </w:p>
    <w:p w14:paraId="043509BC" w14:textId="77777777" w:rsidR="005C4366" w:rsidRPr="000C3F89" w:rsidDel="00835524" w:rsidRDefault="005C4366" w:rsidP="003E6A94">
      <w:pPr>
        <w:pStyle w:val="SAGEBodyText"/>
        <w:rPr>
          <w:del w:id="506" w:author="Auteur"/>
        </w:rPr>
      </w:pPr>
    </w:p>
    <w:p w14:paraId="01C32201" w14:textId="77777777" w:rsidR="003E6A94" w:rsidDel="00E77105" w:rsidRDefault="00DD1A40" w:rsidP="003E6A94">
      <w:pPr>
        <w:pStyle w:val="SAGEHeading2"/>
        <w:rPr>
          <w:del w:id="507" w:author="Auteur"/>
        </w:rPr>
      </w:pPr>
      <w:bookmarkStart w:id="508" w:name="_Toc449016744"/>
      <w:bookmarkStart w:id="509" w:name="_Toc453676513"/>
      <w:bookmarkStart w:id="510" w:name="_Toc453744992"/>
      <w:del w:id="511" w:author="Auteur">
        <w:r w:rsidDel="00E77105">
          <w:delText>Configurer le serveur et le pool de web services</w:delText>
        </w:r>
        <w:bookmarkEnd w:id="508"/>
        <w:bookmarkEnd w:id="509"/>
        <w:bookmarkEnd w:id="510"/>
      </w:del>
    </w:p>
    <w:p w14:paraId="35FC3663" w14:textId="77777777" w:rsidR="005C4366" w:rsidRPr="005C4366" w:rsidDel="00E77105" w:rsidRDefault="005C4366" w:rsidP="005C4366">
      <w:pPr>
        <w:pStyle w:val="SAGEBodyText"/>
        <w:rPr>
          <w:del w:id="512" w:author="Auteur"/>
        </w:rPr>
      </w:pPr>
    </w:p>
    <w:p w14:paraId="27BF4C62" w14:textId="77777777" w:rsidR="003E6A94" w:rsidRDefault="00DD1A40" w:rsidP="003E6A94">
      <w:pPr>
        <w:pStyle w:val="SAGEBodyText"/>
      </w:pPr>
      <w:r>
        <w:t xml:space="preserve">Dans </w:t>
      </w:r>
      <w:r w:rsidR="00F917A7" w:rsidRPr="0047628E">
        <w:t>Enterprise Management</w:t>
      </w:r>
      <w:r w:rsidR="005C4366">
        <w:t>, suivez les étapes suivantes :</w:t>
      </w:r>
      <w:r>
        <w:t xml:space="preserve"> </w:t>
      </w:r>
    </w:p>
    <w:p w14:paraId="70E222F7" w14:textId="77777777" w:rsidR="009C06F5" w:rsidRPr="009C06F5" w:rsidRDefault="009C06F5" w:rsidP="009C06F5">
      <w:pPr>
        <w:pStyle w:val="SAGEAdmonitionNote"/>
      </w:pPr>
      <w:r w:rsidRPr="009C06F5">
        <w:rPr>
          <w:rStyle w:val="SageNote"/>
        </w:rPr>
        <w:t xml:space="preserve">Remarque </w:t>
      </w:r>
      <w:r w:rsidRPr="009C06F5">
        <w:rPr>
          <w:color w:val="00A4CF"/>
        </w:rPr>
        <w:t>:</w:t>
      </w:r>
      <w:r w:rsidRPr="009C06F5">
        <w:t xml:space="preserve"> Les noms </w:t>
      </w:r>
      <w:r>
        <w:t>utilisé</w:t>
      </w:r>
      <w:r w:rsidRPr="009C06F5">
        <w:t xml:space="preserve">s sont des exemples. Vous pouvez en </w:t>
      </w:r>
      <w:r>
        <w:t>utilis</w:t>
      </w:r>
      <w:r w:rsidRPr="009C06F5">
        <w:t>er d’</w:t>
      </w:r>
      <w:r>
        <w:t>autres</w:t>
      </w:r>
      <w:r w:rsidRPr="009C06F5">
        <w:t>.</w:t>
      </w:r>
    </w:p>
    <w:p w14:paraId="2E6455FE" w14:textId="77777777" w:rsidR="009C06F5" w:rsidRDefault="009C06F5" w:rsidP="003E6A94">
      <w:pPr>
        <w:pStyle w:val="Bullet1"/>
        <w:ind w:left="0" w:firstLine="0"/>
        <w:rPr>
          <w:ins w:id="513" w:author="Auteur"/>
        </w:rPr>
      </w:pPr>
    </w:p>
    <w:p w14:paraId="5A43B947" w14:textId="77777777" w:rsidR="006411E7" w:rsidRPr="005C4366" w:rsidDel="00085B0B" w:rsidRDefault="006411E7" w:rsidP="006411E7">
      <w:pPr>
        <w:pStyle w:val="SAGEHeading3"/>
        <w:rPr>
          <w:ins w:id="514" w:author="Auteur"/>
          <w:del w:id="515" w:author="Auteur"/>
        </w:rPr>
      </w:pPr>
      <w:ins w:id="516" w:author="Auteur">
        <w:del w:id="517" w:author="Auteur">
          <w:r w:rsidDel="00085B0B">
            <w:delText>Configurer le pool de Web services</w:delText>
          </w:r>
        </w:del>
      </w:ins>
    </w:p>
    <w:p w14:paraId="7327C7FC" w14:textId="77777777" w:rsidR="006411E7" w:rsidRDefault="006411E7" w:rsidP="003E6A94">
      <w:pPr>
        <w:pStyle w:val="Bullet1"/>
        <w:ind w:left="0" w:firstLine="0"/>
      </w:pPr>
    </w:p>
    <w:p w14:paraId="582FFDAA" w14:textId="77777777" w:rsidR="003E6A94" w:rsidRDefault="00DD1A40" w:rsidP="003E6A94">
      <w:pPr>
        <w:pStyle w:val="Bullet1"/>
        <w:ind w:left="0" w:firstLine="0"/>
      </w:pPr>
      <w:r>
        <w:t xml:space="preserve">Ouvrez Administration &gt; Administration &gt; Serveurs &gt; </w:t>
      </w:r>
      <w:del w:id="518" w:author="Auteur">
        <w:r w:rsidDel="006411E7">
          <w:rPr>
            <w:b/>
          </w:rPr>
          <w:delText>Serveurs web</w:delText>
        </w:r>
      </w:del>
      <w:ins w:id="519" w:author="Auteur">
        <w:r w:rsidR="006411E7">
          <w:rPr>
            <w:b/>
          </w:rPr>
          <w:t>Host</w:t>
        </w:r>
        <w:r w:rsidR="00085B0B">
          <w:rPr>
            <w:b/>
          </w:rPr>
          <w:t>s</w:t>
        </w:r>
      </w:ins>
      <w:r>
        <w:t>.</w:t>
      </w:r>
    </w:p>
    <w:p w14:paraId="44234AFC" w14:textId="77777777" w:rsidR="003E6A94" w:rsidRDefault="00DD1A40" w:rsidP="003E6A94">
      <w:pPr>
        <w:pStyle w:val="Bullet1"/>
      </w:pPr>
      <w:r>
        <w:t>Cliquez sur l'icône Modifier à côté du nom de serveur web.</w:t>
      </w:r>
    </w:p>
    <w:p w14:paraId="1900726D" w14:textId="77777777" w:rsidR="003E6A94" w:rsidRDefault="003E6A94" w:rsidP="003E6A94">
      <w:pPr>
        <w:pStyle w:val="Bullet1"/>
      </w:pPr>
    </w:p>
    <w:p w14:paraId="41328103" w14:textId="77777777" w:rsidR="003E6A94" w:rsidRPr="00D94710" w:rsidRDefault="003E6A94" w:rsidP="003E6A94">
      <w:pPr>
        <w:pStyle w:val="Bullet1"/>
      </w:pPr>
      <w:r>
        <w:t>Dans</w:t>
      </w:r>
      <w:r w:rsidR="00DD1A40">
        <w:t xml:space="preserve"> l'écran suivant, dans le champ </w:t>
      </w:r>
      <w:r w:rsidR="00DD1A40">
        <w:rPr>
          <w:b/>
        </w:rPr>
        <w:t>Nombre de traitements fils du Web service</w:t>
      </w:r>
      <w:r w:rsidR="00DD1A40">
        <w:t xml:space="preserve">, saisissez </w:t>
      </w:r>
      <w:r w:rsidR="00DD1A40">
        <w:rPr>
          <w:b/>
        </w:rPr>
        <w:t>1</w:t>
      </w:r>
      <w:r w:rsidR="00DD1A40">
        <w:t>.</w:t>
      </w:r>
    </w:p>
    <w:p w14:paraId="498C1985" w14:textId="77777777" w:rsidR="003E6A94" w:rsidRDefault="005C4366" w:rsidP="003E6A94">
      <w:pPr>
        <w:pStyle w:val="SAGEBodyText"/>
      </w:pPr>
      <w:r>
        <w:rPr>
          <w:noProof/>
        </w:rPr>
        <w:drawing>
          <wp:inline distT="0" distB="0" distL="0" distR="0" wp14:anchorId="69126B48" wp14:editId="02AAA371">
            <wp:extent cx="4924425" cy="1974365"/>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929" cy="1974567"/>
                    </a:xfrm>
                    <a:prstGeom prst="rect">
                      <a:avLst/>
                    </a:prstGeom>
                  </pic:spPr>
                </pic:pic>
              </a:graphicData>
            </a:graphic>
          </wp:inline>
        </w:drawing>
      </w:r>
    </w:p>
    <w:p w14:paraId="1EBBDD75" w14:textId="77777777" w:rsidR="00085B0B" w:rsidRDefault="00085B0B">
      <w:pPr>
        <w:pStyle w:val="SAGEHeading3"/>
        <w:rPr>
          <w:ins w:id="520" w:author="Auteur"/>
        </w:rPr>
        <w:pPrChange w:id="521" w:author="Auteur">
          <w:pPr>
            <w:pStyle w:val="SAGEBodyText"/>
          </w:pPr>
        </w:pPrChange>
      </w:pPr>
      <w:bookmarkStart w:id="522" w:name="_Toc33535403"/>
      <w:ins w:id="523" w:author="Auteur">
        <w:r>
          <w:t>Configurer le pool de Web services</w:t>
        </w:r>
        <w:bookmarkEnd w:id="522"/>
      </w:ins>
    </w:p>
    <w:p w14:paraId="282B98B0" w14:textId="77777777" w:rsidR="00085B0B" w:rsidRDefault="00085B0B" w:rsidP="00085B0B">
      <w:pPr>
        <w:pStyle w:val="SAGEBodyText"/>
        <w:rPr>
          <w:ins w:id="524" w:author="Auteur"/>
        </w:rPr>
      </w:pPr>
      <w:ins w:id="525" w:author="Auteur">
        <w:r>
          <w:t xml:space="preserve">Ouvrez Administration &gt; Administration &gt; Web services &gt; </w:t>
        </w:r>
        <w:proofErr w:type="spellStart"/>
        <w:r>
          <w:rPr>
            <w:b/>
          </w:rPr>
          <w:t>Classis</w:t>
        </w:r>
        <w:proofErr w:type="spellEnd"/>
        <w:r>
          <w:rPr>
            <w:b/>
          </w:rPr>
          <w:t xml:space="preserve"> SOAP pools configuration</w:t>
        </w:r>
      </w:ins>
    </w:p>
    <w:p w14:paraId="2B8D60D8" w14:textId="77777777" w:rsidR="00085B0B" w:rsidRDefault="00085B0B" w:rsidP="00085B0B">
      <w:pPr>
        <w:pStyle w:val="SAGEBodyText"/>
        <w:rPr>
          <w:ins w:id="526" w:author="Auteur"/>
        </w:rPr>
      </w:pPr>
      <w:ins w:id="527" w:author="Auteur">
        <w:r>
          <w:t xml:space="preserve">Cliquez sur </w:t>
        </w:r>
        <w:r>
          <w:rPr>
            <w:b/>
          </w:rPr>
          <w:t xml:space="preserve">Créer </w:t>
        </w:r>
        <w:proofErr w:type="spellStart"/>
        <w:r>
          <w:rPr>
            <w:b/>
          </w:rPr>
          <w:t>soapClassicPool</w:t>
        </w:r>
        <w:proofErr w:type="spellEnd"/>
        <w:r>
          <w:t>.</w:t>
        </w:r>
      </w:ins>
    </w:p>
    <w:p w14:paraId="69C90E31" w14:textId="77777777" w:rsidR="003E6A94" w:rsidDel="00085B0B" w:rsidRDefault="00DD1A40" w:rsidP="003E6A94">
      <w:pPr>
        <w:pStyle w:val="SAGEBodyText"/>
        <w:rPr>
          <w:del w:id="528" w:author="Auteur"/>
        </w:rPr>
      </w:pPr>
      <w:del w:id="529" w:author="Auteur">
        <w:r w:rsidDel="00085B0B">
          <w:delText xml:space="preserve">Ouvrez </w:delText>
        </w:r>
        <w:r w:rsidDel="00085B0B">
          <w:rPr>
            <w:b/>
          </w:rPr>
          <w:delText>Configuration pools Classic SOAP</w:delText>
        </w:r>
        <w:r w:rsidDel="00085B0B">
          <w:delText xml:space="preserve"> depuis Administration &gt; Administration &gt; Services web. </w:delText>
        </w:r>
      </w:del>
    </w:p>
    <w:p w14:paraId="613251D4" w14:textId="77777777" w:rsidR="003E6A94" w:rsidDel="00085B0B" w:rsidRDefault="00DD1A40" w:rsidP="003E6A94">
      <w:pPr>
        <w:pStyle w:val="SAGEBodyText"/>
        <w:rPr>
          <w:del w:id="530" w:author="Auteur"/>
        </w:rPr>
      </w:pPr>
      <w:del w:id="531" w:author="Auteur">
        <w:r w:rsidDel="00085B0B">
          <w:delText xml:space="preserve">Cliquez sur </w:delText>
        </w:r>
        <w:r w:rsidDel="00085B0B">
          <w:rPr>
            <w:b/>
          </w:rPr>
          <w:delText>Créer soapClassicPool</w:delText>
        </w:r>
        <w:r w:rsidDel="00085B0B">
          <w:delText>.</w:delText>
        </w:r>
      </w:del>
    </w:p>
    <w:p w14:paraId="627A1EA9" w14:textId="77777777" w:rsidR="003E6A94" w:rsidRDefault="00DD1A40" w:rsidP="003E6A94">
      <w:pPr>
        <w:pStyle w:val="SAGEBodyText"/>
      </w:pPr>
      <w:r>
        <w:t>Renseignez les champs suivants :</w:t>
      </w:r>
    </w:p>
    <w:p w14:paraId="01F721C6" w14:textId="77777777" w:rsidR="003E6A94" w:rsidRDefault="00DD1A40" w:rsidP="003E6A94">
      <w:pPr>
        <w:pStyle w:val="SAGEBodyText"/>
      </w:pPr>
      <w:r>
        <w:rPr>
          <w:b/>
        </w:rPr>
        <w:t>Alias </w:t>
      </w:r>
      <w:r>
        <w:t>: saisissez le nom du pool à utiliser dans l'appel au web service.</w:t>
      </w:r>
    </w:p>
    <w:p w14:paraId="00D75D62" w14:textId="77777777" w:rsidR="003E6A94" w:rsidRDefault="00DD1A40" w:rsidP="003E6A94">
      <w:pPr>
        <w:pStyle w:val="SAGEBodyText"/>
      </w:pPr>
      <w:r>
        <w:rPr>
          <w:b/>
        </w:rPr>
        <w:t>Dimension initialisation</w:t>
      </w:r>
      <w:r>
        <w:t xml:space="preserve"> : saisissez </w:t>
      </w:r>
      <w:r>
        <w:rPr>
          <w:b/>
        </w:rPr>
        <w:t>1</w:t>
      </w:r>
      <w:r>
        <w:t>.</w:t>
      </w:r>
    </w:p>
    <w:p w14:paraId="612631C6" w14:textId="77777777" w:rsidR="003E6A94" w:rsidRDefault="00DD1A40" w:rsidP="003E6A94">
      <w:pPr>
        <w:pStyle w:val="SAGEBodyText"/>
        <w:ind w:left="432"/>
      </w:pPr>
      <w:r>
        <w:t xml:space="preserve">Représente le nombre de clients (par processus node.js) initialisés pendant le démarrage du pool. </w:t>
      </w:r>
    </w:p>
    <w:p w14:paraId="11505A1C" w14:textId="77777777" w:rsidR="003E6A94" w:rsidRDefault="00DD1A40" w:rsidP="003E6A94">
      <w:pPr>
        <w:pStyle w:val="SAGEBodyText"/>
      </w:pPr>
      <w:r>
        <w:rPr>
          <w:b/>
        </w:rPr>
        <w:t>Dimension maximum</w:t>
      </w:r>
      <w:r>
        <w:t> : saisissez 1.</w:t>
      </w:r>
    </w:p>
    <w:p w14:paraId="529D9B18" w14:textId="77777777" w:rsidR="003E6A94" w:rsidRDefault="00DD1A40" w:rsidP="003E6A94">
      <w:pPr>
        <w:pStyle w:val="SAGEBodyText"/>
        <w:ind w:left="432"/>
      </w:pPr>
      <w:r>
        <w:lastRenderedPageBreak/>
        <w:t xml:space="preserve">Représente le nombre maximum de clients (par processus node.js) qui peuvent être démarrés à partir de ce pool. </w:t>
      </w:r>
    </w:p>
    <w:p w14:paraId="0353C708" w14:textId="77777777" w:rsidR="003E6A94" w:rsidRDefault="00DD1A40" w:rsidP="003E6A94">
      <w:pPr>
        <w:pStyle w:val="SAGEBodyText"/>
      </w:pPr>
      <w:r>
        <w:rPr>
          <w:b/>
        </w:rPr>
        <w:t>Lancement auto.</w:t>
      </w:r>
      <w:r>
        <w:t xml:space="preserve"> : </w:t>
      </w:r>
      <w:ins w:id="532" w:author="Auteur">
        <w:r w:rsidR="00085B0B">
          <w:t>S</w:t>
        </w:r>
      </w:ins>
      <w:del w:id="533" w:author="Auteur">
        <w:r w:rsidR="003E6A94" w:rsidDel="00085B0B">
          <w:delText>n</w:delText>
        </w:r>
        <w:r w:rsidDel="00085B0B">
          <w:delText>e s</w:delText>
        </w:r>
      </w:del>
      <w:r>
        <w:t xml:space="preserve">électionnez </w:t>
      </w:r>
      <w:del w:id="534" w:author="Auteur">
        <w:r w:rsidDel="00085B0B">
          <w:delText>pas</w:delText>
        </w:r>
      </w:del>
      <w:r>
        <w:t xml:space="preserve"> cette case. </w:t>
      </w:r>
    </w:p>
    <w:p w14:paraId="4007332E" w14:textId="77777777" w:rsidR="003E6A94" w:rsidRDefault="00DD1A40" w:rsidP="003E6A94">
      <w:pPr>
        <w:pStyle w:val="SAGEBodyText"/>
        <w:ind w:left="288" w:firstLine="144"/>
      </w:pPr>
      <w:r>
        <w:t xml:space="preserve">Lorsqu'elle est sélectionnée, le pool </w:t>
      </w:r>
      <w:r w:rsidR="003E6A94">
        <w:t>se lance</w:t>
      </w:r>
      <w:r>
        <w:t xml:space="preserve"> lorsque le serveur Syracuse démarre.</w:t>
      </w:r>
    </w:p>
    <w:p w14:paraId="6F434B2B" w14:textId="77777777" w:rsidR="003E6A94" w:rsidRDefault="00F917A7" w:rsidP="003E6A94">
      <w:pPr>
        <w:pStyle w:val="SAGEBodyText"/>
      </w:pPr>
      <w:r>
        <w:rPr>
          <w:b/>
        </w:rPr>
        <w:t>Balises serveur</w:t>
      </w:r>
      <w:r w:rsidR="00DD1A40">
        <w:t xml:space="preserve"> : </w:t>
      </w:r>
      <w:r w:rsidR="003E6A94">
        <w:t>l</w:t>
      </w:r>
      <w:r w:rsidR="00DD1A40">
        <w:t xml:space="preserve">aissez ce champ vide. </w:t>
      </w:r>
    </w:p>
    <w:p w14:paraId="03A7B134" w14:textId="77777777" w:rsidR="003E6A94" w:rsidRDefault="00DD1A40" w:rsidP="003E6A94">
      <w:pPr>
        <w:pStyle w:val="SAGEBodyText"/>
        <w:ind w:left="144" w:firstLine="144"/>
      </w:pPr>
      <w:r>
        <w:t xml:space="preserve">Ce champ est utilisé par les développeurs avec une configuration pool </w:t>
      </w:r>
      <w:proofErr w:type="spellStart"/>
      <w:r>
        <w:t>Classic</w:t>
      </w:r>
      <w:proofErr w:type="spellEnd"/>
      <w:r>
        <w:t xml:space="preserve"> SOAP.</w:t>
      </w:r>
    </w:p>
    <w:p w14:paraId="5345BFAD" w14:textId="77777777" w:rsidR="003E6A94" w:rsidRDefault="00DD1A40" w:rsidP="003E6A94">
      <w:pPr>
        <w:pStyle w:val="SAGEBodyText"/>
      </w:pPr>
      <w:r>
        <w:rPr>
          <w:b/>
        </w:rPr>
        <w:t xml:space="preserve">Point de connexion : </w:t>
      </w:r>
      <w:r>
        <w:t>saisissez le point de connexion (dossier) à utiliser pour les demandes de web services.</w:t>
      </w:r>
    </w:p>
    <w:p w14:paraId="35D73AFF" w14:textId="77777777" w:rsidR="003E6A94" w:rsidRPr="0044547C" w:rsidRDefault="00DD1A40" w:rsidP="003E6A94">
      <w:pPr>
        <w:pStyle w:val="SAGEBodyText"/>
      </w:pPr>
      <w:r>
        <w:rPr>
          <w:b/>
        </w:rPr>
        <w:t xml:space="preserve">Paramètres régionaux : </w:t>
      </w:r>
      <w:r>
        <w:t>saisissez votre langue et votre emplacement (dans cet exemple, l'anglais).</w:t>
      </w:r>
    </w:p>
    <w:p w14:paraId="1CFF18BD" w14:textId="77777777" w:rsidR="003E6A94" w:rsidRDefault="00DD1A40" w:rsidP="003E6A94">
      <w:pPr>
        <w:pStyle w:val="SAGEBodyText"/>
        <w:rPr>
          <w:ins w:id="535" w:author="Auteur"/>
        </w:rPr>
      </w:pPr>
      <w:r>
        <w:rPr>
          <w:b/>
        </w:rPr>
        <w:t xml:space="preserve">Utilisateur : </w:t>
      </w:r>
      <w:r w:rsidR="003E6A94">
        <w:t>r</w:t>
      </w:r>
      <w:r>
        <w:t xml:space="preserve">enseignez le nom de l'utilisateur. Dans ce cas, </w:t>
      </w:r>
      <w:r>
        <w:rPr>
          <w:b/>
        </w:rPr>
        <w:t>Admin</w:t>
      </w:r>
      <w:r>
        <w:t>.</w:t>
      </w:r>
    </w:p>
    <w:p w14:paraId="0164C4CF" w14:textId="77777777" w:rsidR="00085B0B" w:rsidRPr="0044547C" w:rsidRDefault="00085B0B" w:rsidP="003E6A94">
      <w:pPr>
        <w:pStyle w:val="SAGEBodyText"/>
        <w:rPr>
          <w:b/>
        </w:rPr>
      </w:pPr>
      <w:ins w:id="536" w:author="Auteur">
        <w:r>
          <w:rPr>
            <w:noProof/>
          </w:rPr>
          <w:drawing>
            <wp:inline distT="0" distB="0" distL="0" distR="0" wp14:anchorId="674CEA4F" wp14:editId="0CC5C4C0">
              <wp:extent cx="5579745" cy="1884045"/>
              <wp:effectExtent l="0" t="0" r="1905"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884045"/>
                      </a:xfrm>
                      <a:prstGeom prst="rect">
                        <a:avLst/>
                      </a:prstGeom>
                    </pic:spPr>
                  </pic:pic>
                </a:graphicData>
              </a:graphic>
            </wp:inline>
          </w:drawing>
        </w:r>
      </w:ins>
    </w:p>
    <w:p w14:paraId="11DEEAE1" w14:textId="77777777" w:rsidR="003E6A94" w:rsidRDefault="00696B80" w:rsidP="00456F87">
      <w:pPr>
        <w:pStyle w:val="SAGEBodyText"/>
        <w:jc w:val="center"/>
      </w:pPr>
      <w:del w:id="537" w:author="Auteur">
        <w:r w:rsidDel="00085B0B">
          <w:rPr>
            <w:noProof/>
          </w:rPr>
          <w:drawing>
            <wp:inline distT="0" distB="0" distL="0" distR="0" wp14:anchorId="1A19C162" wp14:editId="691C98F4">
              <wp:extent cx="5638800" cy="2247900"/>
              <wp:effectExtent l="19050" t="19050" r="19050" b="19050"/>
              <wp:docPr id="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2247900"/>
                      </a:xfrm>
                      <a:prstGeom prst="rect">
                        <a:avLst/>
                      </a:prstGeom>
                      <a:noFill/>
                      <a:ln w="9525" cmpd="sng">
                        <a:solidFill>
                          <a:srgbClr val="BFBFBF"/>
                        </a:solidFill>
                        <a:miter lim="800000"/>
                        <a:headEnd/>
                        <a:tailEnd/>
                      </a:ln>
                      <a:effectLst/>
                    </pic:spPr>
                  </pic:pic>
                </a:graphicData>
              </a:graphic>
            </wp:inline>
          </w:drawing>
        </w:r>
      </w:del>
    </w:p>
    <w:p w14:paraId="2FE57DA0" w14:textId="77777777" w:rsidR="003E6A94" w:rsidRPr="008735B2" w:rsidRDefault="00DD1A40" w:rsidP="003E6A94">
      <w:pPr>
        <w:pStyle w:val="SAGEBodyText"/>
      </w:pPr>
      <w:r>
        <w:t>Pour poursuivre le paramétrage du portail web PHP, vous devez démarrer le pool.</w:t>
      </w:r>
    </w:p>
    <w:p w14:paraId="121137D6" w14:textId="77777777" w:rsidR="003E6A94" w:rsidRDefault="00DD1A40" w:rsidP="003E6A94">
      <w:pPr>
        <w:pStyle w:val="SAGEBodyText"/>
      </w:pPr>
      <w:r>
        <w:t xml:space="preserve">Une fois le pool créé en suivant les étapes décrites précédemment, il s'affiche dans la liste des </w:t>
      </w:r>
      <w:proofErr w:type="spellStart"/>
      <w:r>
        <w:t>soapClassicPools</w:t>
      </w:r>
      <w:proofErr w:type="spellEnd"/>
      <w:r>
        <w:t>.</w:t>
      </w:r>
    </w:p>
    <w:p w14:paraId="3997BA43" w14:textId="77777777" w:rsidR="003E6A94" w:rsidRDefault="00DD1A40" w:rsidP="003E6A94">
      <w:pPr>
        <w:pStyle w:val="SAGEBodyText"/>
      </w:pPr>
      <w:r>
        <w:t>Cliquez sur le nom du pool que vous venez de créer.</w:t>
      </w:r>
    </w:p>
    <w:p w14:paraId="0CD1704D" w14:textId="77777777" w:rsidR="00BA0A3F" w:rsidRDefault="00DD1A40" w:rsidP="003E6A94">
      <w:pPr>
        <w:pStyle w:val="SAGEBodyText"/>
      </w:pPr>
      <w:r>
        <w:t xml:space="preserve">À partir du volet d'actions, cliquez sur </w:t>
      </w:r>
      <w:r>
        <w:rPr>
          <w:b/>
        </w:rPr>
        <w:t>Lancer/Actualiser</w:t>
      </w:r>
      <w:r>
        <w:t>.</w:t>
      </w:r>
    </w:p>
    <w:p w14:paraId="59CDEE92" w14:textId="77777777" w:rsidR="003E6A94" w:rsidRPr="008735B2" w:rsidRDefault="00696B80" w:rsidP="003E6A94">
      <w:pPr>
        <w:pStyle w:val="SAGEBodyText"/>
      </w:pPr>
      <w:r>
        <w:rPr>
          <w:noProof/>
        </w:rPr>
        <w:drawing>
          <wp:anchor distT="0" distB="0" distL="114300" distR="114300" simplePos="0" relativeHeight="251650560" behindDoc="0" locked="0" layoutInCell="1" allowOverlap="1" wp14:anchorId="0924A601" wp14:editId="5E013447">
            <wp:simplePos x="0" y="0"/>
            <wp:positionH relativeFrom="column">
              <wp:posOffset>227965</wp:posOffset>
            </wp:positionH>
            <wp:positionV relativeFrom="paragraph">
              <wp:posOffset>233680</wp:posOffset>
            </wp:positionV>
            <wp:extent cx="2673985" cy="1424305"/>
            <wp:effectExtent l="19050" t="19050" r="12065" b="23495"/>
            <wp:wrapNone/>
            <wp:docPr id="3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3985" cy="1424305"/>
                    </a:xfrm>
                    <a:prstGeom prst="rect">
                      <a:avLst/>
                    </a:prstGeom>
                    <a:noFill/>
                    <a:ln w="9525">
                      <a:solidFill>
                        <a:srgbClr val="BFBFBF"/>
                      </a:solidFill>
                      <a:miter lim="800000"/>
                      <a:headEnd/>
                      <a:tailEnd/>
                    </a:ln>
                  </pic:spPr>
                </pic:pic>
              </a:graphicData>
            </a:graphic>
            <wp14:sizeRelH relativeFrom="margin">
              <wp14:pctWidth>0</wp14:pctWidth>
            </wp14:sizeRelH>
            <wp14:sizeRelV relativeFrom="margin">
              <wp14:pctHeight>0</wp14:pctHeight>
            </wp14:sizeRelV>
          </wp:anchor>
        </w:drawing>
      </w:r>
    </w:p>
    <w:p w14:paraId="4C464482" w14:textId="77777777" w:rsidR="003E6A94" w:rsidRPr="008735B2" w:rsidRDefault="003E6A94" w:rsidP="003E6A94">
      <w:pPr>
        <w:pStyle w:val="SAGEBodyText"/>
      </w:pPr>
    </w:p>
    <w:p w14:paraId="3EBF1787" w14:textId="77777777" w:rsidR="003E6A94" w:rsidRPr="008735B2" w:rsidRDefault="003E6A94" w:rsidP="003E6A94">
      <w:pPr>
        <w:pStyle w:val="SAGEBodyText"/>
      </w:pPr>
    </w:p>
    <w:p w14:paraId="43F669E3" w14:textId="77777777" w:rsidR="003E6A94" w:rsidRDefault="003E6A94" w:rsidP="003E6A94">
      <w:pPr>
        <w:pStyle w:val="SAGEBodyText"/>
      </w:pPr>
    </w:p>
    <w:p w14:paraId="5F490D1E" w14:textId="77777777" w:rsidR="00ED2382" w:rsidRDefault="00ED2382" w:rsidP="003E6A94">
      <w:pPr>
        <w:pStyle w:val="SAGEBodyText"/>
      </w:pPr>
    </w:p>
    <w:p w14:paraId="10892812" w14:textId="77777777" w:rsidR="00BA0A3F" w:rsidRDefault="00BA0A3F" w:rsidP="003E6A94">
      <w:pPr>
        <w:pStyle w:val="SAGEBodyText"/>
      </w:pPr>
    </w:p>
    <w:p w14:paraId="78D2EACA" w14:textId="77777777" w:rsidR="00BA0A3F" w:rsidRDefault="00BA0A3F" w:rsidP="003E6A94">
      <w:pPr>
        <w:pStyle w:val="SAGEBodyText"/>
      </w:pPr>
    </w:p>
    <w:p w14:paraId="4E8646AF" w14:textId="77777777" w:rsidR="00BA0A3F" w:rsidRPr="008735B2" w:rsidRDefault="00BA0A3F" w:rsidP="003E6A94">
      <w:pPr>
        <w:pStyle w:val="SAGEBodyText"/>
      </w:pPr>
    </w:p>
    <w:p w14:paraId="105298CB" w14:textId="77777777" w:rsidR="003E6A94" w:rsidRPr="00B13E2D" w:rsidRDefault="00DD1A40">
      <w:pPr>
        <w:pStyle w:val="SAGEHeading2"/>
        <w:pPrChange w:id="538" w:author="Auteur">
          <w:pPr/>
        </w:pPrChange>
      </w:pPr>
      <w:bookmarkStart w:id="539" w:name="_Toc453676514"/>
      <w:bookmarkStart w:id="540" w:name="_Toc453744993"/>
      <w:bookmarkStart w:id="541" w:name="_Toc33535404"/>
      <w:r>
        <w:t>Installer et configurer le portail web PHP</w:t>
      </w:r>
      <w:bookmarkEnd w:id="539"/>
      <w:bookmarkEnd w:id="540"/>
      <w:bookmarkEnd w:id="541"/>
    </w:p>
    <w:p w14:paraId="4BBC68D4" w14:textId="77777777" w:rsidR="003E6A94" w:rsidRDefault="00DD1A40" w:rsidP="003E6A94">
      <w:pPr>
        <w:pStyle w:val="SAGEBodyText"/>
      </w:pPr>
      <w:r>
        <w:t>Si vous ne l'avez pas déjà fait, lancez le pool web service que vous venez de créer. Reportez-vous aux étapes de la section précédente pour les détails.</w:t>
      </w:r>
    </w:p>
    <w:p w14:paraId="160E78FD" w14:textId="77777777" w:rsidR="003E6A94" w:rsidRDefault="00DD1A40" w:rsidP="003E6A94">
      <w:pPr>
        <w:pStyle w:val="SAGEHeading3"/>
      </w:pPr>
      <w:bookmarkStart w:id="542" w:name="_Toc453676515"/>
      <w:bookmarkStart w:id="543" w:name="_Toc453744994"/>
      <w:bookmarkStart w:id="544" w:name="_Toc33535405"/>
      <w:r>
        <w:t>Télécharger les fichiers projets du portail web PHP</w:t>
      </w:r>
      <w:bookmarkEnd w:id="542"/>
      <w:bookmarkEnd w:id="543"/>
      <w:bookmarkEnd w:id="544"/>
    </w:p>
    <w:p w14:paraId="444451EF" w14:textId="77777777" w:rsidR="003E6A94" w:rsidRPr="00701C86" w:rsidRDefault="00DD1A40" w:rsidP="003E6A94">
      <w:pPr>
        <w:pStyle w:val="SAGEBodyText"/>
      </w:pPr>
      <w:r>
        <w:t>Le fichier projet pour le portail web PHP est disponible depuis GitHub. Il est ouvert à tous, il n'est donc pas nécessaire de disposer d'un compte GitHub. Le fichier téléchargé contient tout le nécessaire pour créer et configurer le</w:t>
      </w:r>
      <w:r w:rsidR="00F917A7">
        <w:t xml:space="preserve"> portail en incluant le patch </w:t>
      </w:r>
      <w:r w:rsidR="002B7389">
        <w:t xml:space="preserve">de l’application </w:t>
      </w:r>
      <w:r>
        <w:t xml:space="preserve">pour le web service YOSOH. </w:t>
      </w:r>
    </w:p>
    <w:p w14:paraId="0C08175E" w14:textId="77777777" w:rsidR="003E6A94" w:rsidRDefault="00DD1A40" w:rsidP="003E6A94">
      <w:pPr>
        <w:pStyle w:val="SAGEBodyText"/>
        <w:rPr>
          <w:b/>
        </w:rPr>
      </w:pPr>
      <w:r>
        <w:t xml:space="preserve">À partir de GitHub </w:t>
      </w:r>
      <w:hyperlink r:id="rId34" w:history="1">
        <w:r>
          <w:rPr>
            <w:rStyle w:val="Lienhypertexte"/>
          </w:rPr>
          <w:t>https://github.com/Sage-ERP-X3/sample-x3-ws-php-webportal</w:t>
        </w:r>
      </w:hyperlink>
      <w:r>
        <w:t xml:space="preserve">, cliquez sur </w:t>
      </w:r>
      <w:ins w:id="545" w:author="Auteur">
        <w:r w:rsidR="00E77105" w:rsidRPr="002D3BBB">
          <w:rPr>
            <w:b/>
            <w:rPrChange w:id="546" w:author="Auteur">
              <w:rPr/>
            </w:rPrChange>
          </w:rPr>
          <w:t xml:space="preserve">Clone or </w:t>
        </w:r>
      </w:ins>
      <w:r>
        <w:rPr>
          <w:b/>
        </w:rPr>
        <w:t>Download</w:t>
      </w:r>
      <w:r>
        <w:t>.</w:t>
      </w:r>
      <w:r>
        <w:rPr>
          <w:b/>
        </w:rPr>
        <w:t xml:space="preserve"> </w:t>
      </w:r>
    </w:p>
    <w:p w14:paraId="2D7526F3" w14:textId="77777777" w:rsidR="00E77105" w:rsidRDefault="00E77105" w:rsidP="00E77105">
      <w:pPr>
        <w:pStyle w:val="SAGEAdmonitionNote"/>
        <w:rPr>
          <w:ins w:id="547" w:author="Auteur"/>
        </w:rPr>
      </w:pPr>
      <w:ins w:id="548" w:author="Auteur">
        <w:r>
          <w:t xml:space="preserve">Si vous êtes connecté à GitHub, vous pouvez utiliser l'option </w:t>
        </w:r>
        <w:r w:rsidRPr="002B7389">
          <w:rPr>
            <w:b/>
          </w:rPr>
          <w:t>Clone</w:t>
        </w:r>
        <w:r>
          <w:t xml:space="preserve"> (Cloner) ou </w:t>
        </w:r>
        <w:r w:rsidRPr="002B7389">
          <w:rPr>
            <w:b/>
          </w:rPr>
          <w:t>Download</w:t>
        </w:r>
        <w:r>
          <w:rPr>
            <w:b/>
          </w:rPr>
          <w:t xml:space="preserve"> </w:t>
        </w:r>
        <w:r w:rsidRPr="002B7389">
          <w:t>(Télécharger)</w:t>
        </w:r>
        <w:r>
          <w:t xml:space="preserve"> sans être connecté. </w:t>
        </w:r>
      </w:ins>
    </w:p>
    <w:p w14:paraId="0263FBCB" w14:textId="77777777" w:rsidR="00E77105" w:rsidRDefault="00E77105" w:rsidP="00E77105">
      <w:pPr>
        <w:pStyle w:val="SAGEAdmonitionNote"/>
        <w:rPr>
          <w:ins w:id="549" w:author="Auteur"/>
        </w:rPr>
      </w:pPr>
      <w:ins w:id="550" w:author="Auteur">
        <w:r>
          <w:t>Assurez-vous de télécharger le fichier ZIP.</w:t>
        </w:r>
      </w:ins>
    </w:p>
    <w:p w14:paraId="50BF411C" w14:textId="77777777" w:rsidR="003E6A94" w:rsidDel="00E77105" w:rsidRDefault="00DD1A40" w:rsidP="00E77105">
      <w:pPr>
        <w:pStyle w:val="SAGEAdmonitionNote"/>
        <w:rPr>
          <w:del w:id="551" w:author="Auteur"/>
        </w:rPr>
      </w:pPr>
      <w:del w:id="552" w:author="Auteur">
        <w:r w:rsidDel="00E77105">
          <w:delText xml:space="preserve">Si vous êtes connecté à GitHub, vous pouvez utiliser l'option </w:delText>
        </w:r>
        <w:r w:rsidRPr="002B7389" w:rsidDel="00E77105">
          <w:rPr>
            <w:b/>
          </w:rPr>
          <w:delText>Clone</w:delText>
        </w:r>
        <w:r w:rsidR="002B7389" w:rsidDel="00E77105">
          <w:delText xml:space="preserve"> (Cloner) ou</w:delText>
        </w:r>
        <w:r w:rsidDel="00E77105">
          <w:delText xml:space="preserve"> </w:delText>
        </w:r>
        <w:r w:rsidR="002B7389" w:rsidRPr="002B7389" w:rsidDel="00E77105">
          <w:rPr>
            <w:b/>
          </w:rPr>
          <w:delText>D</w:delText>
        </w:r>
        <w:r w:rsidRPr="002B7389" w:rsidDel="00E77105">
          <w:rPr>
            <w:b/>
          </w:rPr>
          <w:delText>ownload</w:delText>
        </w:r>
        <w:r w:rsidR="002B7389" w:rsidDel="00E77105">
          <w:rPr>
            <w:b/>
          </w:rPr>
          <w:delText xml:space="preserve"> </w:delText>
        </w:r>
        <w:r w:rsidR="002B7389" w:rsidRPr="002B7389" w:rsidDel="00E77105">
          <w:delText>(Télécharger)</w:delText>
        </w:r>
        <w:r w:rsidDel="00E77105">
          <w:delText xml:space="preserve">. </w:delText>
        </w:r>
      </w:del>
    </w:p>
    <w:p w14:paraId="5431A903" w14:textId="77777777" w:rsidR="003E6A94" w:rsidDel="00E77105" w:rsidRDefault="00DD1A40" w:rsidP="003E6A94">
      <w:pPr>
        <w:pStyle w:val="SAGEAdmonitionNote"/>
        <w:rPr>
          <w:del w:id="553" w:author="Auteur"/>
        </w:rPr>
      </w:pPr>
      <w:del w:id="554" w:author="Auteur">
        <w:r w:rsidDel="00E77105">
          <w:delText>Assurez-vous de télécharger le fichier ZIP.</w:delText>
        </w:r>
      </w:del>
    </w:p>
    <w:p w14:paraId="102DC0C5" w14:textId="77777777" w:rsidR="003E6A94" w:rsidRDefault="00696B80" w:rsidP="003E6A94">
      <w:pPr>
        <w:pStyle w:val="SAGEBodyText"/>
      </w:pPr>
      <w:del w:id="555" w:author="Auteur">
        <w:r w:rsidDel="00E77105">
          <w:rPr>
            <w:noProof/>
          </w:rPr>
          <w:drawing>
            <wp:inline distT="0" distB="0" distL="0" distR="0" wp14:anchorId="6F3F5F4F" wp14:editId="6D383988">
              <wp:extent cx="5219700" cy="2066925"/>
              <wp:effectExtent l="19050" t="19050" r="19050" b="28575"/>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066925"/>
                      </a:xfrm>
                      <a:prstGeom prst="rect">
                        <a:avLst/>
                      </a:prstGeom>
                      <a:noFill/>
                      <a:ln w="9525" cmpd="sng">
                        <a:solidFill>
                          <a:srgbClr val="BFBFBF"/>
                        </a:solidFill>
                        <a:miter lim="800000"/>
                        <a:headEnd/>
                        <a:tailEnd/>
                      </a:ln>
                      <a:effectLst/>
                    </pic:spPr>
                  </pic:pic>
                </a:graphicData>
              </a:graphic>
            </wp:inline>
          </w:drawing>
        </w:r>
      </w:del>
      <w:ins w:id="556" w:author="Auteur">
        <w:r w:rsidR="00E77105">
          <w:rPr>
            <w:noProof/>
          </w:rPr>
          <w:drawing>
            <wp:inline distT="0" distB="0" distL="0" distR="0" wp14:anchorId="2103FC89" wp14:editId="30FBDD6D">
              <wp:extent cx="5579745" cy="2494915"/>
              <wp:effectExtent l="0" t="0" r="190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494915"/>
                      </a:xfrm>
                      <a:prstGeom prst="rect">
                        <a:avLst/>
                      </a:prstGeom>
                    </pic:spPr>
                  </pic:pic>
                </a:graphicData>
              </a:graphic>
            </wp:inline>
          </w:drawing>
        </w:r>
      </w:ins>
    </w:p>
    <w:p w14:paraId="4648EF87" w14:textId="77777777" w:rsidR="003E6A94" w:rsidRDefault="00DD1A40" w:rsidP="003E6A94">
      <w:pPr>
        <w:pStyle w:val="SAGEBodyText"/>
      </w:pPr>
      <w:r>
        <w:t xml:space="preserve">Enregistrez le fichier </w:t>
      </w:r>
      <w:r>
        <w:rPr>
          <w:b/>
        </w:rPr>
        <w:t>sample-x3-ws-php-webportal-master.zip</w:t>
      </w:r>
      <w:r>
        <w:t xml:space="preserve"> dans </w:t>
      </w:r>
      <w:r>
        <w:rPr>
          <w:b/>
        </w:rPr>
        <w:t>C:\Sage\wamp\www</w:t>
      </w:r>
      <w:r>
        <w:t xml:space="preserve">. </w:t>
      </w:r>
    </w:p>
    <w:p w14:paraId="7719DD17" w14:textId="77777777" w:rsidR="003E6A94" w:rsidRDefault="00696B80" w:rsidP="003E6A94">
      <w:pPr>
        <w:pStyle w:val="SAGEBodyText"/>
      </w:pPr>
      <w:r>
        <w:rPr>
          <w:noProof/>
        </w:rPr>
        <w:lastRenderedPageBreak/>
        <w:drawing>
          <wp:inline distT="0" distB="0" distL="0" distR="0" wp14:anchorId="496A6747" wp14:editId="1208EFFA">
            <wp:extent cx="5238750" cy="1343025"/>
            <wp:effectExtent l="0" t="0" r="0" b="952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343025"/>
                    </a:xfrm>
                    <a:prstGeom prst="rect">
                      <a:avLst/>
                    </a:prstGeom>
                    <a:noFill/>
                    <a:ln>
                      <a:noFill/>
                    </a:ln>
                  </pic:spPr>
                </pic:pic>
              </a:graphicData>
            </a:graphic>
          </wp:inline>
        </w:drawing>
      </w:r>
    </w:p>
    <w:p w14:paraId="3643AD66" w14:textId="77777777" w:rsidR="003E6A94" w:rsidRPr="000A628A" w:rsidRDefault="00DD1A40" w:rsidP="003E6A94">
      <w:pPr>
        <w:pStyle w:val="SAGEBodyText"/>
      </w:pPr>
      <w:r>
        <w:t xml:space="preserve">Extrayez tous les fichiers vers </w:t>
      </w:r>
      <w:r>
        <w:rPr>
          <w:b/>
        </w:rPr>
        <w:t>C:\Sage\wamp\www\sagex3</w:t>
      </w:r>
      <w:r>
        <w:t xml:space="preserve">. </w:t>
      </w:r>
    </w:p>
    <w:p w14:paraId="5D5FE736" w14:textId="77777777" w:rsidR="003E6A94" w:rsidRDefault="00696B80" w:rsidP="003E6A94">
      <w:pPr>
        <w:pStyle w:val="SAGEBodyText"/>
      </w:pPr>
      <w:r>
        <w:rPr>
          <w:noProof/>
        </w:rPr>
        <w:drawing>
          <wp:inline distT="0" distB="0" distL="0" distR="0" wp14:anchorId="7BEB13D9" wp14:editId="0465575C">
            <wp:extent cx="5191125" cy="3552825"/>
            <wp:effectExtent l="0" t="0" r="9525" b="952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552825"/>
                    </a:xfrm>
                    <a:prstGeom prst="rect">
                      <a:avLst/>
                    </a:prstGeom>
                    <a:noFill/>
                    <a:ln>
                      <a:noFill/>
                    </a:ln>
                  </pic:spPr>
                </pic:pic>
              </a:graphicData>
            </a:graphic>
          </wp:inline>
        </w:drawing>
      </w:r>
    </w:p>
    <w:p w14:paraId="4335F58F" w14:textId="77777777" w:rsidR="003E6A94" w:rsidRDefault="00DD1A40" w:rsidP="003E6A94">
      <w:pPr>
        <w:pStyle w:val="SAGEHeading3"/>
      </w:pPr>
      <w:bookmarkStart w:id="557" w:name="_Toc449016746"/>
      <w:bookmarkStart w:id="558" w:name="_Toc453676516"/>
      <w:bookmarkStart w:id="559" w:name="_Toc453744995"/>
      <w:bookmarkStart w:id="560" w:name="_Toc33535406"/>
      <w:r>
        <w:t>Configurer le portail</w:t>
      </w:r>
      <w:bookmarkEnd w:id="557"/>
      <w:bookmarkEnd w:id="558"/>
      <w:bookmarkEnd w:id="559"/>
      <w:bookmarkEnd w:id="560"/>
    </w:p>
    <w:p w14:paraId="081A3ADB" w14:textId="77777777" w:rsidR="003E6A94" w:rsidRDefault="000A4DD1" w:rsidP="003E6A94">
      <w:pPr>
        <w:pStyle w:val="SAGEBodyText"/>
      </w:pPr>
      <w:r>
        <w:t>V</w:t>
      </w:r>
      <w:r w:rsidR="00DD1A40">
        <w:t xml:space="preserve">ous devez </w:t>
      </w:r>
      <w:r>
        <w:t xml:space="preserve">ensuite </w:t>
      </w:r>
      <w:r w:rsidR="00DD1A40">
        <w:t xml:space="preserve">configurer le portail pour communiquer avec </w:t>
      </w:r>
      <w:r w:rsidR="00670F41" w:rsidRPr="0047628E">
        <w:t>Enterprise Management</w:t>
      </w:r>
      <w:r w:rsidR="00DD1A40">
        <w:t>.</w:t>
      </w:r>
    </w:p>
    <w:p w14:paraId="7150971B" w14:textId="77777777" w:rsidR="003E6A94" w:rsidRDefault="00DD1A40" w:rsidP="003E6A94">
      <w:pPr>
        <w:pStyle w:val="SAGEBodyText"/>
      </w:pPr>
      <w:r>
        <w:t xml:space="preserve">Dans le dossier </w:t>
      </w:r>
      <w:r>
        <w:rPr>
          <w:b/>
        </w:rPr>
        <w:t>C:\Sage\wamp\www\sagex3\config</w:t>
      </w:r>
      <w:r>
        <w:t xml:space="preserve">, ouvrez le fichier </w:t>
      </w:r>
      <w:proofErr w:type="spellStart"/>
      <w:r>
        <w:rPr>
          <w:b/>
        </w:rPr>
        <w:t>Config.php</w:t>
      </w:r>
      <w:proofErr w:type="spellEnd"/>
      <w:r>
        <w:t>.</w:t>
      </w:r>
    </w:p>
    <w:p w14:paraId="3BC1E5D0" w14:textId="77777777" w:rsidR="003E6A94" w:rsidRDefault="00DD1A40" w:rsidP="003E6A94">
      <w:pPr>
        <w:pStyle w:val="SAGEBodyText"/>
      </w:pPr>
      <w:r>
        <w:t>Les champs suivants doivent correspondre à ce que vous avez saisi lors de la configura</w:t>
      </w:r>
      <w:r w:rsidR="00670F41">
        <w:t xml:space="preserve">tion du pool web service dans </w:t>
      </w:r>
      <w:r w:rsidR="00670F41" w:rsidRPr="0047628E">
        <w:t>Enterprise Management</w:t>
      </w:r>
      <w:r>
        <w:t> :</w:t>
      </w:r>
    </w:p>
    <w:p w14:paraId="189A31E9" w14:textId="77777777" w:rsidR="00E77105" w:rsidRPr="00DF1C6A" w:rsidRDefault="003E6A94" w:rsidP="00E77105">
      <w:pPr>
        <w:pStyle w:val="SAGEBodyText"/>
        <w:rPr>
          <w:ins w:id="561" w:author="Auteur"/>
        </w:rPr>
      </w:pPr>
      <w:r>
        <w:tab/>
      </w:r>
      <w:ins w:id="562" w:author="Auteur">
        <w:r w:rsidR="00E77105">
          <w:t>WSDL</w:t>
        </w:r>
        <w:r w:rsidR="00E77105">
          <w:tab/>
        </w:r>
        <w:r w:rsidR="00E77105">
          <w:tab/>
        </w:r>
        <w:r w:rsidR="00E77105">
          <w:tab/>
          <w:t>: L'URL du fichier WSDL</w:t>
        </w:r>
      </w:ins>
    </w:p>
    <w:p w14:paraId="6E7966D9" w14:textId="77777777" w:rsidR="00E77105" w:rsidRPr="00DF1C6A" w:rsidRDefault="00E77105" w:rsidP="00E77105">
      <w:pPr>
        <w:pStyle w:val="SAGEBodyText"/>
        <w:rPr>
          <w:ins w:id="563" w:author="Auteur"/>
        </w:rPr>
      </w:pPr>
      <w:ins w:id="564" w:author="Auteur">
        <w:r>
          <w:tab/>
          <w:t>CODE_LANG</w:t>
        </w:r>
        <w:r>
          <w:tab/>
        </w:r>
        <w:r>
          <w:tab/>
        </w:r>
        <w:r>
          <w:tab/>
        </w:r>
      </w:ins>
    </w:p>
    <w:p w14:paraId="426B7D4E" w14:textId="77777777" w:rsidR="00E77105" w:rsidRPr="00343968" w:rsidRDefault="00E77105" w:rsidP="00E77105">
      <w:pPr>
        <w:pStyle w:val="SAGEBodyText"/>
        <w:rPr>
          <w:ins w:id="565" w:author="Auteur"/>
          <w:lang w:val="en-US"/>
        </w:rPr>
      </w:pPr>
      <w:ins w:id="566" w:author="Auteur">
        <w:r>
          <w:tab/>
        </w:r>
        <w:r w:rsidRPr="00343968">
          <w:rPr>
            <w:lang w:val="en-US"/>
          </w:rPr>
          <w:t>POOL_ALIAS</w:t>
        </w:r>
      </w:ins>
    </w:p>
    <w:p w14:paraId="30B2F786" w14:textId="77777777" w:rsidR="00E77105" w:rsidRDefault="00E77105">
      <w:pPr>
        <w:pStyle w:val="SAGEBodyText"/>
        <w:ind w:left="144" w:firstLine="576"/>
        <w:rPr>
          <w:ins w:id="567" w:author="Auteur"/>
        </w:rPr>
        <w:pPrChange w:id="568" w:author="Auteur">
          <w:pPr>
            <w:pStyle w:val="SAGEBodyText"/>
            <w:ind w:left="144"/>
          </w:pPr>
        </w:pPrChange>
      </w:pPr>
      <w:ins w:id="569" w:author="Auteur">
        <w:r w:rsidRPr="00343968">
          <w:rPr>
            <w:lang w:val="en-US"/>
          </w:rPr>
          <w:t xml:space="preserve">WS_ORDER </w:t>
        </w:r>
        <w:r>
          <w:rPr>
            <w:lang w:val="en-US"/>
          </w:rPr>
          <w:tab/>
        </w:r>
        <w:r>
          <w:rPr>
            <w:lang w:val="en-US"/>
          </w:rPr>
          <w:tab/>
          <w:t xml:space="preserve">: </w:t>
        </w:r>
        <w:r w:rsidRPr="00343968">
          <w:rPr>
            <w:lang w:val="en-US"/>
          </w:rPr>
          <w:t xml:space="preserve">YOSOH </w:t>
        </w:r>
        <w:r>
          <w:rPr>
            <w:lang w:val="en-US"/>
          </w:rPr>
          <w:t xml:space="preserve">Le nom du web service des </w:t>
        </w:r>
        <w:proofErr w:type="spellStart"/>
        <w:r>
          <w:rPr>
            <w:lang w:val="en-US"/>
          </w:rPr>
          <w:t>commandes</w:t>
        </w:r>
        <w:proofErr w:type="spellEnd"/>
        <w:r>
          <w:rPr>
            <w:lang w:val="en-US"/>
          </w:rPr>
          <w:t xml:space="preserve"> de </w:t>
        </w:r>
        <w:r w:rsidRPr="002D3BBB">
          <w:rPr>
            <w:rPrChange w:id="570" w:author="Auteur">
              <w:rPr>
                <w:lang w:val="en-US"/>
              </w:rPr>
            </w:rPrChange>
          </w:rPr>
          <w:t>ventes</w:t>
        </w:r>
      </w:ins>
    </w:p>
    <w:p w14:paraId="5CCE8F84" w14:textId="77777777" w:rsidR="003E6A94" w:rsidRPr="00DF1C6A" w:rsidDel="00E77105" w:rsidRDefault="00E77105" w:rsidP="00E77105">
      <w:pPr>
        <w:pStyle w:val="SAGEBodyText"/>
        <w:rPr>
          <w:del w:id="571" w:author="Auteur"/>
        </w:rPr>
      </w:pPr>
      <w:ins w:id="572" w:author="Auteur">
        <w:r>
          <w:lastRenderedPageBreak/>
          <w:tab/>
        </w:r>
      </w:ins>
      <w:del w:id="573" w:author="Auteur">
        <w:r w:rsidR="003E6A94" w:rsidDel="00E77105">
          <w:delText>WSDL</w:delText>
        </w:r>
        <w:r w:rsidR="003E6A94" w:rsidDel="00E77105">
          <w:tab/>
        </w:r>
        <w:r w:rsidR="003E6A94" w:rsidDel="00E77105">
          <w:tab/>
        </w:r>
        <w:r w:rsidR="003E6A94" w:rsidDel="00E77105">
          <w:tab/>
        </w:r>
        <w:r w:rsidR="003E6A94" w:rsidDel="00E77105">
          <w:tab/>
        </w:r>
        <w:r w:rsidR="003E6A94" w:rsidDel="00E77105">
          <w:tab/>
        </w:r>
        <w:r w:rsidR="003E6A94" w:rsidDel="00E77105">
          <w:tab/>
        </w:r>
        <w:r w:rsidR="003E6A94" w:rsidDel="00E77105">
          <w:tab/>
        </w:r>
        <w:r w:rsidR="000A4DD1" w:rsidDel="00E77105">
          <w:delText>L'URL de votre serveur</w:delText>
        </w:r>
      </w:del>
    </w:p>
    <w:p w14:paraId="7B64B1DC" w14:textId="77777777" w:rsidR="003E6A94" w:rsidRPr="00DF1C6A" w:rsidDel="00E77105" w:rsidRDefault="00DD1A40" w:rsidP="00E77105">
      <w:pPr>
        <w:pStyle w:val="SAGEBodyText"/>
        <w:rPr>
          <w:del w:id="574" w:author="Auteur"/>
        </w:rPr>
      </w:pPr>
      <w:del w:id="575" w:author="Auteur">
        <w:r w:rsidDel="00E77105">
          <w:tab/>
          <w:delText>CODE_LANG</w:delText>
        </w:r>
        <w:r w:rsidDel="00E77105">
          <w:tab/>
        </w:r>
        <w:r w:rsidDel="00E77105">
          <w:tab/>
        </w:r>
        <w:r w:rsidDel="00E77105">
          <w:tab/>
        </w:r>
      </w:del>
    </w:p>
    <w:p w14:paraId="61084F3D" w14:textId="77777777" w:rsidR="003E6A94" w:rsidRPr="00343968" w:rsidDel="00E77105" w:rsidRDefault="00DD1A40" w:rsidP="00E77105">
      <w:pPr>
        <w:pStyle w:val="SAGEBodyText"/>
        <w:rPr>
          <w:del w:id="576" w:author="Auteur"/>
          <w:lang w:val="en-US"/>
        </w:rPr>
      </w:pPr>
      <w:del w:id="577" w:author="Auteur">
        <w:r w:rsidDel="00E77105">
          <w:tab/>
        </w:r>
        <w:r w:rsidRPr="00343968" w:rsidDel="00E77105">
          <w:rPr>
            <w:lang w:val="en-US"/>
          </w:rPr>
          <w:delText>POOL_ALIAS</w:delText>
        </w:r>
      </w:del>
    </w:p>
    <w:p w14:paraId="16D4BCFE" w14:textId="77777777" w:rsidR="003E6A94" w:rsidDel="00E77105" w:rsidRDefault="00DD1A40" w:rsidP="00E77105">
      <w:pPr>
        <w:pStyle w:val="SAGEBodyText"/>
        <w:rPr>
          <w:del w:id="578" w:author="Auteur"/>
        </w:rPr>
      </w:pPr>
      <w:del w:id="579" w:author="Auteur">
        <w:r w:rsidRPr="00343968" w:rsidDel="00E77105">
          <w:rPr>
            <w:lang w:val="en-US"/>
          </w:rPr>
          <w:delText xml:space="preserve">WS_ORDER YOSOH pour commandes. </w:delText>
        </w:r>
        <w:r w:rsidDel="00E77105">
          <w:delText>Il s'agit d'un exemple. Vous pouvez paramétrer un web service différent.</w:delText>
        </w:r>
      </w:del>
    </w:p>
    <w:p w14:paraId="7A6309FA" w14:textId="77777777" w:rsidR="003E6A94" w:rsidRDefault="00DD1A40" w:rsidP="00E77105">
      <w:pPr>
        <w:pStyle w:val="SAGEBodyText"/>
      </w:pPr>
      <w:r>
        <w:t>WEB_SITE_LOGIN et WEB_SITE_PASSWD représentent les identifiants que vous partagerez avec ceux qui accéderont à ces web services via le portail web.</w:t>
      </w:r>
    </w:p>
    <w:p w14:paraId="4482B461" w14:textId="77777777" w:rsidR="003E6A94" w:rsidRDefault="003E6A94" w:rsidP="003E6A94">
      <w:pPr>
        <w:pStyle w:val="SAGETextCodesection"/>
      </w:pPr>
    </w:p>
    <w:p w14:paraId="654ED11E" w14:textId="77777777" w:rsidR="003E6A94" w:rsidRPr="003E6A94" w:rsidRDefault="00DD1A40" w:rsidP="003E6A94">
      <w:pPr>
        <w:pStyle w:val="SAGETextCodesection"/>
        <w:rPr>
          <w:lang w:val="en-US"/>
        </w:rPr>
      </w:pPr>
      <w:r w:rsidRPr="003E6A94">
        <w:rPr>
          <w:lang w:val="en-US"/>
        </w:rPr>
        <w:t>&lt;?php</w:t>
      </w:r>
    </w:p>
    <w:p w14:paraId="1BB94A9C" w14:textId="77777777" w:rsidR="003E6A94" w:rsidRPr="003E6A94" w:rsidRDefault="003E6A94" w:rsidP="003E6A94">
      <w:pPr>
        <w:pStyle w:val="SAGETextCodesection"/>
        <w:rPr>
          <w:lang w:val="en-US"/>
        </w:rPr>
      </w:pPr>
    </w:p>
    <w:p w14:paraId="2E700CED" w14:textId="77777777" w:rsidR="003E6A94" w:rsidRPr="003E6A94" w:rsidRDefault="00DD1A40" w:rsidP="003E6A94">
      <w:pPr>
        <w:pStyle w:val="SAGETextCodesection"/>
        <w:rPr>
          <w:lang w:val="en-US"/>
        </w:rPr>
      </w:pPr>
      <w:r w:rsidRPr="003E6A94">
        <w:rPr>
          <w:lang w:val="en-US"/>
        </w:rPr>
        <w:t>class Config {</w:t>
      </w:r>
    </w:p>
    <w:p w14:paraId="1BACBA2A" w14:textId="77777777" w:rsidR="003E6A94" w:rsidRPr="003E6A94" w:rsidRDefault="00DD1A40" w:rsidP="003E6A94">
      <w:pPr>
        <w:pStyle w:val="SAGETextCodesection"/>
        <w:rPr>
          <w:lang w:val="en-US"/>
        </w:rPr>
      </w:pPr>
      <w:r w:rsidRPr="003E6A94">
        <w:rPr>
          <w:lang w:val="en-US"/>
        </w:rPr>
        <w:tab/>
        <w:t xml:space="preserve">public static $WSDL            </w:t>
      </w:r>
      <w:r w:rsidRPr="003E6A94">
        <w:rPr>
          <w:lang w:val="en-US"/>
        </w:rPr>
        <w:tab/>
        <w:t>= "http://</w:t>
      </w:r>
      <w:ins w:id="580" w:author="Auteur">
        <w:r w:rsidR="00E77105">
          <w:rPr>
            <w:lang w:val="en-US"/>
          </w:rPr>
          <w:t>...</w:t>
        </w:r>
      </w:ins>
      <w:proofErr w:type="spellStart"/>
      <w:del w:id="581" w:author="Auteur">
        <w:r w:rsidRPr="003E6A94" w:rsidDel="00E77105">
          <w:rPr>
            <w:lang w:val="en-US"/>
          </w:rPr>
          <w:delText>x3pu9trainvm:8124/soap-wsdl/syracuse/collaboration/syracuse/</w:delText>
        </w:r>
      </w:del>
      <w:r w:rsidRPr="003E6A94">
        <w:rPr>
          <w:lang w:val="en-US"/>
        </w:rPr>
        <w:t>CAdxWebServiceXmlCC?wsdl</w:t>
      </w:r>
      <w:proofErr w:type="spellEnd"/>
      <w:r w:rsidRPr="003E6A94">
        <w:rPr>
          <w:lang w:val="en-US"/>
        </w:rPr>
        <w:t>";</w:t>
      </w:r>
    </w:p>
    <w:p w14:paraId="4C6E9D79" w14:textId="77777777" w:rsidR="003E6A94" w:rsidRPr="003E6A94" w:rsidRDefault="00DD1A40" w:rsidP="003E6A94">
      <w:pPr>
        <w:pStyle w:val="SAGETextCodesection"/>
        <w:rPr>
          <w:lang w:val="en-US"/>
        </w:rPr>
      </w:pPr>
      <w:r w:rsidRPr="003E6A94">
        <w:rPr>
          <w:lang w:val="en-US"/>
        </w:rPr>
        <w:tab/>
        <w:t xml:space="preserve">public static $CODE_LANG       </w:t>
      </w:r>
      <w:r w:rsidRPr="003E6A94">
        <w:rPr>
          <w:lang w:val="en-US"/>
        </w:rPr>
        <w:tab/>
        <w:t>= "ENG";</w:t>
      </w:r>
    </w:p>
    <w:p w14:paraId="4A9BF7FC" w14:textId="77777777" w:rsidR="003E6A94" w:rsidRPr="003E6A94" w:rsidRDefault="00DD1A40" w:rsidP="003E6A94">
      <w:pPr>
        <w:pStyle w:val="SAGETextCodesection"/>
        <w:rPr>
          <w:lang w:val="en-US"/>
        </w:rPr>
      </w:pPr>
      <w:r w:rsidRPr="003E6A94">
        <w:rPr>
          <w:lang w:val="en-US"/>
        </w:rPr>
        <w:tab/>
        <w:t xml:space="preserve">public static $CODE_USER       </w:t>
      </w:r>
      <w:r w:rsidRPr="003E6A94">
        <w:rPr>
          <w:lang w:val="en-US"/>
        </w:rPr>
        <w:tab/>
        <w:t>= "</w:t>
      </w:r>
      <w:del w:id="582" w:author="Auteur">
        <w:r w:rsidRPr="003E6A94" w:rsidDel="00E77105">
          <w:rPr>
            <w:lang w:val="en-US"/>
          </w:rPr>
          <w:delText>admin</w:delText>
        </w:r>
      </w:del>
      <w:ins w:id="583" w:author="Auteur">
        <w:r w:rsidR="00E77105">
          <w:rPr>
            <w:lang w:val="en-US"/>
          </w:rPr>
          <w:t>…</w:t>
        </w:r>
      </w:ins>
      <w:r w:rsidRPr="003E6A94">
        <w:rPr>
          <w:lang w:val="en-US"/>
        </w:rPr>
        <w:t>";</w:t>
      </w:r>
    </w:p>
    <w:p w14:paraId="5C854DE5" w14:textId="77777777" w:rsidR="003E6A94" w:rsidRPr="003E6A94" w:rsidRDefault="00DD1A40" w:rsidP="003E6A94">
      <w:pPr>
        <w:pStyle w:val="SAGETextCodesection"/>
        <w:rPr>
          <w:lang w:val="en-US"/>
        </w:rPr>
      </w:pPr>
      <w:r w:rsidRPr="003E6A94">
        <w:rPr>
          <w:lang w:val="en-US"/>
        </w:rPr>
        <w:tab/>
        <w:t xml:space="preserve">public static $PASSWORD        </w:t>
      </w:r>
      <w:r w:rsidRPr="003E6A94">
        <w:rPr>
          <w:lang w:val="en-US"/>
        </w:rPr>
        <w:tab/>
        <w:t>= "</w:t>
      </w:r>
      <w:ins w:id="584" w:author="Auteur">
        <w:r w:rsidR="00E77105">
          <w:rPr>
            <w:lang w:val="en-US"/>
          </w:rPr>
          <w:t>…</w:t>
        </w:r>
      </w:ins>
      <w:del w:id="585" w:author="Auteur">
        <w:r w:rsidRPr="003E6A94" w:rsidDel="00E77105">
          <w:rPr>
            <w:lang w:val="en-US"/>
          </w:rPr>
          <w:delText>admin</w:delText>
        </w:r>
      </w:del>
      <w:r w:rsidRPr="003E6A94">
        <w:rPr>
          <w:lang w:val="en-US"/>
        </w:rPr>
        <w:t>";</w:t>
      </w:r>
    </w:p>
    <w:p w14:paraId="010A31BF" w14:textId="77777777" w:rsidR="003E6A94" w:rsidRPr="003E6A94" w:rsidRDefault="00DD1A40" w:rsidP="003E6A94">
      <w:pPr>
        <w:pStyle w:val="SAGETextCodesection"/>
        <w:rPr>
          <w:lang w:val="en-US"/>
        </w:rPr>
      </w:pPr>
      <w:r w:rsidRPr="003E6A94">
        <w:rPr>
          <w:lang w:val="en-US"/>
        </w:rPr>
        <w:tab/>
        <w:t xml:space="preserve">public static $POOL_ALIAS      </w:t>
      </w:r>
      <w:r w:rsidRPr="003E6A94">
        <w:rPr>
          <w:lang w:val="en-US"/>
        </w:rPr>
        <w:tab/>
        <w:t>= "SEED";</w:t>
      </w:r>
    </w:p>
    <w:p w14:paraId="7F2320E8" w14:textId="77777777" w:rsidR="003E6A94" w:rsidRPr="003E6A94" w:rsidRDefault="00DD1A40" w:rsidP="003E6A94">
      <w:pPr>
        <w:pStyle w:val="SAGETextCodesection"/>
        <w:rPr>
          <w:lang w:val="en-US"/>
        </w:rPr>
      </w:pPr>
      <w:r w:rsidRPr="003E6A94">
        <w:rPr>
          <w:lang w:val="en-US"/>
        </w:rPr>
        <w:tab/>
        <w:t>public static $REQUEST_</w:t>
      </w:r>
      <w:proofErr w:type="gramStart"/>
      <w:r w:rsidRPr="003E6A94">
        <w:rPr>
          <w:lang w:val="en-US"/>
        </w:rPr>
        <w:t xml:space="preserve">CONFIG  </w:t>
      </w:r>
      <w:r w:rsidRPr="003E6A94">
        <w:rPr>
          <w:lang w:val="en-US"/>
        </w:rPr>
        <w:tab/>
      </w:r>
      <w:proofErr w:type="gramEnd"/>
      <w:r w:rsidRPr="003E6A94">
        <w:rPr>
          <w:lang w:val="en-US"/>
        </w:rPr>
        <w:t>= "</w:t>
      </w:r>
      <w:proofErr w:type="spellStart"/>
      <w:r w:rsidRPr="003E6A94">
        <w:rPr>
          <w:lang w:val="en-US"/>
        </w:rPr>
        <w:t>adxwss.optreturn</w:t>
      </w:r>
      <w:proofErr w:type="spellEnd"/>
      <w:r w:rsidRPr="003E6A94">
        <w:rPr>
          <w:lang w:val="en-US"/>
        </w:rPr>
        <w:t>=XML";</w:t>
      </w:r>
    </w:p>
    <w:p w14:paraId="01B27127" w14:textId="77777777" w:rsidR="003E6A94" w:rsidRPr="003E6A94" w:rsidRDefault="00DD1A40" w:rsidP="003E6A94">
      <w:pPr>
        <w:pStyle w:val="SAGETextCodesection"/>
        <w:rPr>
          <w:lang w:val="en-US"/>
        </w:rPr>
      </w:pPr>
      <w:r w:rsidRPr="003E6A94">
        <w:rPr>
          <w:lang w:val="en-US"/>
        </w:rPr>
        <w:tab/>
        <w:t>public static $WS_</w:t>
      </w:r>
      <w:proofErr w:type="gramStart"/>
      <w:r w:rsidRPr="003E6A94">
        <w:rPr>
          <w:lang w:val="en-US"/>
        </w:rPr>
        <w:t xml:space="preserve">ORDER  </w:t>
      </w:r>
      <w:r w:rsidRPr="003E6A94">
        <w:rPr>
          <w:lang w:val="en-US"/>
        </w:rPr>
        <w:tab/>
      </w:r>
      <w:proofErr w:type="gramEnd"/>
      <w:r w:rsidRPr="003E6A94">
        <w:rPr>
          <w:lang w:val="en-US"/>
        </w:rPr>
        <w:tab/>
        <w:t>= "YOSOH";</w:t>
      </w:r>
    </w:p>
    <w:p w14:paraId="35AB9067" w14:textId="77777777" w:rsidR="003E6A94" w:rsidRPr="003E6A94" w:rsidRDefault="00DD1A40" w:rsidP="003E6A94">
      <w:pPr>
        <w:pStyle w:val="SAGETextCodesection"/>
        <w:rPr>
          <w:lang w:val="en-US"/>
        </w:rPr>
      </w:pPr>
      <w:r w:rsidRPr="003E6A94">
        <w:rPr>
          <w:lang w:val="en-US"/>
        </w:rPr>
        <w:tab/>
      </w:r>
    </w:p>
    <w:p w14:paraId="11CF91D8" w14:textId="77777777" w:rsidR="003E6A94" w:rsidRPr="003E6A94" w:rsidRDefault="00DD1A40" w:rsidP="003E6A94">
      <w:pPr>
        <w:pStyle w:val="SAGETextCodesection"/>
        <w:rPr>
          <w:lang w:val="en-US"/>
        </w:rPr>
      </w:pPr>
      <w:r w:rsidRPr="003E6A94">
        <w:rPr>
          <w:lang w:val="en-US"/>
        </w:rPr>
        <w:tab/>
        <w:t>public static $WEB_SITE_LOGIN</w:t>
      </w:r>
      <w:r w:rsidRPr="003E6A94">
        <w:rPr>
          <w:lang w:val="en-US"/>
        </w:rPr>
        <w:tab/>
        <w:t>= "</w:t>
      </w:r>
      <w:proofErr w:type="spellStart"/>
      <w:r w:rsidRPr="003E6A94">
        <w:rPr>
          <w:lang w:val="en-US"/>
        </w:rPr>
        <w:t>websage</w:t>
      </w:r>
      <w:proofErr w:type="spellEnd"/>
      <w:r w:rsidRPr="003E6A94">
        <w:rPr>
          <w:lang w:val="en-US"/>
        </w:rPr>
        <w:t>";</w:t>
      </w:r>
    </w:p>
    <w:p w14:paraId="631ACE74" w14:textId="77777777" w:rsidR="003E6A94" w:rsidRPr="003E6A94" w:rsidRDefault="00DD1A40" w:rsidP="003E6A94">
      <w:pPr>
        <w:pStyle w:val="SAGETextCodesection"/>
        <w:rPr>
          <w:lang w:val="en-US"/>
        </w:rPr>
      </w:pPr>
      <w:r w:rsidRPr="003E6A94">
        <w:rPr>
          <w:lang w:val="en-US"/>
        </w:rPr>
        <w:tab/>
        <w:t xml:space="preserve">public static $WEB_SITE_PASSWD </w:t>
      </w:r>
      <w:r w:rsidRPr="003E6A94">
        <w:rPr>
          <w:lang w:val="en-US"/>
        </w:rPr>
        <w:tab/>
        <w:t>= "</w:t>
      </w:r>
      <w:proofErr w:type="spellStart"/>
      <w:r w:rsidRPr="003E6A94">
        <w:rPr>
          <w:lang w:val="en-US"/>
        </w:rPr>
        <w:t>websage</w:t>
      </w:r>
      <w:proofErr w:type="spellEnd"/>
      <w:r w:rsidRPr="003E6A94">
        <w:rPr>
          <w:lang w:val="en-US"/>
        </w:rPr>
        <w:t>";</w:t>
      </w:r>
    </w:p>
    <w:p w14:paraId="166F20D1" w14:textId="77777777" w:rsidR="003E6A94" w:rsidRPr="003E6A94" w:rsidRDefault="00DD1A40" w:rsidP="003E6A94">
      <w:pPr>
        <w:pStyle w:val="SAGETextCodesection"/>
        <w:rPr>
          <w:lang w:val="en-US"/>
        </w:rPr>
      </w:pPr>
      <w:r w:rsidRPr="003E6A94">
        <w:rPr>
          <w:lang w:val="en-US"/>
        </w:rPr>
        <w:tab/>
      </w:r>
    </w:p>
    <w:p w14:paraId="404AC240" w14:textId="77777777" w:rsidR="003E6A94" w:rsidRPr="003035A0" w:rsidRDefault="00DD1A40" w:rsidP="003E6A94">
      <w:pPr>
        <w:pStyle w:val="SAGETextCodesection"/>
      </w:pPr>
      <w:r>
        <w:t>}</w:t>
      </w:r>
    </w:p>
    <w:p w14:paraId="0F0AE04D" w14:textId="77777777" w:rsidR="003E6A94" w:rsidRDefault="00DD1A40" w:rsidP="003E6A94">
      <w:pPr>
        <w:pStyle w:val="SAGETextCodesection"/>
      </w:pPr>
      <w:r>
        <w:t>?&gt;</w:t>
      </w:r>
    </w:p>
    <w:p w14:paraId="2F4BB5A7" w14:textId="77777777" w:rsidR="00BF7DA3" w:rsidRPr="005F58BC" w:rsidRDefault="00BF7DA3" w:rsidP="00BF7DA3">
      <w:pPr>
        <w:pBdr>
          <w:top w:val="single" w:sz="12" w:space="6" w:color="C8006E"/>
          <w:left w:val="single" w:sz="12" w:space="4" w:color="C8006E"/>
          <w:bottom w:val="single" w:sz="12" w:space="6" w:color="C8006E"/>
          <w:right w:val="single" w:sz="12" w:space="4" w:color="C8006E"/>
        </w:pBdr>
        <w:spacing w:after="120"/>
        <w:ind w:left="176" w:right="215"/>
        <w:contextualSpacing/>
      </w:pPr>
      <w:r w:rsidRPr="00BF7DA3">
        <w:rPr>
          <w:b/>
          <w:color w:val="C8006E"/>
        </w:rPr>
        <w:t>Important</w:t>
      </w:r>
      <w:r>
        <w:rPr>
          <w:b/>
          <w:color w:val="C8006E"/>
        </w:rPr>
        <w:t xml:space="preserve"> </w:t>
      </w:r>
      <w:r w:rsidRPr="00BF7DA3">
        <w:rPr>
          <w:b/>
          <w:color w:val="C8006E"/>
        </w:rPr>
        <w:t>!</w:t>
      </w:r>
      <w:r w:rsidRPr="00BF7DA3">
        <w:rPr>
          <w:b/>
          <w:color w:val="54585A"/>
        </w:rPr>
        <w:t xml:space="preserve"> </w:t>
      </w:r>
      <w:r w:rsidRPr="00BF7DA3">
        <w:t>Ne modifie</w:t>
      </w:r>
      <w:r>
        <w:t>z</w:t>
      </w:r>
      <w:r w:rsidRPr="00BF7DA3">
        <w:t xml:space="preserve"> pas la </w:t>
      </w:r>
      <w:r>
        <w:t>po</w:t>
      </w:r>
      <w:r w:rsidRPr="00BF7DA3">
        <w:t>nctuation et le formatage</w:t>
      </w:r>
      <w:r w:rsidRPr="005F58BC">
        <w:t>.</w:t>
      </w:r>
    </w:p>
    <w:p w14:paraId="06848CAE" w14:textId="77777777" w:rsidR="00BF7DA3" w:rsidRPr="00BF7DA3" w:rsidRDefault="00BF7DA3" w:rsidP="00BF7DA3"/>
    <w:p w14:paraId="2615ADDA" w14:textId="77777777" w:rsidR="003E6A94" w:rsidRPr="00BF7DA3" w:rsidRDefault="003E6A94" w:rsidP="003E6A94"/>
    <w:p w14:paraId="28BB5857" w14:textId="77777777" w:rsidR="003E6A94" w:rsidRDefault="00DD1A40" w:rsidP="003E6A94">
      <w:pPr>
        <w:pStyle w:val="Bullet1"/>
        <w:ind w:left="357" w:hanging="357"/>
        <w:rPr>
          <w:b/>
        </w:rPr>
      </w:pPr>
      <w:r>
        <w:t xml:space="preserve">Depuis le menu WampServer, </w:t>
      </w:r>
      <w:r w:rsidR="00420BE9">
        <w:t xml:space="preserve">choisissez </w:t>
      </w:r>
      <w:r>
        <w:rPr>
          <w:b/>
        </w:rPr>
        <w:t>Restart All Services</w:t>
      </w:r>
      <w:r w:rsidR="00FC3621">
        <w:rPr>
          <w:b/>
        </w:rPr>
        <w:t xml:space="preserve"> </w:t>
      </w:r>
      <w:r w:rsidR="00FC3621" w:rsidRPr="00FC3621">
        <w:t>(Redémarrer tous les service)</w:t>
      </w:r>
      <w:r>
        <w:t>.</w:t>
      </w:r>
    </w:p>
    <w:p w14:paraId="3638DAC5" w14:textId="77777777" w:rsidR="003E6A94" w:rsidRPr="00AF1B67" w:rsidRDefault="003E6A94" w:rsidP="003E6A94">
      <w:pPr>
        <w:pStyle w:val="Bullet1"/>
        <w:ind w:left="357" w:hanging="357"/>
        <w:rPr>
          <w:b/>
        </w:rPr>
      </w:pPr>
    </w:p>
    <w:p w14:paraId="3E2D9740" w14:textId="77777777" w:rsidR="003E6A94" w:rsidRDefault="00DD1A40" w:rsidP="003E6A94">
      <w:pPr>
        <w:spacing w:line="240" w:lineRule="auto"/>
        <w:rPr>
          <w:rStyle w:val="Lienhypertexte"/>
          <w:u w:val="none"/>
        </w:rPr>
      </w:pPr>
      <w:r>
        <w:t xml:space="preserve">Saisissez l'URL de votre portail dans le navigateur par défaut. Dans cet exemple, l'URL est </w:t>
      </w:r>
      <w:bookmarkStart w:id="586" w:name="_Hlk506216833"/>
      <w:r w:rsidR="007A30CB">
        <w:fldChar w:fldCharType="begin"/>
      </w:r>
      <w:r w:rsidR="007A30CB">
        <w:instrText xml:space="preserve"> HYPERLINK "http://x3pu9trainvm:8125/sagex3/" </w:instrText>
      </w:r>
      <w:r w:rsidR="007A30CB">
        <w:fldChar w:fldCharType="separate"/>
      </w:r>
      <w:r>
        <w:rPr>
          <w:rStyle w:val="Lienhypertexte"/>
        </w:rPr>
        <w:t>http://x3pu9trainvm:8125/sagex3/</w:t>
      </w:r>
      <w:r w:rsidR="007A30CB">
        <w:rPr>
          <w:rStyle w:val="Lienhypertexte"/>
        </w:rPr>
        <w:fldChar w:fldCharType="end"/>
      </w:r>
      <w:r>
        <w:rPr>
          <w:rStyle w:val="Lienhypertexte"/>
        </w:rPr>
        <w:t xml:space="preserve"> </w:t>
      </w:r>
      <w:r>
        <w:rPr>
          <w:rStyle w:val="Lienhypertexte"/>
          <w:u w:val="none"/>
        </w:rPr>
        <w:t xml:space="preserve">  </w:t>
      </w:r>
      <w:bookmarkEnd w:id="586"/>
    </w:p>
    <w:p w14:paraId="76104A5D" w14:textId="77777777" w:rsidR="003E6A94" w:rsidDel="00E77105" w:rsidRDefault="003E6A94" w:rsidP="003E6A94">
      <w:pPr>
        <w:spacing w:line="240" w:lineRule="auto"/>
        <w:rPr>
          <w:del w:id="587" w:author="Auteur"/>
          <w:rStyle w:val="Lienhypertexte"/>
          <w:u w:val="none"/>
        </w:rPr>
      </w:pPr>
    </w:p>
    <w:p w14:paraId="6A01C300" w14:textId="77777777" w:rsidR="003E6A94" w:rsidRPr="0017173E" w:rsidDel="00E77105" w:rsidRDefault="00DD1A40" w:rsidP="003E6A94">
      <w:pPr>
        <w:spacing w:line="240" w:lineRule="auto"/>
        <w:rPr>
          <w:del w:id="588" w:author="Auteur"/>
          <w:rFonts w:eastAsia="Times New Roman"/>
          <w:color w:val="2B2421"/>
        </w:rPr>
      </w:pPr>
      <w:del w:id="589" w:author="Auteur">
        <w:r w:rsidDel="00E77105">
          <w:rPr>
            <w:color w:val="2B2421"/>
          </w:rPr>
          <w:delText>Il s'ag</w:delText>
        </w:r>
        <w:r w:rsidR="00A401DF" w:rsidDel="00E77105">
          <w:rPr>
            <w:color w:val="2B2421"/>
          </w:rPr>
          <w:delText>it du nom du serveur Syracuse</w:delText>
        </w:r>
        <w:r w:rsidDel="00E77105">
          <w:rPr>
            <w:color w:val="2B2421"/>
          </w:rPr>
          <w:delText xml:space="preserve"> et le nombre a été configuré dans </w:delText>
        </w:r>
        <w:r w:rsidDel="00E77105">
          <w:rPr>
            <w:b/>
            <w:color w:val="2B2421"/>
          </w:rPr>
          <w:delText>httpd.conf</w:delText>
        </w:r>
        <w:r w:rsidDel="00E77105">
          <w:rPr>
            <w:color w:val="2B2421"/>
          </w:rPr>
          <w:delText xml:space="preserve">. </w:delText>
        </w:r>
      </w:del>
    </w:p>
    <w:p w14:paraId="60A2C285" w14:textId="77777777" w:rsidR="003E6A94" w:rsidRDefault="003E6A94" w:rsidP="003E6A94">
      <w:pPr>
        <w:pStyle w:val="Bullet1"/>
        <w:ind w:left="357" w:hanging="357"/>
      </w:pPr>
    </w:p>
    <w:p w14:paraId="5F0D5B41" w14:textId="77777777" w:rsidR="003E6A94" w:rsidRPr="005929B5" w:rsidRDefault="00DD1A40" w:rsidP="003E6A94">
      <w:pPr>
        <w:pStyle w:val="Bullet1"/>
        <w:ind w:left="357" w:hanging="357"/>
      </w:pPr>
      <w:r>
        <w:t>Ci-dessous un exemple de ce à quoi pourrait ressembler votre portail.</w:t>
      </w:r>
    </w:p>
    <w:p w14:paraId="1E72BEE2" w14:textId="77777777" w:rsidR="003E6A94" w:rsidRPr="005929B5" w:rsidRDefault="00696B80" w:rsidP="003E6A94">
      <w:pPr>
        <w:pStyle w:val="Bullet1"/>
        <w:ind w:left="357" w:hanging="357"/>
      </w:pPr>
      <w:r>
        <w:rPr>
          <w:noProof/>
        </w:rPr>
        <w:drawing>
          <wp:anchor distT="0" distB="0" distL="114300" distR="114300" simplePos="0" relativeHeight="251652608" behindDoc="0" locked="0" layoutInCell="1" allowOverlap="1" wp14:anchorId="3ED50AB6" wp14:editId="0E08BAFE">
            <wp:simplePos x="0" y="0"/>
            <wp:positionH relativeFrom="column">
              <wp:posOffset>41910</wp:posOffset>
            </wp:positionH>
            <wp:positionV relativeFrom="paragraph">
              <wp:posOffset>132080</wp:posOffset>
            </wp:positionV>
            <wp:extent cx="4495800" cy="1558290"/>
            <wp:effectExtent l="0" t="0" r="0" b="3810"/>
            <wp:wrapNone/>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1558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197A7" w14:textId="77777777" w:rsidR="003E6A94" w:rsidRPr="005929B5" w:rsidRDefault="003E6A94" w:rsidP="003E6A94">
      <w:pPr>
        <w:pStyle w:val="Bullet1"/>
        <w:ind w:left="357" w:hanging="357"/>
      </w:pPr>
    </w:p>
    <w:p w14:paraId="44F3BA4F" w14:textId="77777777" w:rsidR="003E6A94" w:rsidRPr="005929B5" w:rsidRDefault="003E6A94" w:rsidP="003E6A94">
      <w:pPr>
        <w:pStyle w:val="Bullet1"/>
        <w:ind w:left="357" w:hanging="357"/>
      </w:pPr>
    </w:p>
    <w:p w14:paraId="553F3DF7" w14:textId="77777777" w:rsidR="003E6A94" w:rsidRPr="005929B5" w:rsidRDefault="003E6A94" w:rsidP="003E6A94">
      <w:pPr>
        <w:pStyle w:val="Bullet1"/>
        <w:ind w:left="357" w:hanging="357"/>
      </w:pPr>
    </w:p>
    <w:p w14:paraId="763921B1" w14:textId="77777777" w:rsidR="003E6A94" w:rsidRPr="005929B5" w:rsidRDefault="003E6A94" w:rsidP="003E6A94">
      <w:pPr>
        <w:pStyle w:val="Bullet1"/>
        <w:ind w:left="357" w:hanging="357"/>
      </w:pPr>
    </w:p>
    <w:p w14:paraId="08CE71E6" w14:textId="77777777" w:rsidR="003E6A94" w:rsidRPr="005929B5" w:rsidRDefault="003E6A94" w:rsidP="003E6A94">
      <w:pPr>
        <w:pStyle w:val="Bullet1"/>
        <w:ind w:left="357" w:hanging="357"/>
      </w:pPr>
    </w:p>
    <w:p w14:paraId="72F43BED" w14:textId="77777777" w:rsidR="003E6A94" w:rsidRPr="005929B5" w:rsidRDefault="003E6A94" w:rsidP="003E6A94">
      <w:pPr>
        <w:pStyle w:val="Bullet1"/>
        <w:ind w:left="357" w:hanging="357"/>
      </w:pPr>
    </w:p>
    <w:p w14:paraId="1EABD5DB" w14:textId="77777777" w:rsidR="003E6A94" w:rsidRPr="005929B5" w:rsidRDefault="003E6A94" w:rsidP="003E6A94">
      <w:pPr>
        <w:pStyle w:val="Bullet1"/>
        <w:ind w:left="357" w:hanging="357"/>
      </w:pPr>
    </w:p>
    <w:p w14:paraId="4137F59F" w14:textId="77777777" w:rsidR="003E6A94" w:rsidRPr="005929B5" w:rsidRDefault="003E6A94" w:rsidP="003E6A94">
      <w:pPr>
        <w:pStyle w:val="Bullet1"/>
        <w:ind w:left="357" w:hanging="357"/>
      </w:pPr>
    </w:p>
    <w:p w14:paraId="1AD69E0B" w14:textId="77777777" w:rsidR="003E6A94" w:rsidRPr="005929B5" w:rsidRDefault="003E6A94" w:rsidP="003E6A94">
      <w:pPr>
        <w:pStyle w:val="Bullet1"/>
        <w:ind w:left="357" w:hanging="357"/>
      </w:pPr>
    </w:p>
    <w:p w14:paraId="3679D833" w14:textId="77777777" w:rsidR="003E6A94" w:rsidRDefault="00DD1A40" w:rsidP="003E6A94">
      <w:pPr>
        <w:pStyle w:val="SAGEHeading3"/>
      </w:pPr>
      <w:bookmarkStart w:id="590" w:name="install_patch_x3"/>
      <w:bookmarkStart w:id="591" w:name="_Toc453676517"/>
      <w:bookmarkStart w:id="592" w:name="_Toc453744996"/>
      <w:bookmarkStart w:id="593" w:name="_Toc33535407"/>
      <w:r>
        <w:t xml:space="preserve">Installer le </w:t>
      </w:r>
      <w:bookmarkEnd w:id="590"/>
      <w:r>
        <w:t xml:space="preserve">patch </w:t>
      </w:r>
      <w:bookmarkEnd w:id="591"/>
      <w:bookmarkEnd w:id="592"/>
      <w:r w:rsidR="00983070">
        <w:t>d’application</w:t>
      </w:r>
      <w:bookmarkEnd w:id="593"/>
    </w:p>
    <w:p w14:paraId="7B67EBF3" w14:textId="77777777" w:rsidR="003E6A94" w:rsidRDefault="003E6A94" w:rsidP="003E6A94">
      <w:pPr>
        <w:pStyle w:val="Bullet1"/>
        <w:ind w:left="357" w:hanging="357"/>
      </w:pPr>
    </w:p>
    <w:p w14:paraId="5CD3B7CC" w14:textId="77777777" w:rsidR="00E77105" w:rsidRDefault="00E77105" w:rsidP="00E77105">
      <w:pPr>
        <w:pStyle w:val="SAGEBodyText"/>
        <w:rPr>
          <w:ins w:id="594" w:author="Auteur"/>
        </w:rPr>
      </w:pPr>
      <w:ins w:id="595" w:author="Auteur">
        <w:r>
          <w:lastRenderedPageBreak/>
          <w:t>Vous devez installer le patch contenant le web service YOSOH. Le fichier a été téléchargé dans le fichier ZIP de GitHub.</w:t>
        </w:r>
      </w:ins>
    </w:p>
    <w:p w14:paraId="413EE3F4" w14:textId="77777777" w:rsidR="00E77105" w:rsidRPr="005C1E83" w:rsidRDefault="00E77105" w:rsidP="00E77105">
      <w:pPr>
        <w:pStyle w:val="SAGEBodyText"/>
        <w:rPr>
          <w:ins w:id="596" w:author="Auteur"/>
        </w:rPr>
      </w:pPr>
      <w:ins w:id="597" w:author="Auteur">
        <w:r>
          <w:t xml:space="preserve">Le nom du fichier est </w:t>
        </w:r>
        <w:r>
          <w:rPr>
            <w:b/>
          </w:rPr>
          <w:t>SRC_SVG_WEB_PHP_YYYYMMDD_NN.dat</w:t>
        </w:r>
        <w:r>
          <w:t xml:space="preserve"> et il est situé dans le répertoire suivant : C:\Sage\wamp\www\X3\PATCH_X3\V12.</w:t>
        </w:r>
      </w:ins>
    </w:p>
    <w:p w14:paraId="24BBCF20" w14:textId="77777777" w:rsidR="003E6A94" w:rsidDel="00E77105" w:rsidRDefault="00DD1A40" w:rsidP="003E6A94">
      <w:pPr>
        <w:pStyle w:val="SAGEBodyText"/>
        <w:rPr>
          <w:del w:id="598" w:author="Auteur"/>
        </w:rPr>
      </w:pPr>
      <w:del w:id="599" w:author="Auteur">
        <w:r w:rsidDel="00E77105">
          <w:delText>Vous devez installer le patch contenant les web services YOSOH. Le fichier a été téléchargé dans le fichier ZIP de GitHub.</w:delText>
        </w:r>
      </w:del>
    </w:p>
    <w:p w14:paraId="5405BD0A" w14:textId="77777777" w:rsidR="003E6A94" w:rsidRPr="005C1E83" w:rsidDel="00E77105" w:rsidRDefault="00DD1A40" w:rsidP="003E6A94">
      <w:pPr>
        <w:pStyle w:val="SAGEBodyText"/>
        <w:rPr>
          <w:del w:id="600" w:author="Auteur"/>
        </w:rPr>
      </w:pPr>
      <w:del w:id="601" w:author="Auteur">
        <w:r w:rsidDel="00E77105">
          <w:delText xml:space="preserve">Le nom du fichier est </w:delText>
        </w:r>
        <w:r w:rsidDel="00E77105">
          <w:rPr>
            <w:b/>
          </w:rPr>
          <w:delText>SRC_SVG_WEB_PHP_YYYYMMDD_NN.dat</w:delText>
        </w:r>
        <w:r w:rsidDel="00E77105">
          <w:delText xml:space="preserve"> et il est situé dans le répertoire suivant </w:delText>
        </w:r>
        <w:bookmarkStart w:id="602" w:name="_Hlk506216861"/>
        <w:r w:rsidDel="00E77105">
          <w:delText>: C:\Sage\wamp\www\X3\PATCH_X3.</w:delText>
        </w:r>
        <w:bookmarkEnd w:id="602"/>
      </w:del>
    </w:p>
    <w:p w14:paraId="7B320E3B" w14:textId="77777777" w:rsidR="003E6A94" w:rsidRDefault="003E6A94" w:rsidP="003E6A94">
      <w:pPr>
        <w:pStyle w:val="SAGEBodyText"/>
      </w:pPr>
    </w:p>
    <w:p w14:paraId="4A58F953" w14:textId="77777777" w:rsidR="003E6A94" w:rsidRDefault="00696B80" w:rsidP="003E6A94">
      <w:pPr>
        <w:pStyle w:val="SAGEBodyText"/>
      </w:pPr>
      <w:r>
        <w:rPr>
          <w:noProof/>
        </w:rPr>
        <w:drawing>
          <wp:inline distT="0" distB="0" distL="0" distR="0" wp14:anchorId="7FFA51B3" wp14:editId="411D3F68">
            <wp:extent cx="4886325" cy="1543050"/>
            <wp:effectExtent l="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1543050"/>
                    </a:xfrm>
                    <a:prstGeom prst="rect">
                      <a:avLst/>
                    </a:prstGeom>
                    <a:noFill/>
                    <a:ln>
                      <a:noFill/>
                    </a:ln>
                  </pic:spPr>
                </pic:pic>
              </a:graphicData>
            </a:graphic>
          </wp:inline>
        </w:drawing>
      </w:r>
    </w:p>
    <w:p w14:paraId="5261C3C9" w14:textId="77777777" w:rsidR="00BF7DA3" w:rsidRPr="005F58BC" w:rsidRDefault="00BF7DA3" w:rsidP="00BF7DA3">
      <w:pPr>
        <w:pBdr>
          <w:top w:val="single" w:sz="12" w:space="6" w:color="C8006E"/>
          <w:left w:val="single" w:sz="12" w:space="4" w:color="C8006E"/>
          <w:bottom w:val="single" w:sz="12" w:space="6" w:color="C8006E"/>
          <w:right w:val="single" w:sz="12" w:space="4" w:color="C8006E"/>
        </w:pBdr>
        <w:spacing w:after="120"/>
        <w:ind w:left="176" w:right="215"/>
        <w:contextualSpacing/>
      </w:pPr>
      <w:r w:rsidRPr="00343968">
        <w:rPr>
          <w:b/>
          <w:color w:val="C8006E"/>
        </w:rPr>
        <w:t>Important !</w:t>
      </w:r>
      <w:r w:rsidRPr="00343968">
        <w:rPr>
          <w:b/>
          <w:color w:val="54585A"/>
        </w:rPr>
        <w:t xml:space="preserve"> </w:t>
      </w:r>
      <w:r w:rsidRPr="00BF7DA3">
        <w:t>Vous pouvez installer le patch uniquement dans le dossier SEED, pas dans le dossier d’application</w:t>
      </w:r>
      <w:r w:rsidRPr="005F58BC">
        <w:t>.</w:t>
      </w:r>
    </w:p>
    <w:p w14:paraId="0BA0DFAC" w14:textId="77777777" w:rsidR="00BF7DA3" w:rsidRPr="00BF7DA3" w:rsidRDefault="00BF7DA3" w:rsidP="00BF7DA3"/>
    <w:p w14:paraId="35B1814F" w14:textId="77777777" w:rsidR="002620F3" w:rsidRDefault="002620F3" w:rsidP="002620F3">
      <w:pPr>
        <w:spacing w:after="200" w:line="0" w:lineRule="auto"/>
      </w:pPr>
    </w:p>
    <w:p w14:paraId="75BA7389" w14:textId="77777777" w:rsidR="002620F3" w:rsidRDefault="002620F3" w:rsidP="002620F3">
      <w:pPr>
        <w:pStyle w:val="Bullet1"/>
      </w:pPr>
      <w:r>
        <w:t>Le patch contient les objets suivants :</w:t>
      </w:r>
    </w:p>
    <w:p w14:paraId="0CEF45AF" w14:textId="77777777" w:rsidR="002620F3" w:rsidRDefault="002620F3" w:rsidP="002620F3">
      <w:pPr>
        <w:pStyle w:val="Bullet1"/>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9"/>
        <w:gridCol w:w="2951"/>
        <w:gridCol w:w="5285"/>
      </w:tblGrid>
      <w:tr w:rsidR="003E6A94" w:rsidRPr="0017173E" w14:paraId="797DF56D" w14:textId="77777777" w:rsidTr="00920C09">
        <w:trPr>
          <w:trHeight w:val="457"/>
        </w:trPr>
        <w:tc>
          <w:tcPr>
            <w:tcW w:w="939" w:type="dxa"/>
            <w:shd w:val="clear" w:color="auto" w:fill="222A35" w:themeFill="text2" w:themeFillShade="80"/>
          </w:tcPr>
          <w:p w14:paraId="5251083D" w14:textId="77777777" w:rsidR="003E6A94" w:rsidRPr="00920C09" w:rsidRDefault="00DD1A40" w:rsidP="003E6A94">
            <w:pPr>
              <w:pStyle w:val="SAGEBodyText"/>
              <w:rPr>
                <w:color w:val="FFFFFF"/>
              </w:rPr>
            </w:pPr>
            <w:r w:rsidRPr="00920C09">
              <w:rPr>
                <w:color w:val="FFFFFF"/>
              </w:rPr>
              <w:t>Type</w:t>
            </w:r>
          </w:p>
        </w:tc>
        <w:tc>
          <w:tcPr>
            <w:tcW w:w="2951" w:type="dxa"/>
            <w:shd w:val="clear" w:color="auto" w:fill="222A35" w:themeFill="text2" w:themeFillShade="80"/>
          </w:tcPr>
          <w:p w14:paraId="09B5F8CF" w14:textId="77777777" w:rsidR="003E6A94" w:rsidRPr="00920C09" w:rsidRDefault="00DD1A40" w:rsidP="003E6A94">
            <w:pPr>
              <w:pStyle w:val="SAGEBodyText"/>
              <w:rPr>
                <w:color w:val="FFFFFF"/>
              </w:rPr>
            </w:pPr>
            <w:r w:rsidRPr="00920C09">
              <w:rPr>
                <w:color w:val="FFFFFF"/>
              </w:rPr>
              <w:t>Objets</w:t>
            </w:r>
          </w:p>
        </w:tc>
        <w:tc>
          <w:tcPr>
            <w:tcW w:w="5285" w:type="dxa"/>
            <w:shd w:val="clear" w:color="auto" w:fill="222A35" w:themeFill="text2" w:themeFillShade="80"/>
          </w:tcPr>
          <w:p w14:paraId="2516DF37" w14:textId="77777777" w:rsidR="003E6A94" w:rsidRPr="00920C09" w:rsidRDefault="00DD1A40" w:rsidP="003E6A94">
            <w:pPr>
              <w:pStyle w:val="SAGEBodyText"/>
              <w:rPr>
                <w:color w:val="FFFFFF"/>
              </w:rPr>
            </w:pPr>
            <w:r w:rsidRPr="00920C09">
              <w:rPr>
                <w:color w:val="FFFFFF"/>
              </w:rPr>
              <w:t>Commentaires</w:t>
            </w:r>
          </w:p>
        </w:tc>
      </w:tr>
      <w:tr w:rsidR="003E6A94" w:rsidRPr="0017173E" w14:paraId="03182EDB" w14:textId="77777777" w:rsidTr="003E6A94">
        <w:trPr>
          <w:trHeight w:val="457"/>
        </w:trPr>
        <w:tc>
          <w:tcPr>
            <w:tcW w:w="939" w:type="dxa"/>
            <w:shd w:val="clear" w:color="auto" w:fill="auto"/>
          </w:tcPr>
          <w:p w14:paraId="703D5C7E" w14:textId="77777777" w:rsidR="003E6A94" w:rsidRPr="0017173E" w:rsidRDefault="00DD1A40" w:rsidP="003E6A94">
            <w:pPr>
              <w:pStyle w:val="SAGEBodyText"/>
              <w:rPr>
                <w:color w:val="000000"/>
              </w:rPr>
            </w:pPr>
            <w:r>
              <w:rPr>
                <w:color w:val="000000"/>
              </w:rPr>
              <w:t>ACV</w:t>
            </w:r>
          </w:p>
        </w:tc>
        <w:tc>
          <w:tcPr>
            <w:tcW w:w="2951" w:type="dxa"/>
            <w:shd w:val="clear" w:color="auto" w:fill="auto"/>
          </w:tcPr>
          <w:p w14:paraId="7D123E63" w14:textId="77777777" w:rsidR="003E6A94" w:rsidRPr="0017173E" w:rsidRDefault="00DD1A40" w:rsidP="003E6A94">
            <w:pPr>
              <w:pStyle w:val="SAGEBodyText"/>
              <w:rPr>
                <w:color w:val="000000"/>
              </w:rPr>
            </w:pPr>
            <w:r>
              <w:rPr>
                <w:color w:val="000000"/>
              </w:rPr>
              <w:t>YSWPH</w:t>
            </w:r>
          </w:p>
        </w:tc>
        <w:tc>
          <w:tcPr>
            <w:tcW w:w="5285" w:type="dxa"/>
            <w:shd w:val="clear" w:color="auto" w:fill="auto"/>
          </w:tcPr>
          <w:p w14:paraId="3FF05C78" w14:textId="77777777" w:rsidR="003E6A94" w:rsidRPr="0017173E" w:rsidRDefault="00DD1A40" w:rsidP="003E6A94">
            <w:pPr>
              <w:pStyle w:val="SAGEBodyText"/>
              <w:rPr>
                <w:color w:val="000000"/>
              </w:rPr>
            </w:pPr>
            <w:r>
              <w:rPr>
                <w:color w:val="000000"/>
              </w:rPr>
              <w:t>Code activité PHP portail web</w:t>
            </w:r>
          </w:p>
        </w:tc>
      </w:tr>
      <w:tr w:rsidR="003E6A94" w:rsidRPr="0017173E" w14:paraId="4E77381B" w14:textId="77777777" w:rsidTr="003E6A94">
        <w:trPr>
          <w:trHeight w:val="457"/>
        </w:trPr>
        <w:tc>
          <w:tcPr>
            <w:tcW w:w="939" w:type="dxa"/>
            <w:shd w:val="clear" w:color="auto" w:fill="auto"/>
          </w:tcPr>
          <w:p w14:paraId="51CA3111" w14:textId="77777777" w:rsidR="003E6A94" w:rsidRPr="0017173E" w:rsidRDefault="00DD1A40" w:rsidP="003E6A94">
            <w:pPr>
              <w:pStyle w:val="SAGEBodyText"/>
              <w:rPr>
                <w:color w:val="000000"/>
              </w:rPr>
            </w:pPr>
            <w:r>
              <w:rPr>
                <w:color w:val="000000"/>
              </w:rPr>
              <w:t>EXE</w:t>
            </w:r>
          </w:p>
        </w:tc>
        <w:tc>
          <w:tcPr>
            <w:tcW w:w="2951" w:type="dxa"/>
            <w:shd w:val="clear" w:color="auto" w:fill="auto"/>
          </w:tcPr>
          <w:p w14:paraId="54C94B25" w14:textId="77777777" w:rsidR="003E6A94" w:rsidRPr="0017173E" w:rsidRDefault="00DD1A40" w:rsidP="003E6A94">
            <w:pPr>
              <w:pStyle w:val="SAGEBodyText"/>
              <w:rPr>
                <w:color w:val="000000"/>
              </w:rPr>
            </w:pPr>
            <w:r>
              <w:rPr>
                <w:color w:val="000000"/>
              </w:rPr>
              <w:t>SUBSLC</w:t>
            </w:r>
          </w:p>
        </w:tc>
        <w:tc>
          <w:tcPr>
            <w:tcW w:w="5285" w:type="dxa"/>
            <w:shd w:val="clear" w:color="auto" w:fill="auto"/>
          </w:tcPr>
          <w:p w14:paraId="49549F7C" w14:textId="77777777" w:rsidR="003E6A94" w:rsidRPr="0017173E" w:rsidRDefault="00DD1A40" w:rsidP="003E6A94">
            <w:pPr>
              <w:pStyle w:val="SAGEBodyText"/>
              <w:rPr>
                <w:color w:val="000000"/>
              </w:rPr>
            </w:pPr>
            <w:r>
              <w:rPr>
                <w:color w:val="000000"/>
              </w:rPr>
              <w:t>Génération de transactions de saisie Ventes</w:t>
            </w:r>
          </w:p>
        </w:tc>
      </w:tr>
      <w:tr w:rsidR="003E6A94" w:rsidRPr="0017173E" w14:paraId="40BC31A6" w14:textId="77777777" w:rsidTr="003E6A94">
        <w:trPr>
          <w:trHeight w:val="457"/>
        </w:trPr>
        <w:tc>
          <w:tcPr>
            <w:tcW w:w="939" w:type="dxa"/>
            <w:shd w:val="clear" w:color="auto" w:fill="auto"/>
          </w:tcPr>
          <w:p w14:paraId="4EB03867" w14:textId="77777777" w:rsidR="003E6A94" w:rsidRPr="0017173E" w:rsidRDefault="00DD1A40" w:rsidP="003E6A94">
            <w:pPr>
              <w:pStyle w:val="SAGEBodyText"/>
              <w:rPr>
                <w:color w:val="000000"/>
              </w:rPr>
            </w:pPr>
            <w:r>
              <w:rPr>
                <w:color w:val="000000"/>
              </w:rPr>
              <w:t>TRT</w:t>
            </w:r>
          </w:p>
        </w:tc>
        <w:tc>
          <w:tcPr>
            <w:tcW w:w="2951" w:type="dxa"/>
            <w:shd w:val="clear" w:color="auto" w:fill="auto"/>
          </w:tcPr>
          <w:p w14:paraId="5970A407" w14:textId="77777777" w:rsidR="003E6A94" w:rsidRPr="0017173E" w:rsidRDefault="00DD1A40" w:rsidP="003E6A94">
            <w:pPr>
              <w:pStyle w:val="SAGEBodyText"/>
              <w:rPr>
                <w:color w:val="000000"/>
              </w:rPr>
            </w:pPr>
            <w:r>
              <w:rPr>
                <w:color w:val="000000"/>
              </w:rPr>
              <w:t>YSWPHPSTOCK</w:t>
            </w:r>
          </w:p>
        </w:tc>
        <w:tc>
          <w:tcPr>
            <w:tcW w:w="5285" w:type="dxa"/>
            <w:shd w:val="clear" w:color="auto" w:fill="auto"/>
          </w:tcPr>
          <w:p w14:paraId="51518DDD" w14:textId="77777777" w:rsidR="003E6A94" w:rsidRPr="0017173E" w:rsidRDefault="00DD1A40" w:rsidP="003E6A94">
            <w:pPr>
              <w:pStyle w:val="SAGEBodyText"/>
              <w:rPr>
                <w:color w:val="000000"/>
              </w:rPr>
            </w:pPr>
            <w:r>
              <w:rPr>
                <w:color w:val="000000"/>
              </w:rPr>
              <w:t>Script Stock disponible</w:t>
            </w:r>
          </w:p>
        </w:tc>
      </w:tr>
      <w:tr w:rsidR="003E6A94" w:rsidRPr="00343968" w14:paraId="14222D69" w14:textId="77777777" w:rsidTr="003E6A94">
        <w:trPr>
          <w:trHeight w:val="457"/>
        </w:trPr>
        <w:tc>
          <w:tcPr>
            <w:tcW w:w="939" w:type="dxa"/>
            <w:shd w:val="clear" w:color="auto" w:fill="auto"/>
          </w:tcPr>
          <w:p w14:paraId="0EC98965" w14:textId="77777777" w:rsidR="003E6A94" w:rsidRPr="0017173E" w:rsidRDefault="00DD1A40" w:rsidP="003E6A94">
            <w:pPr>
              <w:pStyle w:val="SAGEBodyText"/>
              <w:rPr>
                <w:color w:val="000000"/>
              </w:rPr>
            </w:pPr>
            <w:r>
              <w:rPr>
                <w:color w:val="000000"/>
              </w:rPr>
              <w:t>ASU</w:t>
            </w:r>
          </w:p>
        </w:tc>
        <w:tc>
          <w:tcPr>
            <w:tcW w:w="2951" w:type="dxa"/>
            <w:shd w:val="clear" w:color="auto" w:fill="auto"/>
          </w:tcPr>
          <w:p w14:paraId="64A8A43B" w14:textId="77777777" w:rsidR="003E6A94" w:rsidRPr="0017173E" w:rsidRDefault="00DD1A40" w:rsidP="003E6A94">
            <w:pPr>
              <w:pStyle w:val="SAGEBodyText"/>
              <w:rPr>
                <w:color w:val="000000"/>
              </w:rPr>
            </w:pPr>
            <w:r>
              <w:rPr>
                <w:color w:val="000000"/>
              </w:rPr>
              <w:t>YSWPHPSTOCK~STOCK</w:t>
            </w:r>
          </w:p>
        </w:tc>
        <w:tc>
          <w:tcPr>
            <w:tcW w:w="5285" w:type="dxa"/>
            <w:shd w:val="clear" w:color="auto" w:fill="auto"/>
          </w:tcPr>
          <w:p w14:paraId="34B162A5" w14:textId="77777777" w:rsidR="003E6A94" w:rsidRPr="003E6A94" w:rsidRDefault="00DD1A40" w:rsidP="003E6A94">
            <w:pPr>
              <w:pStyle w:val="SAGEBodyText"/>
              <w:rPr>
                <w:color w:val="000000"/>
                <w:lang w:val="en-US"/>
              </w:rPr>
            </w:pPr>
            <w:r w:rsidRPr="003E6A94">
              <w:rPr>
                <w:color w:val="000000"/>
                <w:lang w:val="en-US"/>
              </w:rPr>
              <w:t>Sous-</w:t>
            </w:r>
            <w:proofErr w:type="spellStart"/>
            <w:r w:rsidRPr="003E6A94">
              <w:rPr>
                <w:color w:val="000000"/>
                <w:lang w:val="en-US"/>
              </w:rPr>
              <w:t>programme</w:t>
            </w:r>
            <w:proofErr w:type="spellEnd"/>
            <w:r w:rsidRPr="003E6A94">
              <w:rPr>
                <w:color w:val="000000"/>
                <w:lang w:val="en-US"/>
              </w:rPr>
              <w:t xml:space="preserve"> YSWPHPSTOCK~STOCK Stock disponible</w:t>
            </w:r>
          </w:p>
        </w:tc>
      </w:tr>
      <w:tr w:rsidR="003E6A94" w:rsidRPr="0017173E" w14:paraId="0C82F223" w14:textId="77777777" w:rsidTr="003E6A94">
        <w:trPr>
          <w:trHeight w:val="457"/>
        </w:trPr>
        <w:tc>
          <w:tcPr>
            <w:tcW w:w="939" w:type="dxa"/>
            <w:shd w:val="clear" w:color="auto" w:fill="auto"/>
          </w:tcPr>
          <w:p w14:paraId="7E34C3F9" w14:textId="77777777" w:rsidR="003E6A94" w:rsidRPr="0017173E" w:rsidRDefault="00DD1A40" w:rsidP="003E6A94">
            <w:pPr>
              <w:pStyle w:val="SAGEBodyText"/>
              <w:rPr>
                <w:color w:val="000000"/>
              </w:rPr>
            </w:pPr>
            <w:r>
              <w:rPr>
                <w:color w:val="000000"/>
              </w:rPr>
              <w:t>AWE</w:t>
            </w:r>
          </w:p>
        </w:tc>
        <w:tc>
          <w:tcPr>
            <w:tcW w:w="2951" w:type="dxa"/>
            <w:shd w:val="clear" w:color="auto" w:fill="auto"/>
          </w:tcPr>
          <w:p w14:paraId="494F1574" w14:textId="77777777" w:rsidR="003E6A94" w:rsidRPr="0017173E" w:rsidRDefault="00DD1A40" w:rsidP="003E6A94">
            <w:pPr>
              <w:pStyle w:val="SAGEBodyText"/>
              <w:rPr>
                <w:color w:val="000000"/>
              </w:rPr>
            </w:pPr>
            <w:r>
              <w:rPr>
                <w:color w:val="000000"/>
              </w:rPr>
              <w:t>YOSOH</w:t>
            </w:r>
          </w:p>
        </w:tc>
        <w:tc>
          <w:tcPr>
            <w:tcW w:w="5285" w:type="dxa"/>
            <w:shd w:val="clear" w:color="auto" w:fill="auto"/>
          </w:tcPr>
          <w:p w14:paraId="79F6CF7D" w14:textId="77777777" w:rsidR="003E6A94" w:rsidRPr="0017173E" w:rsidRDefault="00DD1A40" w:rsidP="003E6A94">
            <w:pPr>
              <w:pStyle w:val="SAGEBodyText"/>
              <w:rPr>
                <w:color w:val="000000"/>
              </w:rPr>
            </w:pPr>
            <w:r>
              <w:rPr>
                <w:color w:val="000000"/>
              </w:rPr>
              <w:t>Web service YOSOH Commandes de ventes</w:t>
            </w:r>
          </w:p>
        </w:tc>
      </w:tr>
      <w:tr w:rsidR="003E6A94" w:rsidRPr="00343968" w14:paraId="1D7A72A0" w14:textId="77777777" w:rsidTr="003E6A94">
        <w:trPr>
          <w:trHeight w:val="457"/>
        </w:trPr>
        <w:tc>
          <w:tcPr>
            <w:tcW w:w="939" w:type="dxa"/>
            <w:shd w:val="clear" w:color="auto" w:fill="auto"/>
          </w:tcPr>
          <w:p w14:paraId="168FE8C8" w14:textId="77777777" w:rsidR="003E6A94" w:rsidRPr="0017173E" w:rsidRDefault="00DD1A40" w:rsidP="003E6A94">
            <w:pPr>
              <w:pStyle w:val="SAGEBodyText"/>
              <w:rPr>
                <w:color w:val="000000"/>
              </w:rPr>
            </w:pPr>
            <w:r>
              <w:rPr>
                <w:color w:val="000000"/>
              </w:rPr>
              <w:t>AWE</w:t>
            </w:r>
          </w:p>
        </w:tc>
        <w:tc>
          <w:tcPr>
            <w:tcW w:w="2951" w:type="dxa"/>
            <w:shd w:val="clear" w:color="auto" w:fill="auto"/>
          </w:tcPr>
          <w:p w14:paraId="29E1FFBF" w14:textId="77777777" w:rsidR="003E6A94" w:rsidRPr="0017173E" w:rsidRDefault="00DD1A40" w:rsidP="003E6A94">
            <w:pPr>
              <w:pStyle w:val="SAGEBodyText"/>
              <w:rPr>
                <w:color w:val="000000"/>
              </w:rPr>
            </w:pPr>
            <w:r>
              <w:rPr>
                <w:color w:val="000000"/>
              </w:rPr>
              <w:t>YSSTOCKPHP</w:t>
            </w:r>
          </w:p>
        </w:tc>
        <w:tc>
          <w:tcPr>
            <w:tcW w:w="5285" w:type="dxa"/>
            <w:shd w:val="clear" w:color="auto" w:fill="auto"/>
          </w:tcPr>
          <w:p w14:paraId="5E1D19FA" w14:textId="77777777" w:rsidR="003E6A94" w:rsidRPr="003E6A94" w:rsidRDefault="00DD1A40" w:rsidP="003E6A94">
            <w:pPr>
              <w:pStyle w:val="SAGEBodyText"/>
              <w:rPr>
                <w:color w:val="000000"/>
                <w:lang w:val="en-US"/>
              </w:rPr>
            </w:pPr>
            <w:r w:rsidRPr="003E6A94">
              <w:rPr>
                <w:color w:val="000000"/>
                <w:lang w:val="en-US"/>
              </w:rPr>
              <w:t>Web service YSSTOCKPHP Stock disponible</w:t>
            </w:r>
          </w:p>
        </w:tc>
      </w:tr>
      <w:tr w:rsidR="003E6A94" w:rsidRPr="0017173E" w14:paraId="4C7F973F" w14:textId="77777777" w:rsidTr="003E6A94">
        <w:trPr>
          <w:trHeight w:val="457"/>
        </w:trPr>
        <w:tc>
          <w:tcPr>
            <w:tcW w:w="939" w:type="dxa"/>
            <w:shd w:val="clear" w:color="auto" w:fill="auto"/>
          </w:tcPr>
          <w:p w14:paraId="7D8C1FB1" w14:textId="77777777" w:rsidR="003E6A94" w:rsidRPr="0017173E" w:rsidRDefault="00DD1A40" w:rsidP="003E6A94">
            <w:pPr>
              <w:pStyle w:val="SAGEBodyText"/>
              <w:rPr>
                <w:color w:val="000000"/>
              </w:rPr>
            </w:pPr>
            <w:r>
              <w:rPr>
                <w:color w:val="000000"/>
              </w:rPr>
              <w:t>SLT</w:t>
            </w:r>
          </w:p>
        </w:tc>
        <w:tc>
          <w:tcPr>
            <w:tcW w:w="2951" w:type="dxa"/>
            <w:shd w:val="clear" w:color="auto" w:fill="auto"/>
          </w:tcPr>
          <w:p w14:paraId="03A8B2A7" w14:textId="77777777" w:rsidR="003E6A94" w:rsidRPr="0017173E" w:rsidRDefault="00DD1A40" w:rsidP="003E6A94">
            <w:pPr>
              <w:pStyle w:val="SAGEBodyText"/>
              <w:rPr>
                <w:color w:val="000000"/>
              </w:rPr>
            </w:pPr>
            <w:r>
              <w:rPr>
                <w:color w:val="000000"/>
              </w:rPr>
              <w:t>STRTYP=2 &amp; STRNUM='WS'</w:t>
            </w:r>
          </w:p>
        </w:tc>
        <w:tc>
          <w:tcPr>
            <w:tcW w:w="5285" w:type="dxa"/>
            <w:shd w:val="clear" w:color="auto" w:fill="auto"/>
          </w:tcPr>
          <w:p w14:paraId="79DA7320" w14:textId="77777777" w:rsidR="003E6A94" w:rsidRPr="0017173E" w:rsidRDefault="00DD1A40" w:rsidP="003E6A94">
            <w:pPr>
              <w:pStyle w:val="SAGEBodyText"/>
              <w:rPr>
                <w:color w:val="000000"/>
              </w:rPr>
            </w:pPr>
            <w:r>
              <w:rPr>
                <w:color w:val="000000"/>
              </w:rPr>
              <w:t>Transactions de saisie Ventes WS : web service pour le web service YOSOH</w:t>
            </w:r>
          </w:p>
        </w:tc>
      </w:tr>
    </w:tbl>
    <w:p w14:paraId="55DA3935" w14:textId="77777777" w:rsidR="003E6A94" w:rsidRDefault="00DD1A40" w:rsidP="003E6A94">
      <w:pPr>
        <w:pStyle w:val="Moreinfo"/>
      </w:pPr>
      <w:r>
        <w:t>Le web service 'Stock disponible' n'est pas utilisé pour le moment.</w:t>
      </w:r>
    </w:p>
    <w:p w14:paraId="2FD1809E" w14:textId="77777777" w:rsidR="002620F3" w:rsidRDefault="002620F3">
      <w:pPr>
        <w:spacing w:line="240" w:lineRule="auto"/>
        <w:rPr>
          <w:b/>
          <w:color w:val="51534A"/>
          <w:sz w:val="30"/>
        </w:rPr>
      </w:pPr>
      <w:bookmarkStart w:id="603" w:name="_Toc453676518"/>
      <w:bookmarkStart w:id="604" w:name="_Toc453744997"/>
      <w:r>
        <w:br w:type="page"/>
      </w:r>
    </w:p>
    <w:p w14:paraId="1340097D" w14:textId="77777777" w:rsidR="002620F3" w:rsidDel="002D3BBB" w:rsidRDefault="002620F3" w:rsidP="002B74AC">
      <w:pPr>
        <w:pStyle w:val="SAGEHeading2"/>
        <w:rPr>
          <w:del w:id="605" w:author="Auteur"/>
        </w:rPr>
      </w:pPr>
    </w:p>
    <w:p w14:paraId="1AB8BCF4" w14:textId="77777777" w:rsidR="003E6A94" w:rsidRDefault="00DD1A40">
      <w:pPr>
        <w:pStyle w:val="SAGEHeading2"/>
        <w:pPrChange w:id="606" w:author="Auteur">
          <w:pPr/>
        </w:pPrChange>
      </w:pPr>
      <w:bookmarkStart w:id="607" w:name="_Toc33535408"/>
      <w:r>
        <w:t>Publier le web service</w:t>
      </w:r>
      <w:bookmarkEnd w:id="603"/>
      <w:bookmarkEnd w:id="604"/>
      <w:bookmarkEnd w:id="607"/>
    </w:p>
    <w:p w14:paraId="3C35AD7D" w14:textId="77777777" w:rsidR="003E6A94" w:rsidRDefault="00DD1A40" w:rsidP="003E6A94">
      <w:pPr>
        <w:spacing w:line="240" w:lineRule="auto"/>
      </w:pPr>
      <w:r>
        <w:t>Après installation du patch avec le web service, vous devez publier le service. Ceci valide le web service afin qu'il soit visible.</w:t>
      </w:r>
    </w:p>
    <w:p w14:paraId="724D6DDF" w14:textId="77777777" w:rsidR="003E6A94" w:rsidRDefault="003E6A94" w:rsidP="003E6A94">
      <w:pPr>
        <w:spacing w:line="240" w:lineRule="auto"/>
      </w:pPr>
    </w:p>
    <w:p w14:paraId="1F7CFF92" w14:textId="77777777" w:rsidR="003E6A94" w:rsidRDefault="00DD1A40" w:rsidP="003E6A94">
      <w:pPr>
        <w:spacing w:line="240" w:lineRule="auto"/>
      </w:pPr>
      <w:r>
        <w:t xml:space="preserve">Dans </w:t>
      </w:r>
      <w:r w:rsidR="00413461">
        <w:t>l’application</w:t>
      </w:r>
      <w:r>
        <w:t xml:space="preserve">, allez à </w:t>
      </w:r>
      <w:r w:rsidRPr="00413461">
        <w:rPr>
          <w:b/>
        </w:rPr>
        <w:t>Développement &gt; Dictionnaire scripts &gt; Scripts</w:t>
      </w:r>
      <w:r>
        <w:t xml:space="preserve"> et ouvrez </w:t>
      </w:r>
      <w:r>
        <w:rPr>
          <w:b/>
        </w:rPr>
        <w:t>Web services</w:t>
      </w:r>
      <w:r>
        <w:t xml:space="preserve"> (GESAWE).</w:t>
      </w:r>
    </w:p>
    <w:p w14:paraId="19654BC0" w14:textId="77777777" w:rsidR="003E6A94" w:rsidRDefault="003E6A94" w:rsidP="003E6A94">
      <w:pPr>
        <w:pStyle w:val="SAGEBodyText"/>
      </w:pPr>
    </w:p>
    <w:p w14:paraId="5E17B1B5" w14:textId="77777777" w:rsidR="003E6A94" w:rsidRDefault="00DD1A40" w:rsidP="003E6A94">
      <w:pPr>
        <w:pStyle w:val="SAGEBodyText"/>
        <w:rPr>
          <w:ins w:id="608" w:author="Auteur"/>
        </w:rPr>
      </w:pPr>
      <w:r>
        <w:t>Cliquez sur</w:t>
      </w:r>
      <w:r w:rsidR="00420BE9">
        <w:t xml:space="preserve"> </w:t>
      </w:r>
      <w:r>
        <w:rPr>
          <w:b/>
        </w:rPr>
        <w:t>Publication globale</w:t>
      </w:r>
      <w:r>
        <w:t>.</w:t>
      </w:r>
    </w:p>
    <w:p w14:paraId="4E0945FE" w14:textId="77777777" w:rsidR="002D3BBB" w:rsidRDefault="002D3BBB" w:rsidP="003E6A94">
      <w:pPr>
        <w:pStyle w:val="SAGEBodyText"/>
      </w:pPr>
      <w:ins w:id="609" w:author="Auteur">
        <w:r>
          <w:rPr>
            <w:noProof/>
          </w:rPr>
          <w:drawing>
            <wp:inline distT="0" distB="0" distL="0" distR="0" wp14:anchorId="1A164A88" wp14:editId="6435FD66">
              <wp:extent cx="5577205" cy="1194435"/>
              <wp:effectExtent l="0" t="0" r="4445"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205" cy="1194435"/>
                      </a:xfrm>
                      <a:prstGeom prst="rect">
                        <a:avLst/>
                      </a:prstGeom>
                      <a:noFill/>
                      <a:ln>
                        <a:noFill/>
                      </a:ln>
                    </pic:spPr>
                  </pic:pic>
                </a:graphicData>
              </a:graphic>
            </wp:inline>
          </w:drawing>
        </w:r>
      </w:ins>
    </w:p>
    <w:p w14:paraId="54CF07ED" w14:textId="77777777" w:rsidR="00413461" w:rsidRDefault="00413461">
      <w:pPr>
        <w:pStyle w:val="SAGEHeading3"/>
        <w:rPr>
          <w:ins w:id="610" w:author="Auteur"/>
        </w:rPr>
        <w:pPrChange w:id="611" w:author="Auteur">
          <w:pPr>
            <w:pStyle w:val="SAGEBodyText"/>
          </w:pPr>
        </w:pPrChange>
      </w:pPr>
      <w:del w:id="612" w:author="Auteur">
        <w:r w:rsidDel="002D3BBB">
          <w:rPr>
            <w:noProof/>
          </w:rPr>
          <w:drawing>
            <wp:inline distT="0" distB="0" distL="0" distR="0" wp14:anchorId="06472287" wp14:editId="72043ACE">
              <wp:extent cx="5579745" cy="2240915"/>
              <wp:effectExtent l="0" t="0" r="1905"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240915"/>
                      </a:xfrm>
                      <a:prstGeom prst="rect">
                        <a:avLst/>
                      </a:prstGeom>
                    </pic:spPr>
                  </pic:pic>
                </a:graphicData>
              </a:graphic>
            </wp:inline>
          </w:drawing>
        </w:r>
      </w:del>
      <w:bookmarkStart w:id="613" w:name="_Toc33535409"/>
      <w:ins w:id="614" w:author="Auteur">
        <w:r w:rsidR="002D3BBB">
          <w:t>Cas des erreurs dans la trace</w:t>
        </w:r>
        <w:bookmarkEnd w:id="613"/>
      </w:ins>
    </w:p>
    <w:p w14:paraId="256FE318" w14:textId="77777777" w:rsidR="002D3BBB" w:rsidRPr="003545B6" w:rsidRDefault="002D3BBB" w:rsidP="002D3BBB">
      <w:pPr>
        <w:pStyle w:val="SAGEBodyText"/>
        <w:rPr>
          <w:ins w:id="615" w:author="Auteur"/>
        </w:rPr>
      </w:pPr>
      <w:ins w:id="616" w:author="Auteur">
        <w:r>
          <w:rPr>
            <w:noProof/>
          </w:rPr>
          <w:drawing>
            <wp:inline distT="0" distB="0" distL="0" distR="0" wp14:anchorId="2750DFA8" wp14:editId="64A0FC62">
              <wp:extent cx="5579745" cy="2204720"/>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04720"/>
                      </a:xfrm>
                      <a:prstGeom prst="rect">
                        <a:avLst/>
                      </a:prstGeom>
                    </pic:spPr>
                  </pic:pic>
                </a:graphicData>
              </a:graphic>
            </wp:inline>
          </w:drawing>
        </w:r>
      </w:ins>
    </w:p>
    <w:p w14:paraId="5067DAF2" w14:textId="77777777" w:rsidR="002D3BBB" w:rsidRDefault="002D3BBB" w:rsidP="002D3BBB">
      <w:pPr>
        <w:pStyle w:val="SAGEBodyText"/>
        <w:rPr>
          <w:ins w:id="617" w:author="Auteur"/>
        </w:rPr>
      </w:pPr>
      <w:ins w:id="618" w:author="Auteur">
        <w:r>
          <w:t>Seulement le web service YOSOH est utilisé.</w:t>
        </w:r>
      </w:ins>
    </w:p>
    <w:p w14:paraId="3B475DD7" w14:textId="77777777" w:rsidR="002D3BBB" w:rsidRDefault="002D3BBB" w:rsidP="002D3BBB">
      <w:pPr>
        <w:pStyle w:val="SAGEBodyText"/>
        <w:rPr>
          <w:ins w:id="619" w:author="Auteur"/>
          <w:b/>
        </w:rPr>
      </w:pPr>
      <w:ins w:id="620" w:author="Auteur">
        <w:r>
          <w:t xml:space="preserve">Dans la même fonction aller sur ce web service </w:t>
        </w:r>
        <w:r w:rsidRPr="00C04D22">
          <w:rPr>
            <w:b/>
          </w:rPr>
          <w:t>YOSOH</w:t>
        </w:r>
        <w:r>
          <w:rPr>
            <w:b/>
          </w:rPr>
          <w:t xml:space="preserve"> </w:t>
        </w:r>
        <w:r w:rsidRPr="00C04D22">
          <w:t>et cliquer sur le bouton</w:t>
        </w:r>
        <w:r>
          <w:rPr>
            <w:b/>
          </w:rPr>
          <w:t xml:space="preserve"> Publication.</w:t>
        </w:r>
      </w:ins>
    </w:p>
    <w:p w14:paraId="3BE7D879" w14:textId="77777777" w:rsidR="002D3BBB" w:rsidRDefault="002D3BBB" w:rsidP="002D3BBB">
      <w:pPr>
        <w:pStyle w:val="SAGEBodyText"/>
        <w:rPr>
          <w:ins w:id="621" w:author="Auteur"/>
        </w:rPr>
      </w:pPr>
      <w:ins w:id="622" w:author="Auteur">
        <w:r>
          <w:rPr>
            <w:noProof/>
          </w:rPr>
          <w:drawing>
            <wp:inline distT="0" distB="0" distL="0" distR="0" wp14:anchorId="0EFF18F7" wp14:editId="6B6D7BA4">
              <wp:extent cx="5577205" cy="897890"/>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205" cy="897890"/>
                      </a:xfrm>
                      <a:prstGeom prst="rect">
                        <a:avLst/>
                      </a:prstGeom>
                      <a:noFill/>
                      <a:ln>
                        <a:noFill/>
                      </a:ln>
                    </pic:spPr>
                  </pic:pic>
                </a:graphicData>
              </a:graphic>
            </wp:inline>
          </w:drawing>
        </w:r>
      </w:ins>
    </w:p>
    <w:p w14:paraId="48686BDA" w14:textId="77777777" w:rsidR="002D3BBB" w:rsidRPr="002D3BBB" w:rsidRDefault="002D3BBB" w:rsidP="002D3BBB">
      <w:pPr>
        <w:pStyle w:val="SAGEBodyText"/>
      </w:pPr>
    </w:p>
    <w:p w14:paraId="68FE787D" w14:textId="77777777" w:rsidR="003E6A94" w:rsidRDefault="003E6A94" w:rsidP="003E6A94">
      <w:pPr>
        <w:pStyle w:val="SAGEBodyText"/>
      </w:pPr>
    </w:p>
    <w:p w14:paraId="05613BA4" w14:textId="77777777" w:rsidR="003E6A94" w:rsidRDefault="003E6A94" w:rsidP="003E6A94">
      <w:pPr>
        <w:pStyle w:val="SAGEBodyText"/>
      </w:pPr>
    </w:p>
    <w:p w14:paraId="7E39A916" w14:textId="77777777" w:rsidR="003E6A94" w:rsidRPr="00E467CC" w:rsidRDefault="00DD1A40" w:rsidP="003E6A94">
      <w:pPr>
        <w:pStyle w:val="SAGEHeading1"/>
        <w:framePr w:wrap="around"/>
      </w:pPr>
      <w:bookmarkStart w:id="623" w:name="_Toc453744998"/>
      <w:bookmarkStart w:id="624" w:name="_Toc33535410"/>
      <w:r>
        <w:lastRenderedPageBreak/>
        <w:t>Utiliser le portail</w:t>
      </w:r>
      <w:bookmarkEnd w:id="623"/>
      <w:bookmarkEnd w:id="624"/>
    </w:p>
    <w:p w14:paraId="0518BF23" w14:textId="77777777" w:rsidR="003E6A94" w:rsidRDefault="00DD1A40" w:rsidP="003E6A94">
      <w:pPr>
        <w:pStyle w:val="SAGEBodyText"/>
      </w:pPr>
      <w:r>
        <w:t xml:space="preserve">Maintenant que le web service a été publié, vous pouvez accéder aux données </w:t>
      </w:r>
      <w:r w:rsidR="009608EF">
        <w:t xml:space="preserve">de l’application </w:t>
      </w:r>
      <w:r>
        <w:t xml:space="preserve">en temps réel via le portail. </w:t>
      </w:r>
    </w:p>
    <w:p w14:paraId="216944DC" w14:textId="77777777" w:rsidR="003E6A94" w:rsidRPr="00D32168" w:rsidRDefault="00413461" w:rsidP="003E6A94">
      <w:pPr>
        <w:pStyle w:val="SAGEAdmonitionNote"/>
      </w:pPr>
      <w:r w:rsidRPr="00413461">
        <w:rPr>
          <w:b/>
        </w:rPr>
        <w:t>Remarque</w:t>
      </w:r>
      <w:r>
        <w:t xml:space="preserve"> : </w:t>
      </w:r>
      <w:r w:rsidR="00DD1A40">
        <w:t xml:space="preserve">WampServer doit être en cours d'exécution pour accéder au portail et aux services </w:t>
      </w:r>
      <w:r w:rsidR="009608EF">
        <w:t>de l’application</w:t>
      </w:r>
      <w:r w:rsidR="00DD1A40">
        <w:t xml:space="preserve">. </w:t>
      </w:r>
    </w:p>
    <w:p w14:paraId="5E8366AA" w14:textId="77777777" w:rsidR="003E6A94" w:rsidRPr="00B13E2D" w:rsidRDefault="00DD1A40">
      <w:pPr>
        <w:pStyle w:val="SAGEHeading3"/>
        <w:pPrChange w:id="625" w:author="Auteur">
          <w:pPr/>
        </w:pPrChange>
      </w:pPr>
      <w:bookmarkStart w:id="626" w:name="_Toc453676519"/>
      <w:bookmarkStart w:id="627" w:name="_Toc453744999"/>
      <w:bookmarkStart w:id="628" w:name="_Toc33535411"/>
      <w:r>
        <w:t>Accéder au portail</w:t>
      </w:r>
      <w:bookmarkEnd w:id="626"/>
      <w:bookmarkEnd w:id="627"/>
      <w:bookmarkEnd w:id="628"/>
    </w:p>
    <w:p w14:paraId="7206712E" w14:textId="77777777" w:rsidR="003E6A94" w:rsidRDefault="00DD1A40" w:rsidP="003E6A94">
      <w:pPr>
        <w:pStyle w:val="SAGEBodyText"/>
      </w:pPr>
      <w:r>
        <w:t xml:space="preserve">En utilisant le navigateur par défaut que vous avez paramétré précédemment, saisissez l'URL de votre portail web. </w:t>
      </w:r>
    </w:p>
    <w:p w14:paraId="7C30E15A" w14:textId="77777777" w:rsidR="003E6A94" w:rsidRDefault="00413461" w:rsidP="003E6A94">
      <w:pPr>
        <w:pStyle w:val="SAGEAdmonitionNote"/>
      </w:pPr>
      <w:r w:rsidRPr="00413461">
        <w:rPr>
          <w:b/>
        </w:rPr>
        <w:t>Remarque</w:t>
      </w:r>
      <w:r>
        <w:t xml:space="preserve"> : </w:t>
      </w:r>
      <w:r w:rsidR="00DD1A40">
        <w:t>Dans cet exemple, l'URL est http://x3pu9trainvm:8125/sagex3.</w:t>
      </w:r>
    </w:p>
    <w:p w14:paraId="7A422C68" w14:textId="77777777" w:rsidR="003E6A94" w:rsidRDefault="00DD1A40" w:rsidP="003E6A94">
      <w:pPr>
        <w:pStyle w:val="SAGEBodyText"/>
      </w:pPr>
      <w:r>
        <w:t xml:space="preserve">Cliquez sur </w:t>
      </w:r>
      <w:r>
        <w:rPr>
          <w:b/>
        </w:rPr>
        <w:t>CONNECTION</w:t>
      </w:r>
      <w:r>
        <w:t xml:space="preserve"> et connectez-vous avec le nom d'utilisateur et le mot de passe que vous avez paramétrés en configurant le portail.</w:t>
      </w:r>
    </w:p>
    <w:p w14:paraId="57AE9594" w14:textId="77777777" w:rsidR="00413461" w:rsidRPr="00413461" w:rsidRDefault="00413461" w:rsidP="00413461">
      <w:pPr>
        <w:pBdr>
          <w:top w:val="single" w:sz="12" w:space="6" w:color="C8006E"/>
          <w:left w:val="single" w:sz="12" w:space="4" w:color="C8006E"/>
          <w:bottom w:val="single" w:sz="12" w:space="6" w:color="C8006E"/>
          <w:right w:val="single" w:sz="12" w:space="4" w:color="C8006E"/>
        </w:pBdr>
        <w:spacing w:after="120"/>
        <w:ind w:left="176" w:right="215"/>
        <w:contextualSpacing/>
        <w:rPr>
          <w:lang w:eastAsia="en-US"/>
        </w:rPr>
      </w:pPr>
      <w:r w:rsidRPr="00413461">
        <w:rPr>
          <w:b/>
          <w:color w:val="C8006E"/>
          <w:lang w:val="en-US" w:eastAsia="en-US"/>
        </w:rPr>
        <w:t>Important!</w:t>
      </w:r>
      <w:r w:rsidRPr="00413461">
        <w:rPr>
          <w:color w:val="54585A"/>
          <w:lang w:val="en-US" w:eastAsia="en-US"/>
        </w:rPr>
        <w:t xml:space="preserve"> </w:t>
      </w:r>
      <w:r w:rsidRPr="00413461">
        <w:rPr>
          <w:color w:val="54585A"/>
          <w:lang w:eastAsia="en-US"/>
        </w:rPr>
        <w:t>Il n’est pas nécessaire d’être connecté au portail pour voir les commandes</w:t>
      </w:r>
      <w:r>
        <w:rPr>
          <w:lang w:eastAsia="en-US"/>
        </w:rPr>
        <w:t>.</w:t>
      </w:r>
    </w:p>
    <w:p w14:paraId="5FAD3C16" w14:textId="77777777" w:rsidR="003E6A94" w:rsidRDefault="00DD1A40" w:rsidP="003E6A94">
      <w:pPr>
        <w:pStyle w:val="SAGEBodyText"/>
      </w:pPr>
      <w:r>
        <w:t>Rappelez-vous que ce porta</w:t>
      </w:r>
      <w:r w:rsidR="00804E71">
        <w:t>il donne accès aux commandes d’</w:t>
      </w:r>
      <w:r w:rsidR="00804E71" w:rsidRPr="0047628E">
        <w:t>Enterprise Management</w:t>
      </w:r>
      <w:r w:rsidR="00804E71">
        <w:t xml:space="preserve"> </w:t>
      </w:r>
      <w:r>
        <w:t>car ce web service se base sur YOSOH pour les informations de ventes.</w:t>
      </w:r>
    </w:p>
    <w:p w14:paraId="13E6F25C" w14:textId="77777777" w:rsidR="003E6A94" w:rsidRDefault="00DD1A40" w:rsidP="003E6A94">
      <w:pPr>
        <w:pStyle w:val="SAGEBodyText"/>
      </w:pPr>
      <w:r>
        <w:t xml:space="preserve">À partir du menu déroulant </w:t>
      </w:r>
      <w:r>
        <w:rPr>
          <w:b/>
        </w:rPr>
        <w:t>ORDERS X3</w:t>
      </w:r>
      <w:r>
        <w:t xml:space="preserve">, sélectionnez </w:t>
      </w:r>
      <w:r>
        <w:rPr>
          <w:b/>
        </w:rPr>
        <w:t>LIST OF ORDERS</w:t>
      </w:r>
      <w:r>
        <w:t>.</w:t>
      </w:r>
    </w:p>
    <w:p w14:paraId="1DEC6926" w14:textId="77777777" w:rsidR="003E6A94" w:rsidRDefault="00696B80" w:rsidP="003E6A94">
      <w:pPr>
        <w:pStyle w:val="SAGEBodyText"/>
      </w:pPr>
      <w:r>
        <w:rPr>
          <w:noProof/>
        </w:rPr>
        <w:drawing>
          <wp:inline distT="0" distB="0" distL="0" distR="0" wp14:anchorId="622D4075" wp14:editId="7D0EA855">
            <wp:extent cx="4495800" cy="581025"/>
            <wp:effectExtent l="0" t="0" r="0" b="9525"/>
            <wp:docPr id="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5800" cy="581025"/>
                    </a:xfrm>
                    <a:prstGeom prst="rect">
                      <a:avLst/>
                    </a:prstGeom>
                    <a:noFill/>
                    <a:ln>
                      <a:noFill/>
                    </a:ln>
                  </pic:spPr>
                </pic:pic>
              </a:graphicData>
            </a:graphic>
          </wp:inline>
        </w:drawing>
      </w:r>
    </w:p>
    <w:p w14:paraId="118A935A" w14:textId="77777777" w:rsidR="003E6A94" w:rsidRDefault="003E6A94" w:rsidP="003E6A94">
      <w:pPr>
        <w:pStyle w:val="SAGEBodyText"/>
      </w:pPr>
    </w:p>
    <w:p w14:paraId="0C438E2F" w14:textId="77777777" w:rsidR="003E6A94" w:rsidRDefault="00696B80" w:rsidP="003E6A94">
      <w:pPr>
        <w:pStyle w:val="SAGEBodyText"/>
      </w:pPr>
      <w:r>
        <w:rPr>
          <w:noProof/>
        </w:rPr>
        <w:drawing>
          <wp:inline distT="0" distB="0" distL="0" distR="0" wp14:anchorId="365CD14C" wp14:editId="21D6135F">
            <wp:extent cx="4505325" cy="1800225"/>
            <wp:effectExtent l="0" t="0" r="9525" b="9525"/>
            <wp:docPr id="1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5325" cy="1800225"/>
                    </a:xfrm>
                    <a:prstGeom prst="rect">
                      <a:avLst/>
                    </a:prstGeom>
                    <a:noFill/>
                    <a:ln>
                      <a:noFill/>
                    </a:ln>
                  </pic:spPr>
                </pic:pic>
              </a:graphicData>
            </a:graphic>
          </wp:inline>
        </w:drawing>
      </w:r>
    </w:p>
    <w:p w14:paraId="16B2542E" w14:textId="77777777" w:rsidR="003E6A94" w:rsidRDefault="00DD1A40" w:rsidP="003E6A94">
      <w:pPr>
        <w:pStyle w:val="SAGEBodyText"/>
      </w:pPr>
      <w:r>
        <w:lastRenderedPageBreak/>
        <w:t>Vous pouvez désormais voir la liste des commandes en cours dans votre instance.</w:t>
      </w:r>
    </w:p>
    <w:p w14:paraId="5254178A" w14:textId="77777777" w:rsidR="003E6A94" w:rsidRPr="00241DFE" w:rsidRDefault="00696B80" w:rsidP="003E6A94">
      <w:pPr>
        <w:pStyle w:val="SAGEBodyText"/>
      </w:pPr>
      <w:r>
        <w:rPr>
          <w:noProof/>
        </w:rPr>
        <w:drawing>
          <wp:inline distT="0" distB="0" distL="0" distR="0" wp14:anchorId="2CB1F748" wp14:editId="426861D8">
            <wp:extent cx="4905375" cy="1743075"/>
            <wp:effectExtent l="0" t="0" r="9525" b="9525"/>
            <wp:docPr id="1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05375" cy="1743075"/>
                    </a:xfrm>
                    <a:prstGeom prst="rect">
                      <a:avLst/>
                    </a:prstGeom>
                    <a:noFill/>
                    <a:ln>
                      <a:noFill/>
                    </a:ln>
                  </pic:spPr>
                </pic:pic>
              </a:graphicData>
            </a:graphic>
          </wp:inline>
        </w:drawing>
      </w:r>
    </w:p>
    <w:p w14:paraId="7F17F720" w14:textId="77777777" w:rsidR="003E6A94" w:rsidRDefault="003E6A94" w:rsidP="003E6A94">
      <w:pPr>
        <w:pStyle w:val="SAGEBodyText"/>
      </w:pPr>
    </w:p>
    <w:p w14:paraId="55707957" w14:textId="77777777" w:rsidR="003E6A94" w:rsidRDefault="00DD1A40" w:rsidP="003E6A94">
      <w:pPr>
        <w:pStyle w:val="SAGEBodyText"/>
      </w:pPr>
      <w:r>
        <w:t xml:space="preserve">Lorsque vous regardez ces données </w:t>
      </w:r>
      <w:r w:rsidR="00441AAC">
        <w:t xml:space="preserve">depuis </w:t>
      </w:r>
      <w:r w:rsidR="00441AAC" w:rsidRPr="0047628E">
        <w:t>Enterprise Management</w:t>
      </w:r>
      <w:r>
        <w:t>, vous pouvez voir que ce sont les mêmes.</w:t>
      </w:r>
    </w:p>
    <w:p w14:paraId="56EBDC0A" w14:textId="77777777" w:rsidR="003E6A94" w:rsidRDefault="007666AE" w:rsidP="003E6A94">
      <w:pPr>
        <w:pStyle w:val="SAGEBodyText"/>
      </w:pPr>
      <w:r>
        <w:rPr>
          <w:noProof/>
        </w:rPr>
        <w:drawing>
          <wp:inline distT="0" distB="0" distL="0" distR="0" wp14:anchorId="397E6965" wp14:editId="419E1DEF">
            <wp:extent cx="5579745" cy="1384935"/>
            <wp:effectExtent l="0" t="0" r="190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384935"/>
                    </a:xfrm>
                    <a:prstGeom prst="rect">
                      <a:avLst/>
                    </a:prstGeom>
                  </pic:spPr>
                </pic:pic>
              </a:graphicData>
            </a:graphic>
          </wp:inline>
        </w:drawing>
      </w:r>
    </w:p>
    <w:p w14:paraId="316558E1" w14:textId="77777777" w:rsidR="003E6A94" w:rsidRDefault="003E6A94" w:rsidP="003E6A94">
      <w:pPr>
        <w:pStyle w:val="Bullet1"/>
        <w:ind w:left="357" w:hanging="357"/>
      </w:pPr>
    </w:p>
    <w:p w14:paraId="180F8323" w14:textId="77777777" w:rsidR="003E6A94" w:rsidRDefault="00A8732A">
      <w:pPr>
        <w:pStyle w:val="SAGEHeading3"/>
        <w:pPrChange w:id="629" w:author="Auteur">
          <w:pPr/>
        </w:pPrChange>
      </w:pPr>
      <w:bookmarkStart w:id="630" w:name="_Toc453676520"/>
      <w:bookmarkStart w:id="631" w:name="_Toc453745000"/>
      <w:bookmarkStart w:id="632" w:name="_Toc33535412"/>
      <w:r>
        <w:t>Consulter</w:t>
      </w:r>
      <w:r w:rsidR="00DD1A40">
        <w:t xml:space="preserve"> une commande</w:t>
      </w:r>
      <w:bookmarkEnd w:id="630"/>
      <w:bookmarkEnd w:id="631"/>
      <w:bookmarkEnd w:id="632"/>
    </w:p>
    <w:p w14:paraId="26268F90" w14:textId="77777777" w:rsidR="003E6A94" w:rsidRDefault="00DD1A40" w:rsidP="003E6A94">
      <w:r>
        <w:t xml:space="preserve">Vous pouvez </w:t>
      </w:r>
      <w:r w:rsidR="00A8732A">
        <w:t>consulter</w:t>
      </w:r>
      <w:r>
        <w:t xml:space="preserve"> des commandes en effectuant une sélection dans la liste ou en sélectionnant </w:t>
      </w:r>
      <w:r>
        <w:rPr>
          <w:b/>
        </w:rPr>
        <w:t>READ AN ORDER</w:t>
      </w:r>
      <w:r>
        <w:t xml:space="preserve"> depuis le menu </w:t>
      </w:r>
      <w:r>
        <w:rPr>
          <w:b/>
        </w:rPr>
        <w:t>ORDERS X3</w:t>
      </w:r>
      <w:r>
        <w:t xml:space="preserve"> et en saisissant le numéro de la commande. Quelle que soit la méthode, il n'est pas nécessaire que vous soyez connecté au portail.</w:t>
      </w:r>
    </w:p>
    <w:p w14:paraId="305E437B" w14:textId="77777777" w:rsidR="003E6A94" w:rsidRDefault="003E6A94" w:rsidP="003E6A94"/>
    <w:p w14:paraId="2B4F9A0E" w14:textId="77777777" w:rsidR="003E6A94" w:rsidRDefault="00DD1A40" w:rsidP="003E6A94">
      <w:r>
        <w:t>Cliquez sur le numéro de commande de l'une des commandes de la liste. Cet exemple utilise la commande SOWFR0120004.</w:t>
      </w:r>
    </w:p>
    <w:p w14:paraId="27D5D2CB" w14:textId="77777777" w:rsidR="003E6A94" w:rsidRDefault="003E6A94" w:rsidP="003E6A94"/>
    <w:p w14:paraId="51048911" w14:textId="77777777" w:rsidR="003E6A94" w:rsidRDefault="00DD1A40" w:rsidP="003E6A94">
      <w:r>
        <w:t>Cliquer sur le numéro de la commande ou le saisir fournit des informations détaillées sur la commande.</w:t>
      </w:r>
    </w:p>
    <w:p w14:paraId="360B2A6B" w14:textId="77777777" w:rsidR="003E6A94" w:rsidRDefault="00A8732A" w:rsidP="003E6A94">
      <w:pPr>
        <w:pStyle w:val="SAGEBodyText"/>
      </w:pPr>
      <w:r>
        <w:rPr>
          <w:noProof/>
        </w:rPr>
        <w:drawing>
          <wp:anchor distT="0" distB="0" distL="114300" distR="114300" simplePos="0" relativeHeight="251654656" behindDoc="0" locked="0" layoutInCell="1" allowOverlap="1" wp14:anchorId="69EF3649" wp14:editId="19026DE8">
            <wp:simplePos x="0" y="0"/>
            <wp:positionH relativeFrom="margin">
              <wp:align>left</wp:align>
            </wp:positionH>
            <wp:positionV relativeFrom="paragraph">
              <wp:posOffset>55245</wp:posOffset>
            </wp:positionV>
            <wp:extent cx="4083685" cy="2328837"/>
            <wp:effectExtent l="0" t="0" r="0" b="0"/>
            <wp:wrapNone/>
            <wp:docPr id="35"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3685" cy="23288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70B28" w14:textId="77777777" w:rsidR="003E6A94" w:rsidRDefault="003E6A94" w:rsidP="003E6A94">
      <w:pPr>
        <w:pStyle w:val="SAGEBodyText"/>
      </w:pPr>
    </w:p>
    <w:p w14:paraId="3D23F7E4" w14:textId="77777777" w:rsidR="003E6A94" w:rsidRDefault="003E6A94" w:rsidP="003E6A94">
      <w:pPr>
        <w:pStyle w:val="SAGEBodyText"/>
      </w:pPr>
    </w:p>
    <w:p w14:paraId="27E9B10F" w14:textId="77777777" w:rsidR="003E6A94" w:rsidRDefault="003E6A94" w:rsidP="003E6A94">
      <w:pPr>
        <w:pStyle w:val="SAGEBodyText"/>
      </w:pPr>
    </w:p>
    <w:p w14:paraId="4B3A4E03" w14:textId="77777777" w:rsidR="003E6A94" w:rsidRDefault="003E6A94" w:rsidP="003E6A94">
      <w:pPr>
        <w:pStyle w:val="SAGEBodyText"/>
      </w:pPr>
    </w:p>
    <w:p w14:paraId="16CFA076" w14:textId="77777777" w:rsidR="003E6A94" w:rsidRDefault="00DD1A40">
      <w:pPr>
        <w:pStyle w:val="SAGEHeading3"/>
        <w:pPrChange w:id="633" w:author="Auteur">
          <w:pPr/>
        </w:pPrChange>
      </w:pPr>
      <w:bookmarkStart w:id="634" w:name="_Toc453676521"/>
      <w:bookmarkStart w:id="635" w:name="_Toc453745001"/>
      <w:bookmarkStart w:id="636" w:name="_Toc33535413"/>
      <w:r>
        <w:lastRenderedPageBreak/>
        <w:t>Créer une commande</w:t>
      </w:r>
      <w:bookmarkEnd w:id="634"/>
      <w:bookmarkEnd w:id="635"/>
      <w:bookmarkEnd w:id="636"/>
    </w:p>
    <w:p w14:paraId="364B7A67" w14:textId="77777777" w:rsidR="003E6A94" w:rsidRDefault="00DD1A40" w:rsidP="003E6A94">
      <w:pPr>
        <w:pStyle w:val="SAGEBodyText"/>
      </w:pPr>
      <w:r>
        <w:t xml:space="preserve">Vous pouvez créer une commande dans </w:t>
      </w:r>
      <w:r w:rsidR="00C84D0A" w:rsidRPr="0047628E">
        <w:t>Enterprise Management</w:t>
      </w:r>
      <w:r w:rsidR="00C84D0A">
        <w:t xml:space="preserve"> </w:t>
      </w:r>
      <w:r>
        <w:t>en utilisant le portail. Pour ce faire, vous devez vous connecter au portail.</w:t>
      </w:r>
    </w:p>
    <w:p w14:paraId="08A3895A" w14:textId="77777777" w:rsidR="003E6A94" w:rsidRDefault="00696B80" w:rsidP="00A8732A">
      <w:pPr>
        <w:pStyle w:val="Bullet1"/>
        <w:ind w:left="0" w:firstLine="0"/>
      </w:pPr>
      <w:r>
        <w:rPr>
          <w:noProof/>
        </w:rPr>
        <w:drawing>
          <wp:anchor distT="0" distB="0" distL="114300" distR="114300" simplePos="0" relativeHeight="251655680" behindDoc="0" locked="0" layoutInCell="1" allowOverlap="1" wp14:anchorId="0D3F1987" wp14:editId="48C30504">
            <wp:simplePos x="0" y="0"/>
            <wp:positionH relativeFrom="column">
              <wp:posOffset>3810</wp:posOffset>
            </wp:positionH>
            <wp:positionV relativeFrom="paragraph">
              <wp:posOffset>136525</wp:posOffset>
            </wp:positionV>
            <wp:extent cx="4495165" cy="725805"/>
            <wp:effectExtent l="0" t="0" r="635" b="0"/>
            <wp:wrapNone/>
            <wp:docPr id="3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5165" cy="725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90390" w14:textId="77777777" w:rsidR="003E6A94" w:rsidRDefault="003E6A94" w:rsidP="003E6A94">
      <w:pPr>
        <w:pStyle w:val="Bullet1"/>
        <w:ind w:left="357" w:hanging="357"/>
      </w:pPr>
    </w:p>
    <w:p w14:paraId="146A51D4" w14:textId="77777777" w:rsidR="003E6A94" w:rsidRDefault="003E6A94" w:rsidP="003E6A94">
      <w:pPr>
        <w:pStyle w:val="Bullet1"/>
        <w:ind w:left="357" w:hanging="357"/>
      </w:pPr>
    </w:p>
    <w:p w14:paraId="4DD1F36D" w14:textId="77777777" w:rsidR="003E6A94" w:rsidRDefault="003E6A94" w:rsidP="003E6A94">
      <w:pPr>
        <w:pStyle w:val="Bullet1"/>
        <w:ind w:left="357" w:hanging="357"/>
      </w:pPr>
    </w:p>
    <w:p w14:paraId="0A748C65" w14:textId="77777777" w:rsidR="003E6A94" w:rsidRDefault="003E6A94" w:rsidP="00A8732A">
      <w:pPr>
        <w:pStyle w:val="Bullet1"/>
      </w:pPr>
    </w:p>
    <w:p w14:paraId="343AB278" w14:textId="77777777" w:rsidR="003E6A94" w:rsidRDefault="00DD1A40" w:rsidP="003E6A94">
      <w:pPr>
        <w:pStyle w:val="SAGEBodyText"/>
      </w:pPr>
      <w:r>
        <w:t xml:space="preserve">Rappelez-vous que vous avez défini l'identifiant et le mot de passe du portail dans </w:t>
      </w:r>
      <w:proofErr w:type="spellStart"/>
      <w:r>
        <w:t>Config.php</w:t>
      </w:r>
      <w:proofErr w:type="spellEnd"/>
      <w:r>
        <w:t>.</w:t>
      </w:r>
    </w:p>
    <w:p w14:paraId="4ADD6CC6" w14:textId="77777777" w:rsidR="003E6A94" w:rsidRDefault="00DD1A40" w:rsidP="003E6A94">
      <w:pPr>
        <w:pStyle w:val="SAGEBodyText"/>
      </w:pPr>
      <w:r>
        <w:t xml:space="preserve">Ouvrez le fichier </w:t>
      </w:r>
      <w:proofErr w:type="spellStart"/>
      <w:r>
        <w:t>Config.php</w:t>
      </w:r>
      <w:proofErr w:type="spellEnd"/>
      <w:r>
        <w:t>.</w:t>
      </w:r>
    </w:p>
    <w:p w14:paraId="2BA2D733" w14:textId="77777777" w:rsidR="003E6A94" w:rsidRDefault="00DD1A40" w:rsidP="003E6A94">
      <w:pPr>
        <w:pStyle w:val="SAGETextCodesection"/>
      </w:pPr>
      <w:proofErr w:type="gramStart"/>
      <w:r>
        <w:t>connexion</w:t>
      </w:r>
      <w:proofErr w:type="gramEnd"/>
      <w:r>
        <w:t xml:space="preserve"> requise pour créer une commande ; non requise pour voir les commandes</w:t>
      </w:r>
    </w:p>
    <w:p w14:paraId="21268F41" w14:textId="77777777" w:rsidR="003E6A94" w:rsidRPr="003E6A94" w:rsidRDefault="00DD1A40" w:rsidP="00A8732A">
      <w:pPr>
        <w:pStyle w:val="SAGETextCodesection"/>
        <w:rPr>
          <w:lang w:val="en-US"/>
        </w:rPr>
      </w:pPr>
      <w:r w:rsidRPr="003E6A94">
        <w:rPr>
          <w:lang w:val="en-US"/>
        </w:rPr>
        <w:t>&lt;?php</w:t>
      </w:r>
    </w:p>
    <w:p w14:paraId="5F526E47" w14:textId="77777777" w:rsidR="003E6A94" w:rsidRPr="003E6A94" w:rsidRDefault="00DD1A40" w:rsidP="003E6A94">
      <w:pPr>
        <w:pStyle w:val="SAGETextCodesection"/>
        <w:rPr>
          <w:lang w:val="en-US"/>
        </w:rPr>
      </w:pPr>
      <w:r w:rsidRPr="003E6A94">
        <w:rPr>
          <w:lang w:val="en-US"/>
        </w:rPr>
        <w:t>class Config {</w:t>
      </w:r>
    </w:p>
    <w:p w14:paraId="785D8670" w14:textId="77777777" w:rsidR="003E6A94" w:rsidRPr="003E6A94" w:rsidRDefault="00DD1A40" w:rsidP="00A8732A">
      <w:pPr>
        <w:pStyle w:val="SAGETextCodesection"/>
        <w:rPr>
          <w:lang w:val="en-US"/>
        </w:rPr>
      </w:pPr>
      <w:r w:rsidRPr="003E6A94">
        <w:rPr>
          <w:lang w:val="en-US"/>
        </w:rPr>
        <w:tab/>
        <w:t>…</w:t>
      </w:r>
      <w:r w:rsidRPr="003E6A94">
        <w:rPr>
          <w:lang w:val="en-US"/>
        </w:rPr>
        <w:tab/>
      </w:r>
    </w:p>
    <w:p w14:paraId="36FB5F10" w14:textId="77777777" w:rsidR="003E6A94" w:rsidRPr="003E6A94" w:rsidRDefault="00DD1A40" w:rsidP="003E6A94">
      <w:pPr>
        <w:pStyle w:val="SAGETextCodesection"/>
        <w:rPr>
          <w:lang w:val="en-US"/>
        </w:rPr>
      </w:pPr>
      <w:r w:rsidRPr="003E6A94">
        <w:rPr>
          <w:lang w:val="en-US"/>
        </w:rPr>
        <w:tab/>
        <w:t>public static $WEB_SITE_LOGIN</w:t>
      </w:r>
      <w:r w:rsidRPr="003E6A94">
        <w:rPr>
          <w:lang w:val="en-US"/>
        </w:rPr>
        <w:tab/>
        <w:t>= "</w:t>
      </w:r>
      <w:proofErr w:type="spellStart"/>
      <w:r w:rsidRPr="003E6A94">
        <w:rPr>
          <w:lang w:val="en-US"/>
        </w:rPr>
        <w:t>websage</w:t>
      </w:r>
      <w:proofErr w:type="spellEnd"/>
      <w:r w:rsidRPr="003E6A94">
        <w:rPr>
          <w:lang w:val="en-US"/>
        </w:rPr>
        <w:t>";</w:t>
      </w:r>
    </w:p>
    <w:p w14:paraId="647AC3B3" w14:textId="77777777" w:rsidR="003E6A94" w:rsidRPr="003E6A94" w:rsidRDefault="00DD1A40" w:rsidP="00A8732A">
      <w:pPr>
        <w:pStyle w:val="SAGETextCodesection"/>
        <w:rPr>
          <w:lang w:val="en-US"/>
        </w:rPr>
      </w:pPr>
      <w:r w:rsidRPr="003E6A94">
        <w:rPr>
          <w:lang w:val="en-US"/>
        </w:rPr>
        <w:tab/>
        <w:t xml:space="preserve">public static $WEB_SITE_PASSWD </w:t>
      </w:r>
      <w:r w:rsidRPr="003E6A94">
        <w:rPr>
          <w:lang w:val="en-US"/>
        </w:rPr>
        <w:tab/>
        <w:t>= "</w:t>
      </w:r>
      <w:proofErr w:type="spellStart"/>
      <w:r w:rsidRPr="003E6A94">
        <w:rPr>
          <w:lang w:val="en-US"/>
        </w:rPr>
        <w:t>websage</w:t>
      </w:r>
      <w:proofErr w:type="spellEnd"/>
      <w:r w:rsidRPr="003E6A94">
        <w:rPr>
          <w:lang w:val="en-US"/>
        </w:rPr>
        <w:t>";</w:t>
      </w:r>
      <w:r w:rsidRPr="003E6A94">
        <w:rPr>
          <w:lang w:val="en-US"/>
        </w:rPr>
        <w:tab/>
      </w:r>
    </w:p>
    <w:p w14:paraId="54B29087" w14:textId="77777777" w:rsidR="003E6A94" w:rsidRPr="003035A0" w:rsidRDefault="00DD1A40" w:rsidP="003E6A94">
      <w:pPr>
        <w:pStyle w:val="SAGETextCodesection"/>
      </w:pPr>
      <w:r>
        <w:t>}</w:t>
      </w:r>
    </w:p>
    <w:p w14:paraId="615F7776" w14:textId="77777777" w:rsidR="003E6A94" w:rsidRDefault="00DD1A40" w:rsidP="003E6A94">
      <w:pPr>
        <w:pStyle w:val="SAGETextCodesection"/>
      </w:pPr>
      <w:r>
        <w:t>?&gt;</w:t>
      </w:r>
    </w:p>
    <w:p w14:paraId="2676E3B4" w14:textId="77777777" w:rsidR="003E6A94" w:rsidDel="007D02CA" w:rsidRDefault="00DD1A40" w:rsidP="002D3BBB">
      <w:pPr>
        <w:rPr>
          <w:del w:id="637" w:author="Auteur"/>
        </w:rPr>
      </w:pPr>
      <w:bookmarkStart w:id="638" w:name="_Toc453676522"/>
      <w:bookmarkStart w:id="639" w:name="_Toc453745002"/>
      <w:del w:id="640" w:author="Auteur">
        <w:r w:rsidDel="007D02CA">
          <w:delText>Créer une commande</w:delText>
        </w:r>
        <w:bookmarkEnd w:id="638"/>
        <w:bookmarkEnd w:id="639"/>
      </w:del>
    </w:p>
    <w:p w14:paraId="3A0A3134" w14:textId="77777777" w:rsidR="003E6A94" w:rsidDel="007D02CA" w:rsidRDefault="00DD1A40" w:rsidP="003E6A94">
      <w:pPr>
        <w:pStyle w:val="SAGEBodyText"/>
        <w:rPr>
          <w:del w:id="641" w:author="Auteur"/>
        </w:rPr>
      </w:pPr>
      <w:del w:id="642" w:author="Auteur">
        <w:r w:rsidDel="007D02CA">
          <w:delText>Outre la visualisation des commandes, le portail vous permet de créer de nouvelles commandes.</w:delText>
        </w:r>
        <w:bookmarkStart w:id="643" w:name="_Hlk506214855"/>
      </w:del>
    </w:p>
    <w:p w14:paraId="340E764D" w14:textId="77777777" w:rsidR="00355526" w:rsidRPr="00355526" w:rsidRDefault="00355526" w:rsidP="00355526">
      <w:pPr>
        <w:pStyle w:val="SAGEAdmonitionNote"/>
      </w:pPr>
      <w:r>
        <w:rPr>
          <w:rStyle w:val="SageNote"/>
        </w:rPr>
        <w:t xml:space="preserve">Remarque </w:t>
      </w:r>
      <w:r w:rsidRPr="00355526">
        <w:rPr>
          <w:color w:val="00A4CF"/>
        </w:rPr>
        <w:t>:</w:t>
      </w:r>
      <w:r w:rsidRPr="00355526">
        <w:t xml:space="preserve"> Pour créer une nouvelle commande, vous devez être connecté au portail.</w:t>
      </w:r>
    </w:p>
    <w:bookmarkEnd w:id="643"/>
    <w:p w14:paraId="29DD3CB8" w14:textId="77777777" w:rsidR="00355526" w:rsidRDefault="00355526" w:rsidP="003E6A94">
      <w:pPr>
        <w:pStyle w:val="Bullet1"/>
        <w:ind w:left="357" w:hanging="357"/>
      </w:pPr>
    </w:p>
    <w:p w14:paraId="276F2308" w14:textId="77777777" w:rsidR="003E6A94" w:rsidRDefault="00DD1A40" w:rsidP="003E6A94">
      <w:pPr>
        <w:pStyle w:val="Bullet1"/>
        <w:ind w:left="357" w:hanging="357"/>
      </w:pPr>
      <w:r>
        <w:t xml:space="preserve">À partir du menu déroulant </w:t>
      </w:r>
      <w:r>
        <w:rPr>
          <w:b/>
        </w:rPr>
        <w:t>ORDERS X3</w:t>
      </w:r>
      <w:r>
        <w:t xml:space="preserve">, sélectionnez </w:t>
      </w:r>
      <w:r>
        <w:rPr>
          <w:b/>
        </w:rPr>
        <w:t>CREATE AN ORDER</w:t>
      </w:r>
      <w:r>
        <w:t>.</w:t>
      </w:r>
    </w:p>
    <w:p w14:paraId="6D9FA89E" w14:textId="77777777" w:rsidR="003E6A94" w:rsidRPr="00B95EFE" w:rsidRDefault="00A8732A" w:rsidP="003E6A94">
      <w:pPr>
        <w:pStyle w:val="SAGEBodyText"/>
      </w:pPr>
      <w:r>
        <w:rPr>
          <w:noProof/>
        </w:rPr>
        <w:drawing>
          <wp:anchor distT="0" distB="0" distL="114300" distR="114300" simplePos="0" relativeHeight="251656704" behindDoc="0" locked="0" layoutInCell="1" allowOverlap="1" wp14:anchorId="7CA45466" wp14:editId="4746C71D">
            <wp:simplePos x="0" y="0"/>
            <wp:positionH relativeFrom="margin">
              <wp:align>left</wp:align>
            </wp:positionH>
            <wp:positionV relativeFrom="paragraph">
              <wp:posOffset>137812</wp:posOffset>
            </wp:positionV>
            <wp:extent cx="3276600" cy="2456409"/>
            <wp:effectExtent l="0" t="0" r="0" b="1270"/>
            <wp:wrapNone/>
            <wp:docPr id="3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76600" cy="2456409"/>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 xml:space="preserve">Saisissez les informations pertinentes comme si vous travailliez directement </w:t>
      </w:r>
      <w:r w:rsidR="00FE1641">
        <w:t xml:space="preserve">dans votre </w:t>
      </w:r>
      <w:r w:rsidR="00355526">
        <w:t xml:space="preserve">application </w:t>
      </w:r>
      <w:r w:rsidR="00DD1A40">
        <w:t xml:space="preserve">et cliquez sur </w:t>
      </w:r>
      <w:proofErr w:type="spellStart"/>
      <w:r w:rsidR="00DD1A40">
        <w:rPr>
          <w:b/>
        </w:rPr>
        <w:t>Submit</w:t>
      </w:r>
      <w:proofErr w:type="spellEnd"/>
      <w:r w:rsidR="00DD1A40">
        <w:t>.</w:t>
      </w:r>
    </w:p>
    <w:p w14:paraId="2114B6E0" w14:textId="77777777" w:rsidR="003E6A94" w:rsidRDefault="003E6A94" w:rsidP="003E6A94">
      <w:pPr>
        <w:pStyle w:val="SAGEBodyText"/>
      </w:pPr>
    </w:p>
    <w:p w14:paraId="32B8846B" w14:textId="77777777" w:rsidR="003E6A94" w:rsidRDefault="003E6A94" w:rsidP="003E6A94">
      <w:pPr>
        <w:pStyle w:val="SAGEBodyText"/>
      </w:pPr>
    </w:p>
    <w:p w14:paraId="6BBCDCED" w14:textId="77777777" w:rsidR="003E6A94" w:rsidRDefault="003E6A94" w:rsidP="003E6A94">
      <w:pPr>
        <w:pStyle w:val="SAGEBodyText"/>
      </w:pPr>
    </w:p>
    <w:p w14:paraId="47746B0E" w14:textId="77777777" w:rsidR="003E6A94" w:rsidRDefault="003E6A94" w:rsidP="003E6A94">
      <w:pPr>
        <w:pStyle w:val="SAGEBodyText"/>
      </w:pPr>
    </w:p>
    <w:p w14:paraId="583BD4C5" w14:textId="77777777" w:rsidR="003E6A94" w:rsidRDefault="003E6A94" w:rsidP="003E6A94">
      <w:pPr>
        <w:pStyle w:val="SAGEBodyText"/>
      </w:pPr>
    </w:p>
    <w:p w14:paraId="0A5E7DDC" w14:textId="77777777" w:rsidR="00A8732A" w:rsidRDefault="00A8732A" w:rsidP="003E6A94">
      <w:pPr>
        <w:pStyle w:val="SAGEBodyText"/>
      </w:pPr>
    </w:p>
    <w:p w14:paraId="660F10CD" w14:textId="77777777" w:rsidR="007D02CA" w:rsidRDefault="007D02CA" w:rsidP="003E6A94">
      <w:pPr>
        <w:pStyle w:val="SAGEBodyText"/>
        <w:rPr>
          <w:ins w:id="644" w:author="Auteur"/>
        </w:rPr>
      </w:pPr>
    </w:p>
    <w:p w14:paraId="6B0464EF" w14:textId="77777777" w:rsidR="003E6A94" w:rsidRDefault="00DD1A40" w:rsidP="003E6A94">
      <w:pPr>
        <w:pStyle w:val="SAGEBodyText"/>
      </w:pPr>
      <w:r>
        <w:t>Une fois la commande créée, cliquez sur le numéro de commande pour voir les détails.</w:t>
      </w:r>
    </w:p>
    <w:p w14:paraId="22A10436" w14:textId="77777777" w:rsidR="003E6A94" w:rsidRDefault="00696B80" w:rsidP="003E6A94">
      <w:pPr>
        <w:pStyle w:val="SAGEBodyText"/>
      </w:pPr>
      <w:r>
        <w:rPr>
          <w:noProof/>
        </w:rPr>
        <w:lastRenderedPageBreak/>
        <w:drawing>
          <wp:anchor distT="0" distB="0" distL="114300" distR="114300" simplePos="0" relativeHeight="251657728" behindDoc="0" locked="0" layoutInCell="1" allowOverlap="1" wp14:anchorId="01517955" wp14:editId="2DA86488">
            <wp:simplePos x="0" y="0"/>
            <wp:positionH relativeFrom="column">
              <wp:posOffset>5080</wp:posOffset>
            </wp:positionH>
            <wp:positionV relativeFrom="paragraph">
              <wp:posOffset>110490</wp:posOffset>
            </wp:positionV>
            <wp:extent cx="4495165" cy="2710815"/>
            <wp:effectExtent l="0" t="0" r="635" b="0"/>
            <wp:wrapNone/>
            <wp:docPr id="3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5165"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2B47F0" w14:textId="77777777" w:rsidR="003E6A94" w:rsidRDefault="003E6A94" w:rsidP="003E6A94">
      <w:pPr>
        <w:pStyle w:val="SAGEBodyText"/>
      </w:pPr>
    </w:p>
    <w:p w14:paraId="15737E22" w14:textId="77777777" w:rsidR="003E6A94" w:rsidRDefault="003E6A94" w:rsidP="003E6A94">
      <w:pPr>
        <w:pStyle w:val="SAGEBodyText"/>
      </w:pPr>
    </w:p>
    <w:p w14:paraId="0ABA9DD2" w14:textId="77777777" w:rsidR="003E6A94" w:rsidRDefault="003E6A94" w:rsidP="003E6A94">
      <w:pPr>
        <w:pStyle w:val="SAGEBodyText"/>
      </w:pPr>
    </w:p>
    <w:p w14:paraId="34452EFF" w14:textId="77777777" w:rsidR="003E6A94" w:rsidRDefault="003E6A94" w:rsidP="003E6A94">
      <w:pPr>
        <w:pStyle w:val="SAGEBodyText"/>
      </w:pPr>
    </w:p>
    <w:p w14:paraId="5D28BED5" w14:textId="77777777" w:rsidR="003E6A94" w:rsidRDefault="003E6A94" w:rsidP="003E6A94">
      <w:pPr>
        <w:pStyle w:val="SAGEBodyText"/>
      </w:pPr>
    </w:p>
    <w:p w14:paraId="7F2DD52E" w14:textId="77777777" w:rsidR="003E6A94" w:rsidRDefault="003E6A94" w:rsidP="003E6A94">
      <w:pPr>
        <w:pStyle w:val="SAGEBodyText"/>
      </w:pPr>
    </w:p>
    <w:p w14:paraId="1C5843D1" w14:textId="77777777" w:rsidR="003E6A94" w:rsidRDefault="003E6A94" w:rsidP="003E6A94">
      <w:pPr>
        <w:pStyle w:val="SAGEBodyText"/>
      </w:pPr>
    </w:p>
    <w:p w14:paraId="012E7761" w14:textId="77777777" w:rsidR="003E6A94" w:rsidRDefault="003E6A94" w:rsidP="003E6A94">
      <w:pPr>
        <w:pStyle w:val="SAGEBodyText"/>
      </w:pPr>
    </w:p>
    <w:p w14:paraId="6EA67E88" w14:textId="77777777" w:rsidR="003E6A94" w:rsidRDefault="00DD1A40" w:rsidP="003E6A94">
      <w:pPr>
        <w:pStyle w:val="SAGEBodyText"/>
      </w:pPr>
      <w:r>
        <w:t>Dan</w:t>
      </w:r>
      <w:r w:rsidR="00032190">
        <w:t>s la transaction de saisie WS</w:t>
      </w:r>
      <w:r>
        <w:t>, vous pouvez voir l</w:t>
      </w:r>
      <w:r w:rsidR="00032190">
        <w:t>a même commande :</w:t>
      </w:r>
    </w:p>
    <w:p w14:paraId="04510D64" w14:textId="77777777" w:rsidR="003E6A94" w:rsidRDefault="00D5487F" w:rsidP="003E6A94">
      <w:pPr>
        <w:pStyle w:val="SAGEBodyText"/>
      </w:pPr>
      <w:r>
        <w:rPr>
          <w:noProof/>
        </w:rPr>
        <w:drawing>
          <wp:inline distT="0" distB="0" distL="0" distR="0" wp14:anchorId="30258728" wp14:editId="2ABECF07">
            <wp:extent cx="5579745" cy="3082290"/>
            <wp:effectExtent l="0" t="0" r="1905"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82290"/>
                    </a:xfrm>
                    <a:prstGeom prst="rect">
                      <a:avLst/>
                    </a:prstGeom>
                  </pic:spPr>
                </pic:pic>
              </a:graphicData>
            </a:graphic>
          </wp:inline>
        </w:drawing>
      </w:r>
    </w:p>
    <w:p w14:paraId="347B5639" w14:textId="77777777" w:rsidR="003E6A94" w:rsidRDefault="003E6A94" w:rsidP="003E6A94">
      <w:pPr>
        <w:pStyle w:val="SAGEBodyText"/>
      </w:pPr>
    </w:p>
    <w:p w14:paraId="7AA79894" w14:textId="77777777" w:rsidR="003E6A94" w:rsidRDefault="003E6A94" w:rsidP="003E6A94">
      <w:pPr>
        <w:pStyle w:val="SAGEBodyText"/>
      </w:pPr>
    </w:p>
    <w:p w14:paraId="0A9557BC" w14:textId="77777777" w:rsidR="003E6A94" w:rsidRDefault="003E6A94" w:rsidP="003E6A94">
      <w:pPr>
        <w:pStyle w:val="SAGEBodyText"/>
      </w:pPr>
    </w:p>
    <w:p w14:paraId="1E53856A" w14:textId="77777777" w:rsidR="003E6A94" w:rsidRDefault="00DD1A40" w:rsidP="003E6A94">
      <w:pPr>
        <w:pStyle w:val="SAGEHeading1"/>
        <w:framePr w:wrap="around"/>
      </w:pPr>
      <w:bookmarkStart w:id="645" w:name="_Toc453745003"/>
      <w:bookmarkStart w:id="646" w:name="_Toc33535414"/>
      <w:r>
        <w:lastRenderedPageBreak/>
        <w:t>Pour les développeurs</w:t>
      </w:r>
      <w:bookmarkEnd w:id="645"/>
      <w:bookmarkEnd w:id="646"/>
    </w:p>
    <w:p w14:paraId="0531FD3E" w14:textId="77777777" w:rsidR="003E6A94" w:rsidRPr="005713AA" w:rsidRDefault="00DD1A40" w:rsidP="003E6A94">
      <w:pPr>
        <w:pStyle w:val="SAGEBodyText"/>
        <w:rPr>
          <w:b/>
        </w:rPr>
      </w:pPr>
      <w:r>
        <w:t>Cette section fournit des détails s'adressant spécifiquement aux développeurs ayant des connaissances avancées en codage et web services. Le même web service YOSOH sera utilisé pour exemple.</w:t>
      </w:r>
    </w:p>
    <w:p w14:paraId="69CCDCCF" w14:textId="77777777" w:rsidR="003E6A94" w:rsidRPr="00F71C66" w:rsidRDefault="00DD1A40" w:rsidP="003E6A94">
      <w:pPr>
        <w:pStyle w:val="SAGEBodyText"/>
        <w:rPr>
          <w:b/>
        </w:rPr>
      </w:pPr>
      <w:r>
        <w:t>La présente section décrit comment déclencher des appels sans passer par une application externe, mais par l'outil test</w:t>
      </w:r>
      <w:r w:rsidR="00CE4B28">
        <w:t xml:space="preserve"> d’</w:t>
      </w:r>
      <w:r w:rsidR="00CE4B28" w:rsidRPr="0047628E">
        <w:t>Enterprise Management</w:t>
      </w:r>
      <w:r>
        <w:t>. Y figurent également les codes PHP ou C# qui app</w:t>
      </w:r>
      <w:r w:rsidR="004A23BE">
        <w:t>ellent les mêmes web services</w:t>
      </w:r>
      <w:r>
        <w:t>.</w:t>
      </w:r>
    </w:p>
    <w:p w14:paraId="733FCE42" w14:textId="77777777" w:rsidR="003E6A94" w:rsidRDefault="00DD1A40" w:rsidP="003E6A94">
      <w:pPr>
        <w:pStyle w:val="SAGEBodyText"/>
      </w:pPr>
      <w:r>
        <w:t>Ce web service est un web service objet avec la transaction WS optimisée.</w:t>
      </w:r>
    </w:p>
    <w:p w14:paraId="71D8AABE" w14:textId="77777777" w:rsidR="003E6A94" w:rsidRDefault="00696B80" w:rsidP="003E6A94">
      <w:pPr>
        <w:pStyle w:val="Bullet1"/>
        <w:ind w:left="357" w:hanging="357"/>
      </w:pPr>
      <w:r>
        <w:rPr>
          <w:noProof/>
        </w:rPr>
        <w:drawing>
          <wp:anchor distT="0" distB="0" distL="114300" distR="114300" simplePos="0" relativeHeight="251665920" behindDoc="0" locked="0" layoutInCell="1" allowOverlap="1" wp14:anchorId="7519184B" wp14:editId="5EC5E826">
            <wp:simplePos x="0" y="0"/>
            <wp:positionH relativeFrom="column">
              <wp:posOffset>11430</wp:posOffset>
            </wp:positionH>
            <wp:positionV relativeFrom="paragraph">
              <wp:posOffset>85090</wp:posOffset>
            </wp:positionV>
            <wp:extent cx="4495165" cy="4344670"/>
            <wp:effectExtent l="0" t="0" r="635" b="0"/>
            <wp:wrapNone/>
            <wp:docPr id="30"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165" cy="434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B231A" w14:textId="77777777" w:rsidR="003E6A94" w:rsidRDefault="003E6A94" w:rsidP="003E6A94">
      <w:pPr>
        <w:pStyle w:val="Bullet1"/>
        <w:ind w:left="357" w:hanging="357"/>
      </w:pPr>
    </w:p>
    <w:p w14:paraId="4C1E5B76" w14:textId="77777777" w:rsidR="003E6A94" w:rsidRDefault="003E6A94" w:rsidP="003E6A94">
      <w:pPr>
        <w:pStyle w:val="Bullet1"/>
        <w:ind w:left="357" w:hanging="357"/>
      </w:pPr>
    </w:p>
    <w:p w14:paraId="43A78E7D" w14:textId="77777777" w:rsidR="003E6A94" w:rsidRDefault="003E6A94" w:rsidP="003E6A94">
      <w:pPr>
        <w:pStyle w:val="Bullet1"/>
        <w:ind w:left="357" w:hanging="357"/>
      </w:pPr>
    </w:p>
    <w:p w14:paraId="0E123C56" w14:textId="77777777" w:rsidR="003E6A94" w:rsidRDefault="003E6A94" w:rsidP="003E6A94">
      <w:pPr>
        <w:pStyle w:val="Bullet1"/>
        <w:ind w:left="357" w:hanging="357"/>
      </w:pPr>
    </w:p>
    <w:p w14:paraId="6CA16A6F" w14:textId="77777777" w:rsidR="003E6A94" w:rsidRDefault="003E6A94" w:rsidP="003E6A94">
      <w:pPr>
        <w:pStyle w:val="Bullet1"/>
        <w:ind w:left="357" w:hanging="357"/>
      </w:pPr>
    </w:p>
    <w:p w14:paraId="077D1133" w14:textId="77777777" w:rsidR="003E6A94" w:rsidRDefault="003E6A94" w:rsidP="003E6A94">
      <w:pPr>
        <w:pStyle w:val="Bullet1"/>
        <w:ind w:left="357" w:hanging="357"/>
      </w:pPr>
    </w:p>
    <w:p w14:paraId="64098227" w14:textId="77777777" w:rsidR="003E6A94" w:rsidRDefault="003E6A94" w:rsidP="003E6A94">
      <w:pPr>
        <w:pStyle w:val="Bullet1"/>
        <w:ind w:left="357" w:hanging="357"/>
      </w:pPr>
    </w:p>
    <w:p w14:paraId="5BD30DF3" w14:textId="77777777" w:rsidR="003E6A94" w:rsidRDefault="003E6A94" w:rsidP="003E6A94">
      <w:pPr>
        <w:pStyle w:val="Bullet1"/>
        <w:ind w:left="357" w:hanging="357"/>
      </w:pPr>
    </w:p>
    <w:p w14:paraId="4ACAFFD0" w14:textId="77777777" w:rsidR="003E6A94" w:rsidRDefault="003E6A94" w:rsidP="003E6A94">
      <w:pPr>
        <w:pStyle w:val="Bullet1"/>
        <w:ind w:left="357" w:hanging="357"/>
      </w:pPr>
    </w:p>
    <w:p w14:paraId="68C4B4EA" w14:textId="77777777" w:rsidR="003E6A94" w:rsidRDefault="003E6A94" w:rsidP="003E6A94">
      <w:pPr>
        <w:pStyle w:val="Bullet1"/>
        <w:ind w:left="357" w:hanging="357"/>
      </w:pPr>
    </w:p>
    <w:p w14:paraId="5D5D537E" w14:textId="77777777" w:rsidR="003E6A94" w:rsidRDefault="003E6A94" w:rsidP="003E6A94">
      <w:pPr>
        <w:pStyle w:val="Bullet1"/>
        <w:ind w:left="357" w:hanging="357"/>
      </w:pPr>
    </w:p>
    <w:p w14:paraId="6058E47C" w14:textId="77777777" w:rsidR="003E6A94" w:rsidRDefault="003E6A94" w:rsidP="003E6A94">
      <w:pPr>
        <w:pStyle w:val="Bullet1"/>
        <w:ind w:left="357" w:hanging="357"/>
      </w:pPr>
    </w:p>
    <w:p w14:paraId="4D424F79" w14:textId="77777777" w:rsidR="003E6A94" w:rsidRDefault="003E6A94" w:rsidP="003E6A94">
      <w:pPr>
        <w:pStyle w:val="Bullet1"/>
        <w:ind w:left="357" w:hanging="357"/>
      </w:pPr>
    </w:p>
    <w:p w14:paraId="03EFBA6A" w14:textId="77777777" w:rsidR="003E6A94" w:rsidRDefault="003E6A94" w:rsidP="003E6A94">
      <w:pPr>
        <w:pStyle w:val="Bullet1"/>
        <w:ind w:left="357" w:hanging="357"/>
      </w:pPr>
    </w:p>
    <w:p w14:paraId="1ECF25BD" w14:textId="77777777" w:rsidR="003E6A94" w:rsidRPr="009A2A42" w:rsidRDefault="003E6A94" w:rsidP="003E6A94">
      <w:pPr>
        <w:pStyle w:val="Bullet1"/>
        <w:ind w:left="357" w:hanging="357"/>
      </w:pPr>
    </w:p>
    <w:p w14:paraId="0BE7841A" w14:textId="77777777" w:rsidR="003E6A94" w:rsidRPr="009A2A42" w:rsidRDefault="003E6A94" w:rsidP="003E6A94">
      <w:pPr>
        <w:pStyle w:val="Bullet1"/>
        <w:ind w:left="357" w:hanging="357"/>
      </w:pPr>
    </w:p>
    <w:p w14:paraId="4BC39503" w14:textId="77777777" w:rsidR="003E6A94" w:rsidRPr="009A2A42" w:rsidRDefault="003E6A94" w:rsidP="003E6A94">
      <w:pPr>
        <w:pStyle w:val="Bullet1"/>
        <w:ind w:left="357" w:hanging="357"/>
      </w:pPr>
    </w:p>
    <w:p w14:paraId="29387D71" w14:textId="77777777" w:rsidR="003E6A94" w:rsidRPr="009A2A42" w:rsidRDefault="003E6A94" w:rsidP="003E6A94">
      <w:pPr>
        <w:pStyle w:val="Bullet1"/>
        <w:ind w:left="357" w:hanging="357"/>
      </w:pPr>
    </w:p>
    <w:p w14:paraId="77311A5C" w14:textId="77777777" w:rsidR="003E6A94" w:rsidRPr="009A2A42" w:rsidRDefault="003E6A94" w:rsidP="003E6A94">
      <w:pPr>
        <w:pStyle w:val="Bullet1"/>
        <w:ind w:left="357" w:hanging="357"/>
      </w:pPr>
    </w:p>
    <w:p w14:paraId="31CD321C" w14:textId="77777777" w:rsidR="003E6A94" w:rsidRPr="009A2A42" w:rsidRDefault="003E6A94" w:rsidP="003E6A94">
      <w:pPr>
        <w:pStyle w:val="Bullet1"/>
        <w:ind w:left="357" w:hanging="357"/>
      </w:pPr>
    </w:p>
    <w:p w14:paraId="28082B39" w14:textId="77777777" w:rsidR="003E6A94" w:rsidRPr="009A2A42" w:rsidRDefault="003E6A94" w:rsidP="003E6A94">
      <w:pPr>
        <w:pStyle w:val="Bullet1"/>
        <w:ind w:left="357" w:hanging="357"/>
      </w:pPr>
    </w:p>
    <w:p w14:paraId="5C6EF562" w14:textId="77777777" w:rsidR="003E6A94" w:rsidRDefault="00DD1A40">
      <w:pPr>
        <w:spacing w:line="240" w:lineRule="auto"/>
        <w:rPr>
          <w:b/>
          <w:color w:val="007F64"/>
          <w:sz w:val="28"/>
          <w:szCs w:val="28"/>
        </w:rPr>
      </w:pPr>
      <w:r>
        <w:br w:type="page"/>
      </w:r>
    </w:p>
    <w:p w14:paraId="27C89BFA" w14:textId="77777777" w:rsidR="003E6A94" w:rsidRPr="003D68B7" w:rsidRDefault="00DD1A40">
      <w:pPr>
        <w:pStyle w:val="SAGEHeading3"/>
        <w:pPrChange w:id="647" w:author="Auteur">
          <w:pPr/>
        </w:pPrChange>
      </w:pPr>
      <w:bookmarkStart w:id="648" w:name="_Toc453676523"/>
      <w:bookmarkStart w:id="649" w:name="_Toc453745004"/>
      <w:bookmarkStart w:id="650" w:name="_Toc33535415"/>
      <w:r>
        <w:lastRenderedPageBreak/>
        <w:t>Lister les commandes</w:t>
      </w:r>
      <w:bookmarkEnd w:id="648"/>
      <w:bookmarkEnd w:id="649"/>
      <w:bookmarkEnd w:id="650"/>
    </w:p>
    <w:p w14:paraId="56148476" w14:textId="77777777" w:rsidR="003E6A94" w:rsidRPr="004D0C9B" w:rsidRDefault="00DD1A40" w:rsidP="003E6A94">
      <w:pPr>
        <w:pStyle w:val="SAGEBodyText"/>
        <w:rPr>
          <w:b/>
        </w:rPr>
      </w:pPr>
      <w:r>
        <w:rPr>
          <w:b/>
        </w:rPr>
        <w:t xml:space="preserve">Dans le code PHP : </w:t>
      </w:r>
    </w:p>
    <w:p w14:paraId="6C2A7702" w14:textId="77777777" w:rsidR="003E6A94" w:rsidRPr="008D2CDE" w:rsidRDefault="00DD1A40" w:rsidP="003E6A94">
      <w:pPr>
        <w:pStyle w:val="SAGEBodyText"/>
      </w:pPr>
      <w:r>
        <w:t>Rappelez-vous que le nom d</w:t>
      </w:r>
      <w:r w:rsidR="00990AEA">
        <w:t xml:space="preserve">e la commande du web service </w:t>
      </w:r>
      <w:r>
        <w:t>est SOH.</w:t>
      </w:r>
    </w:p>
    <w:p w14:paraId="34248741" w14:textId="77777777" w:rsidR="003E6A94" w:rsidRPr="003E6A94" w:rsidRDefault="00DD1A40" w:rsidP="003E6A94">
      <w:pPr>
        <w:pStyle w:val="SAGEBodyText"/>
        <w:rPr>
          <w:lang w:val="en-US"/>
        </w:rPr>
      </w:pPr>
      <w:proofErr w:type="gramStart"/>
      <w:r w:rsidRPr="003E6A94">
        <w:rPr>
          <w:lang w:val="en-US"/>
        </w:rPr>
        <w:t>Config::</w:t>
      </w:r>
      <w:proofErr w:type="gramEnd"/>
      <w:r w:rsidRPr="003E6A94">
        <w:rPr>
          <w:lang w:val="en-US"/>
        </w:rPr>
        <w:t xml:space="preserve">$WS_ORDER </w:t>
      </w:r>
      <w:r>
        <w:sym w:font="Wingdings" w:char="F0E0"/>
      </w:r>
      <w:r w:rsidRPr="003E6A94">
        <w:rPr>
          <w:lang w:val="en-US"/>
        </w:rPr>
        <w:t xml:space="preserve"> YSOH </w:t>
      </w:r>
    </w:p>
    <w:p w14:paraId="7865A872" w14:textId="77777777" w:rsidR="003E6A94" w:rsidRPr="003E6A94" w:rsidRDefault="00DD1A40" w:rsidP="003E6A94">
      <w:pPr>
        <w:pStyle w:val="Bullet1"/>
        <w:ind w:left="357" w:hanging="357"/>
        <w:rPr>
          <w:lang w:val="en-US"/>
        </w:rPr>
      </w:pPr>
      <w:r w:rsidRPr="003E6A94">
        <w:rPr>
          <w:lang w:val="en-US"/>
        </w:rPr>
        <w:t>Dans /sagex3/</w:t>
      </w:r>
      <w:proofErr w:type="spellStart"/>
      <w:r w:rsidRPr="003E6A94">
        <w:rPr>
          <w:lang w:val="en-US"/>
        </w:rPr>
        <w:t>page_soh_list.php</w:t>
      </w:r>
      <w:proofErr w:type="spellEnd"/>
    </w:p>
    <w:p w14:paraId="6EFC0377" w14:textId="77777777" w:rsidR="003E6A94" w:rsidRPr="003E6A94" w:rsidRDefault="003E6A94" w:rsidP="003E6A94">
      <w:pPr>
        <w:pStyle w:val="Bullet1"/>
        <w:ind w:left="357" w:hanging="357"/>
        <w:rPr>
          <w:lang w:val="en-US"/>
        </w:rPr>
      </w:pPr>
    </w:p>
    <w:p w14:paraId="551DD55B" w14:textId="77777777" w:rsidR="003E6A94" w:rsidRPr="003E6A94" w:rsidRDefault="00DD1A40" w:rsidP="003E6A94">
      <w:pPr>
        <w:pStyle w:val="SAGETextCodesection"/>
        <w:rPr>
          <w:lang w:val="en-US"/>
        </w:rPr>
      </w:pPr>
      <w:r w:rsidRPr="003E6A94">
        <w:rPr>
          <w:lang w:val="en-US"/>
        </w:rPr>
        <w:t>&lt;?php</w:t>
      </w:r>
    </w:p>
    <w:p w14:paraId="748ED7E7" w14:textId="77777777"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proofErr w:type="spellStart"/>
      <w:r w:rsidRPr="003E6A94">
        <w:rPr>
          <w:b/>
          <w:color w:val="7F0055"/>
          <w:lang w:val="en-US"/>
        </w:rPr>
        <w:t>require_once</w:t>
      </w:r>
      <w:proofErr w:type="spellEnd"/>
      <w:r w:rsidRPr="003E6A94">
        <w:rPr>
          <w:b/>
          <w:color w:val="7F0055"/>
          <w:lang w:val="en-US"/>
        </w:rPr>
        <w:t xml:space="preserve"> </w:t>
      </w:r>
      <w:r w:rsidRPr="003E6A94">
        <w:rPr>
          <w:lang w:val="en-US"/>
        </w:rPr>
        <w:t>(</w:t>
      </w:r>
      <w:r w:rsidRPr="003E6A94">
        <w:rPr>
          <w:color w:val="0000C0"/>
          <w:lang w:val="en-US"/>
        </w:rPr>
        <w:t>'</w:t>
      </w:r>
      <w:proofErr w:type="spellStart"/>
      <w:r w:rsidRPr="003E6A94">
        <w:rPr>
          <w:color w:val="0000C0"/>
          <w:lang w:val="en-US"/>
        </w:rPr>
        <w:t>WebService</w:t>
      </w:r>
      <w:proofErr w:type="spellEnd"/>
      <w:r w:rsidRPr="003E6A94">
        <w:rPr>
          <w:color w:val="0000C0"/>
          <w:lang w:val="en-US"/>
        </w:rPr>
        <w:t>/models/</w:t>
      </w:r>
      <w:proofErr w:type="spellStart"/>
      <w:r w:rsidRPr="003E6A94">
        <w:rPr>
          <w:color w:val="0000C0"/>
          <w:lang w:val="en-US"/>
        </w:rPr>
        <w:t>Order.php</w:t>
      </w:r>
      <w:proofErr w:type="spellEnd"/>
      <w:r w:rsidRPr="003E6A94">
        <w:rPr>
          <w:color w:val="0000C0"/>
          <w:lang w:val="en-US"/>
        </w:rPr>
        <w:t>'</w:t>
      </w:r>
      <w:r w:rsidRPr="003E6A94">
        <w:rPr>
          <w:lang w:val="en-US"/>
        </w:rPr>
        <w:t>);</w:t>
      </w:r>
    </w:p>
    <w:p w14:paraId="26FD9C93" w14:textId="77777777"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b/>
          <w:color w:val="7F0055"/>
          <w:lang w:val="en-US"/>
        </w:rPr>
        <w:t xml:space="preserve">try </w:t>
      </w:r>
      <w:r w:rsidRPr="003E6A94">
        <w:rPr>
          <w:lang w:val="en-US"/>
        </w:rPr>
        <w:t>{</w:t>
      </w:r>
    </w:p>
    <w:p w14:paraId="6A6C7D5B" w14:textId="77777777" w:rsidR="003E6A94" w:rsidRPr="003E6A94" w:rsidRDefault="00DD1A40" w:rsidP="003E6A94">
      <w:pPr>
        <w:pStyle w:val="SAGETextCodesection"/>
        <w:rPr>
          <w:lang w:val="en-US"/>
        </w:rPr>
      </w:pPr>
      <w:r w:rsidRPr="003E6A94">
        <w:rPr>
          <w:lang w:val="en-US"/>
        </w:rPr>
        <w:tab/>
        <w:t xml:space="preserve">$order = </w:t>
      </w:r>
      <w:r w:rsidRPr="003E6A94">
        <w:rPr>
          <w:color w:val="7F0055"/>
          <w:lang w:val="en-US"/>
        </w:rPr>
        <w:t xml:space="preserve">new </w:t>
      </w:r>
      <w:r w:rsidRPr="003E6A94">
        <w:rPr>
          <w:lang w:val="en-US"/>
        </w:rPr>
        <w:t>Order ();</w:t>
      </w:r>
    </w:p>
    <w:p w14:paraId="5F11F09C" w14:textId="77777777" w:rsidR="003E6A94" w:rsidRPr="003E6A94" w:rsidRDefault="00DD1A40" w:rsidP="003E6A94">
      <w:pPr>
        <w:pStyle w:val="SAGETextCodesection"/>
        <w:rPr>
          <w:lang w:val="en-US"/>
        </w:rPr>
      </w:pPr>
      <w:r w:rsidRPr="003E6A94">
        <w:rPr>
          <w:lang w:val="en-US"/>
        </w:rPr>
        <w:tab/>
      </w:r>
      <w:r w:rsidRPr="003E6A94">
        <w:rPr>
          <w:color w:val="7F0055"/>
          <w:lang w:val="en-US"/>
        </w:rPr>
        <w:t xml:space="preserve">echo </w:t>
      </w:r>
      <w:r w:rsidRPr="003E6A94">
        <w:rPr>
          <w:lang w:val="en-US"/>
        </w:rPr>
        <w:t>($order-&gt;</w:t>
      </w:r>
      <w:proofErr w:type="spellStart"/>
      <w:r w:rsidRPr="003E6A94">
        <w:rPr>
          <w:lang w:val="en-US"/>
        </w:rPr>
        <w:t>showListe</w:t>
      </w:r>
      <w:proofErr w:type="spellEnd"/>
      <w:r w:rsidRPr="003E6A94">
        <w:rPr>
          <w:lang w:val="en-US"/>
        </w:rPr>
        <w:t xml:space="preserve"> ());</w:t>
      </w:r>
    </w:p>
    <w:p w14:paraId="4E4887BB" w14:textId="77777777"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t xml:space="preserve">} </w:t>
      </w:r>
      <w:r w:rsidRPr="003E6A94">
        <w:rPr>
          <w:b/>
          <w:color w:val="7F0055"/>
          <w:lang w:val="en-US"/>
        </w:rPr>
        <w:t xml:space="preserve">catch </w:t>
      </w:r>
      <w:proofErr w:type="gramStart"/>
      <w:r w:rsidRPr="003E6A94">
        <w:rPr>
          <w:lang w:val="en-US"/>
        </w:rPr>
        <w:t xml:space="preserve">( </w:t>
      </w:r>
      <w:proofErr w:type="spellStart"/>
      <w:r w:rsidRPr="003E6A94">
        <w:rPr>
          <w:lang w:val="en-US"/>
        </w:rPr>
        <w:t>SoapFault</w:t>
      </w:r>
      <w:proofErr w:type="spellEnd"/>
      <w:proofErr w:type="gramEnd"/>
      <w:r w:rsidRPr="003E6A94">
        <w:rPr>
          <w:lang w:val="en-US"/>
        </w:rPr>
        <w:t xml:space="preserve"> $e ) {</w:t>
      </w:r>
    </w:p>
    <w:p w14:paraId="4F8C02D3" w14:textId="77777777"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proofErr w:type="spellStart"/>
      <w:proofErr w:type="gramStart"/>
      <w:r w:rsidRPr="003E6A94">
        <w:rPr>
          <w:lang w:val="en-US"/>
        </w:rPr>
        <w:t>ToolsWS</w:t>
      </w:r>
      <w:proofErr w:type="spellEnd"/>
      <w:r w:rsidRPr="003E6A94">
        <w:rPr>
          <w:lang w:val="en-US"/>
        </w:rPr>
        <w:t>::</w:t>
      </w:r>
      <w:proofErr w:type="spellStart"/>
      <w:proofErr w:type="gramEnd"/>
      <w:r w:rsidRPr="003E6A94">
        <w:rPr>
          <w:i/>
          <w:lang w:val="en-US"/>
        </w:rPr>
        <w:t>printError</w:t>
      </w:r>
      <w:proofErr w:type="spellEnd"/>
      <w:r w:rsidRPr="003E6A94">
        <w:rPr>
          <w:lang w:val="en-US"/>
        </w:rPr>
        <w:t xml:space="preserve"> ( </w:t>
      </w:r>
      <w:r w:rsidR="009673DA">
        <w:rPr>
          <w:color w:val="0000C0"/>
          <w:lang w:val="en-US"/>
        </w:rPr>
        <w:t>"</w:t>
      </w:r>
      <w:r w:rsidRPr="003E6A94">
        <w:rPr>
          <w:color w:val="0000C0"/>
          <w:lang w:val="en-US"/>
        </w:rPr>
        <w:t xml:space="preserve">Web service not available" </w:t>
      </w:r>
      <w:r w:rsidRPr="003E6A94">
        <w:rPr>
          <w:lang w:val="en-US"/>
        </w:rPr>
        <w:t>);</w:t>
      </w:r>
    </w:p>
    <w:p w14:paraId="49553616" w14:textId="77777777" w:rsidR="003E6A94" w:rsidRPr="00A56181" w:rsidRDefault="00DD1A40" w:rsidP="003E6A94">
      <w:pPr>
        <w:pStyle w:val="SAGETextCodesection"/>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t>}</w:t>
      </w:r>
    </w:p>
    <w:p w14:paraId="6508D73C" w14:textId="77777777" w:rsidR="003E6A94" w:rsidRDefault="00DD1A40" w:rsidP="003E6A94">
      <w:pPr>
        <w:pStyle w:val="SAGETextCodesection"/>
      </w:pPr>
      <w:r>
        <w:t>?&gt;</w:t>
      </w:r>
    </w:p>
    <w:p w14:paraId="1F36128F" w14:textId="77777777" w:rsidR="003E6A94" w:rsidRPr="00A56181" w:rsidRDefault="00DD1A40" w:rsidP="003E6A94">
      <w:pPr>
        <w:pStyle w:val="SAGETextCodesection"/>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14:paraId="7872B1CA" w14:textId="77777777" w:rsidR="003E6A94" w:rsidRPr="00A56181" w:rsidRDefault="003E6A94" w:rsidP="003E6A94">
      <w:pPr>
        <w:pStyle w:val="SAGETextCodesection"/>
      </w:pPr>
    </w:p>
    <w:p w14:paraId="631B9B46" w14:textId="77777777" w:rsidR="003E6A94" w:rsidRPr="003E6A94" w:rsidRDefault="00DD1A40" w:rsidP="003E6A94">
      <w:pPr>
        <w:pStyle w:val="SAGETextCodesection"/>
        <w:rPr>
          <w:lang w:val="en-US"/>
        </w:rPr>
      </w:pPr>
      <w:r w:rsidRPr="003E6A94">
        <w:rPr>
          <w:b/>
          <w:color w:val="7F0055"/>
          <w:lang w:val="en-US"/>
        </w:rPr>
        <w:t xml:space="preserve">function </w:t>
      </w:r>
      <w:proofErr w:type="spellStart"/>
      <w:proofErr w:type="gramStart"/>
      <w:r w:rsidRPr="003E6A94">
        <w:rPr>
          <w:lang w:val="en-US"/>
        </w:rPr>
        <w:t>showListe</w:t>
      </w:r>
      <w:proofErr w:type="spellEnd"/>
      <w:r w:rsidRPr="003E6A94">
        <w:rPr>
          <w:lang w:val="en-US"/>
        </w:rPr>
        <w:t>(</w:t>
      </w:r>
      <w:proofErr w:type="gramEnd"/>
      <w:r w:rsidRPr="003E6A94">
        <w:rPr>
          <w:lang w:val="en-US"/>
        </w:rPr>
        <w:t>) {</w:t>
      </w:r>
    </w:p>
    <w:p w14:paraId="3520C73D" w14:textId="77777777" w:rsidR="003E6A94" w:rsidRPr="003E6A94" w:rsidRDefault="00DD1A40" w:rsidP="003E6A94">
      <w:pPr>
        <w:pStyle w:val="SAGETextCodesection"/>
        <w:rPr>
          <w:lang w:val="en-US"/>
        </w:rPr>
      </w:pPr>
      <w:r w:rsidRPr="003E6A94">
        <w:rPr>
          <w:lang w:val="en-US"/>
        </w:rPr>
        <w:tab/>
      </w:r>
      <w:r w:rsidRPr="003E6A94">
        <w:rPr>
          <w:lang w:val="en-US"/>
        </w:rPr>
        <w:tab/>
        <w:t xml:space="preserve">$WS = </w:t>
      </w:r>
      <w:r w:rsidRPr="003E6A94">
        <w:rPr>
          <w:color w:val="0000C0"/>
          <w:lang w:val="en-US"/>
        </w:rPr>
        <w:t>"*"</w:t>
      </w:r>
      <w:r w:rsidRPr="003E6A94">
        <w:rPr>
          <w:lang w:val="en-US"/>
        </w:rPr>
        <w:t>;</w:t>
      </w:r>
      <w:r w:rsidRPr="003E6A94">
        <w:rPr>
          <w:lang w:val="en-US"/>
        </w:rPr>
        <w:tab/>
      </w:r>
    </w:p>
    <w:p w14:paraId="45883DD6" w14:textId="77777777" w:rsidR="003E6A94" w:rsidRPr="003E6A94" w:rsidRDefault="00DD1A40" w:rsidP="003E6A94">
      <w:pPr>
        <w:pStyle w:val="SAGETextCodesection"/>
        <w:rPr>
          <w:lang w:val="en-US"/>
        </w:rPr>
      </w:pPr>
      <w:r w:rsidRPr="003E6A94">
        <w:rPr>
          <w:lang w:val="en-US"/>
        </w:rPr>
        <w:tab/>
        <w:t>$this-&gt;</w:t>
      </w:r>
      <w:proofErr w:type="spellStart"/>
      <w:r w:rsidRPr="003E6A94">
        <w:rPr>
          <w:color w:val="0000C0"/>
          <w:lang w:val="en-US"/>
        </w:rPr>
        <w:t>CAdxResultXml</w:t>
      </w:r>
      <w:proofErr w:type="spellEnd"/>
      <w:r w:rsidRPr="003E6A94">
        <w:rPr>
          <w:lang w:val="en-US"/>
        </w:rPr>
        <w:t xml:space="preserve"> = $this-&gt;query </w:t>
      </w:r>
      <w:proofErr w:type="gramStart"/>
      <w:r w:rsidRPr="003E6A94">
        <w:rPr>
          <w:lang w:val="en-US"/>
        </w:rPr>
        <w:t>( Config::</w:t>
      </w:r>
      <w:proofErr w:type="gramEnd"/>
      <w:r w:rsidRPr="003E6A94">
        <w:rPr>
          <w:i/>
          <w:color w:val="0000C0"/>
          <w:lang w:val="en-US"/>
        </w:rPr>
        <w:t>$WS_ORDER</w:t>
      </w:r>
      <w:r w:rsidRPr="003E6A94">
        <w:rPr>
          <w:lang w:val="en-US"/>
        </w:rPr>
        <w:t>, $WS,100);</w:t>
      </w:r>
    </w:p>
    <w:p w14:paraId="16B909F2" w14:textId="77777777" w:rsidR="003E6A94" w:rsidRPr="003D68B7" w:rsidRDefault="00DD1A40" w:rsidP="003E6A94">
      <w:pPr>
        <w:pStyle w:val="SAGETextCodesection"/>
      </w:pPr>
      <w:r w:rsidRPr="003E6A94">
        <w:rPr>
          <w:lang w:val="en-US"/>
        </w:rPr>
        <w:tab/>
      </w:r>
      <w:r w:rsidRPr="003E6A94">
        <w:rPr>
          <w:lang w:val="en-US"/>
        </w:rPr>
        <w:tab/>
      </w:r>
      <w:r>
        <w:t>…</w:t>
      </w:r>
    </w:p>
    <w:p w14:paraId="53BF3C2A" w14:textId="77777777" w:rsidR="003E6A94" w:rsidRPr="00A56181" w:rsidRDefault="00DD1A40" w:rsidP="003E6A94">
      <w:pPr>
        <w:pStyle w:val="SAGETextCodesection"/>
      </w:pPr>
      <w:r>
        <w:tab/>
        <w:t>}</w:t>
      </w:r>
    </w:p>
    <w:p w14:paraId="6A73FA63" w14:textId="77777777" w:rsidR="003E6A94" w:rsidRPr="00A56181" w:rsidRDefault="00DD1A40" w:rsidP="003E6A94">
      <w:pPr>
        <w:pStyle w:val="SAGETextCodesection"/>
      </w:pPr>
      <w:r>
        <w:br w:type="page"/>
      </w:r>
    </w:p>
    <w:p w14:paraId="7E598DB7" w14:textId="77777777" w:rsidR="003E6A94" w:rsidRDefault="00DD1A40" w:rsidP="003E6A94">
      <w:pPr>
        <w:pStyle w:val="SAGEBodyText"/>
        <w:rPr>
          <w:b/>
        </w:rPr>
      </w:pPr>
      <w:r>
        <w:rPr>
          <w:b/>
        </w:rPr>
        <w:lastRenderedPageBreak/>
        <w:t xml:space="preserve">Dans l'outil </w:t>
      </w:r>
      <w:r w:rsidR="00FF2E16">
        <w:rPr>
          <w:b/>
        </w:rPr>
        <w:t>d’application</w:t>
      </w:r>
      <w:r>
        <w:rPr>
          <w:b/>
        </w:rPr>
        <w:t> :</w:t>
      </w:r>
    </w:p>
    <w:p w14:paraId="4C9E98F2" w14:textId="77777777" w:rsidR="003E6A94" w:rsidRDefault="00DD1A40" w:rsidP="003E6A94">
      <w:pPr>
        <w:pStyle w:val="SAGEBodyText"/>
      </w:pPr>
      <w:r>
        <w:t xml:space="preserve">Allez à </w:t>
      </w:r>
      <w:r w:rsidRPr="00FF2E16">
        <w:rPr>
          <w:b/>
        </w:rPr>
        <w:t>Administration &gt; Administration &gt; Web services</w:t>
      </w:r>
      <w:r>
        <w:t xml:space="preserve"> et sélectionnez </w:t>
      </w:r>
      <w:r>
        <w:rPr>
          <w:b/>
        </w:rPr>
        <w:t xml:space="preserve">Web services </w:t>
      </w:r>
      <w:proofErr w:type="spellStart"/>
      <w:r>
        <w:rPr>
          <w:b/>
        </w:rPr>
        <w:t>Classic</w:t>
      </w:r>
      <w:proofErr w:type="spellEnd"/>
      <w:r>
        <w:rPr>
          <w:b/>
        </w:rPr>
        <w:t xml:space="preserve"> SOAP</w:t>
      </w:r>
      <w:r>
        <w:t>.</w:t>
      </w:r>
    </w:p>
    <w:p w14:paraId="7B5E524E" w14:textId="77777777" w:rsidR="003E6A94" w:rsidRDefault="00DD1A40" w:rsidP="003E6A94">
      <w:pPr>
        <w:pStyle w:val="SAGEBodyText"/>
      </w:pPr>
      <w:r>
        <w:t>Depuis la liste des Web services SOAP génériques, sélectionnez ce web service.</w:t>
      </w:r>
    </w:p>
    <w:p w14:paraId="6C8864BB" w14:textId="77777777" w:rsidR="003E6A94" w:rsidRPr="004D0C9B" w:rsidRDefault="00DD1A40" w:rsidP="003E6A94">
      <w:pPr>
        <w:pStyle w:val="SAGEBodyText"/>
      </w:pPr>
      <w:r>
        <w:t>Sur l'écran suivant, cliquez sur la flèche bas pour voir la liste des opérations.</w:t>
      </w:r>
    </w:p>
    <w:p w14:paraId="478D5770" w14:textId="77777777" w:rsidR="003E6A94" w:rsidRDefault="00D5487F" w:rsidP="003E6A94">
      <w:pPr>
        <w:pStyle w:val="SAGEBodyText"/>
      </w:pPr>
      <w:r>
        <w:rPr>
          <w:noProof/>
        </w:rPr>
        <w:drawing>
          <wp:inline distT="0" distB="0" distL="0" distR="0" wp14:anchorId="6967D571" wp14:editId="4F742F82">
            <wp:extent cx="1781175" cy="332422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1175" cy="3324225"/>
                    </a:xfrm>
                    <a:prstGeom prst="rect">
                      <a:avLst/>
                    </a:prstGeom>
                  </pic:spPr>
                </pic:pic>
              </a:graphicData>
            </a:graphic>
          </wp:inline>
        </w:drawing>
      </w:r>
    </w:p>
    <w:p w14:paraId="1460471F" w14:textId="77777777" w:rsidR="003E6A94" w:rsidRDefault="00D5487F" w:rsidP="003E6A94">
      <w:pPr>
        <w:pStyle w:val="SAGEBodyText"/>
      </w:pPr>
      <w:r>
        <w:t>À partir de la liste des Opérat</w:t>
      </w:r>
      <w:r w:rsidR="00DD1A40">
        <w:t xml:space="preserve">ions, cliquez sur </w:t>
      </w:r>
      <w:proofErr w:type="spellStart"/>
      <w:r w:rsidR="00DD1A40">
        <w:rPr>
          <w:b/>
        </w:rPr>
        <w:t>query</w:t>
      </w:r>
      <w:proofErr w:type="spellEnd"/>
      <w:r w:rsidR="00DD1A40">
        <w:t>.</w:t>
      </w:r>
    </w:p>
    <w:p w14:paraId="4C952529" w14:textId="77777777" w:rsidR="003E6A94" w:rsidRDefault="00696B80" w:rsidP="003E6A94">
      <w:pPr>
        <w:pStyle w:val="SAGEBodyText"/>
      </w:pPr>
      <w:r>
        <w:rPr>
          <w:noProof/>
        </w:rPr>
        <w:drawing>
          <wp:anchor distT="0" distB="0" distL="114300" distR="114300" simplePos="0" relativeHeight="251667968" behindDoc="0" locked="0" layoutInCell="1" allowOverlap="1" wp14:anchorId="374F77CD" wp14:editId="7EB3CAB0">
            <wp:simplePos x="0" y="0"/>
            <wp:positionH relativeFrom="column">
              <wp:posOffset>55245</wp:posOffset>
            </wp:positionH>
            <wp:positionV relativeFrom="paragraph">
              <wp:posOffset>22860</wp:posOffset>
            </wp:positionV>
            <wp:extent cx="4495165" cy="3265170"/>
            <wp:effectExtent l="0" t="0" r="635" b="0"/>
            <wp:wrapNone/>
            <wp:docPr id="28"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165" cy="326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78E1" w14:textId="77777777" w:rsidR="003E6A94" w:rsidRDefault="003E6A94" w:rsidP="003E6A94">
      <w:pPr>
        <w:pStyle w:val="Bullet1"/>
        <w:ind w:left="357" w:hanging="357"/>
      </w:pPr>
    </w:p>
    <w:p w14:paraId="1C8D0132" w14:textId="77777777" w:rsidR="003E6A94" w:rsidRDefault="003E6A94" w:rsidP="003E6A94">
      <w:pPr>
        <w:pStyle w:val="Bullet1"/>
        <w:ind w:left="357" w:hanging="357"/>
      </w:pPr>
    </w:p>
    <w:p w14:paraId="68738A24" w14:textId="77777777" w:rsidR="003E6A94" w:rsidRDefault="003E6A94" w:rsidP="003E6A94">
      <w:pPr>
        <w:pStyle w:val="Bullet1"/>
        <w:ind w:left="357" w:hanging="357"/>
      </w:pPr>
    </w:p>
    <w:p w14:paraId="33878303" w14:textId="77777777" w:rsidR="003E6A94" w:rsidRDefault="003E6A94" w:rsidP="003E6A94">
      <w:pPr>
        <w:pStyle w:val="Bullet1"/>
        <w:ind w:left="357" w:hanging="357"/>
      </w:pPr>
    </w:p>
    <w:p w14:paraId="70B9CE32" w14:textId="77777777" w:rsidR="003E6A94" w:rsidRDefault="003E6A94" w:rsidP="003E6A94">
      <w:pPr>
        <w:pStyle w:val="Bullet1"/>
        <w:ind w:left="357" w:hanging="357"/>
      </w:pPr>
    </w:p>
    <w:p w14:paraId="232858A4" w14:textId="77777777" w:rsidR="003E6A94" w:rsidRDefault="003E6A94" w:rsidP="003E6A94">
      <w:pPr>
        <w:pStyle w:val="Bullet1"/>
        <w:ind w:left="357" w:hanging="357"/>
      </w:pPr>
    </w:p>
    <w:p w14:paraId="5DDD4472" w14:textId="77777777" w:rsidR="003E6A94" w:rsidRDefault="003E6A94" w:rsidP="003E6A94">
      <w:pPr>
        <w:pStyle w:val="Bullet1"/>
        <w:ind w:left="357" w:hanging="357"/>
      </w:pPr>
    </w:p>
    <w:p w14:paraId="0C97C473" w14:textId="77777777" w:rsidR="003E6A94" w:rsidRDefault="003E6A94" w:rsidP="003E6A94">
      <w:pPr>
        <w:pStyle w:val="Bullet1"/>
        <w:ind w:left="357" w:hanging="357"/>
      </w:pPr>
    </w:p>
    <w:p w14:paraId="35582CFF" w14:textId="77777777" w:rsidR="003E6A94" w:rsidRDefault="003E6A94" w:rsidP="003E6A94">
      <w:pPr>
        <w:pStyle w:val="Bullet1"/>
        <w:ind w:left="357" w:hanging="357"/>
      </w:pPr>
    </w:p>
    <w:p w14:paraId="12C2F57A" w14:textId="77777777" w:rsidR="003E6A94" w:rsidRDefault="003E6A94" w:rsidP="003E6A94">
      <w:pPr>
        <w:pStyle w:val="Bullet1"/>
        <w:ind w:left="357" w:hanging="357"/>
      </w:pPr>
    </w:p>
    <w:p w14:paraId="5C4FFDB2" w14:textId="77777777" w:rsidR="003E6A94" w:rsidRDefault="003E6A94" w:rsidP="003E6A94">
      <w:pPr>
        <w:pStyle w:val="Bullet1"/>
        <w:ind w:left="357" w:hanging="357"/>
      </w:pPr>
    </w:p>
    <w:p w14:paraId="03C46E3C" w14:textId="77777777" w:rsidR="003E6A94" w:rsidRDefault="003E6A94" w:rsidP="003E6A94">
      <w:pPr>
        <w:pStyle w:val="Bullet1"/>
        <w:ind w:left="357" w:hanging="357"/>
      </w:pPr>
    </w:p>
    <w:p w14:paraId="21C59BBC" w14:textId="77777777" w:rsidR="003E6A94" w:rsidRDefault="00696B80" w:rsidP="003E6A94">
      <w:pPr>
        <w:pStyle w:val="Bullet1"/>
        <w:ind w:left="357" w:hanging="357"/>
      </w:pPr>
      <w:r>
        <w:rPr>
          <w:noProof/>
        </w:rPr>
        <w:lastRenderedPageBreak/>
        <w:drawing>
          <wp:anchor distT="0" distB="0" distL="114300" distR="114300" simplePos="0" relativeHeight="251668992" behindDoc="0" locked="0" layoutInCell="1" allowOverlap="1" wp14:anchorId="5273AC43" wp14:editId="3AA45697">
            <wp:simplePos x="0" y="0"/>
            <wp:positionH relativeFrom="column">
              <wp:posOffset>28575</wp:posOffset>
            </wp:positionH>
            <wp:positionV relativeFrom="paragraph">
              <wp:posOffset>0</wp:posOffset>
            </wp:positionV>
            <wp:extent cx="5166995" cy="2879090"/>
            <wp:effectExtent l="0" t="0" r="0" b="0"/>
            <wp:wrapSquare wrapText="bothSides"/>
            <wp:docPr id="27"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699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44E05" w14:textId="77777777" w:rsidR="003E6A94" w:rsidRDefault="003E6A94" w:rsidP="003E6A94">
      <w:pPr>
        <w:pStyle w:val="Bullet1"/>
        <w:ind w:left="357" w:hanging="357"/>
      </w:pPr>
    </w:p>
    <w:p w14:paraId="1B61DDAD" w14:textId="77777777" w:rsidR="003E6A94" w:rsidRDefault="003E6A94" w:rsidP="003E6A94">
      <w:pPr>
        <w:pStyle w:val="SAGEBodyText"/>
      </w:pPr>
    </w:p>
    <w:p w14:paraId="1481F0BF" w14:textId="77777777" w:rsidR="003E6A94" w:rsidRDefault="003E6A94" w:rsidP="003E6A94">
      <w:pPr>
        <w:pStyle w:val="SAGEBodyText"/>
      </w:pPr>
    </w:p>
    <w:p w14:paraId="57FD7A05" w14:textId="77777777" w:rsidR="003E6A94" w:rsidRDefault="003E6A94" w:rsidP="003E6A94">
      <w:pPr>
        <w:pStyle w:val="SAGEBodyText"/>
      </w:pPr>
    </w:p>
    <w:p w14:paraId="323EF938" w14:textId="77777777" w:rsidR="003E6A94" w:rsidRDefault="003E6A94" w:rsidP="003E6A94">
      <w:pPr>
        <w:pStyle w:val="SAGEBodyText"/>
      </w:pPr>
    </w:p>
    <w:p w14:paraId="34EBA64C" w14:textId="77777777" w:rsidR="003E6A94" w:rsidRDefault="003E6A94" w:rsidP="003E6A94">
      <w:pPr>
        <w:pStyle w:val="SAGEBodyText"/>
      </w:pPr>
    </w:p>
    <w:p w14:paraId="4F5779FD" w14:textId="77777777" w:rsidR="003E6A94" w:rsidRDefault="003E6A94" w:rsidP="003E6A94">
      <w:pPr>
        <w:pStyle w:val="SAGEBodyText"/>
      </w:pPr>
    </w:p>
    <w:p w14:paraId="69EFCA94" w14:textId="77777777" w:rsidR="003E6A94" w:rsidRDefault="003E6A94" w:rsidP="003E6A94">
      <w:pPr>
        <w:pStyle w:val="SAGEBodyText"/>
      </w:pPr>
    </w:p>
    <w:p w14:paraId="2F3B90A5" w14:textId="77777777" w:rsidR="003E6A94" w:rsidRDefault="003E6A94" w:rsidP="003E6A94">
      <w:pPr>
        <w:pStyle w:val="SAGEBodyText"/>
      </w:pPr>
    </w:p>
    <w:p w14:paraId="1B28CD9B" w14:textId="77777777" w:rsidR="003E6A94" w:rsidRDefault="00DD1A40" w:rsidP="003E6A94">
      <w:pPr>
        <w:pStyle w:val="SAGEBodyText"/>
      </w:pPr>
      <w:r>
        <w:t xml:space="preserve">La configuration de la requête </w:t>
      </w:r>
    </w:p>
    <w:p w14:paraId="0764679D" w14:textId="77777777" w:rsidR="003E6A94" w:rsidRPr="0047628E" w:rsidRDefault="00DD1A40" w:rsidP="003E6A94">
      <w:pPr>
        <w:pStyle w:val="SAGETextCodesection"/>
        <w:rPr>
          <w:lang w:val="en-US"/>
        </w:rPr>
      </w:pPr>
      <w:proofErr w:type="spellStart"/>
      <w:proofErr w:type="gramStart"/>
      <w:r w:rsidRPr="0047628E">
        <w:rPr>
          <w:lang w:val="en-US"/>
        </w:rPr>
        <w:t>adxwss.optreturn</w:t>
      </w:r>
      <w:proofErr w:type="spellEnd"/>
      <w:proofErr w:type="gramEnd"/>
      <w:r w:rsidRPr="0047628E">
        <w:rPr>
          <w:lang w:val="en-US"/>
        </w:rPr>
        <w:t>=</w:t>
      </w:r>
      <w:proofErr w:type="spellStart"/>
      <w:r w:rsidRPr="0047628E">
        <w:rPr>
          <w:lang w:val="en-US"/>
        </w:rPr>
        <w:t>JSON&amp;adxwss.beautify</w:t>
      </w:r>
      <w:proofErr w:type="spellEnd"/>
      <w:r w:rsidRPr="0047628E">
        <w:rPr>
          <w:lang w:val="en-US"/>
        </w:rPr>
        <w:t>=true</w:t>
      </w:r>
    </w:p>
    <w:p w14:paraId="31E79D45" w14:textId="77777777" w:rsidR="003E6A94" w:rsidRDefault="00DD1A40" w:rsidP="003E6A94">
      <w:pPr>
        <w:pStyle w:val="SAGEBodyText"/>
      </w:pPr>
      <w:r w:rsidRPr="0047628E">
        <w:rPr>
          <w:lang w:val="en-US"/>
        </w:rPr>
        <w:t xml:space="preserve"> </w:t>
      </w:r>
      <w:proofErr w:type="gramStart"/>
      <w:r>
        <w:t>signifie</w:t>
      </w:r>
      <w:proofErr w:type="gramEnd"/>
      <w:r>
        <w:t xml:space="preserve"> que</w:t>
      </w:r>
    </w:p>
    <w:p w14:paraId="1D89327D" w14:textId="77777777" w:rsidR="003E6A94" w:rsidRDefault="00DD1A40" w:rsidP="003E6A94">
      <w:pPr>
        <w:pStyle w:val="SAGETextCodesection"/>
      </w:pPr>
      <w:proofErr w:type="spellStart"/>
      <w:proofErr w:type="gramStart"/>
      <w:r>
        <w:t>adxwss.optreturn</w:t>
      </w:r>
      <w:proofErr w:type="spellEnd"/>
      <w:proofErr w:type="gramEnd"/>
      <w:r>
        <w:t>=JSON</w:t>
      </w:r>
    </w:p>
    <w:p w14:paraId="3362B7C2" w14:textId="77777777" w:rsidR="003E6A94" w:rsidRDefault="00DD1A40" w:rsidP="003E6A94">
      <w:pPr>
        <w:pStyle w:val="SAGEBodyText"/>
      </w:pPr>
      <w:r>
        <w:t>Le format des données de sortie est JSON ou XML, où</w:t>
      </w:r>
    </w:p>
    <w:p w14:paraId="6D3058DA" w14:textId="77777777" w:rsidR="003E6A94" w:rsidRDefault="00DD1A40" w:rsidP="003E6A94">
      <w:pPr>
        <w:pStyle w:val="SAGETextCodesection"/>
      </w:pPr>
      <w:proofErr w:type="spellStart"/>
      <w:proofErr w:type="gramStart"/>
      <w:r>
        <w:t>adxwss.beautify</w:t>
      </w:r>
      <w:proofErr w:type="spellEnd"/>
      <w:proofErr w:type="gramEnd"/>
      <w:r>
        <w:t>=</w:t>
      </w:r>
      <w:proofErr w:type="spellStart"/>
      <w:r>
        <w:t>true</w:t>
      </w:r>
      <w:proofErr w:type="spellEnd"/>
    </w:p>
    <w:p w14:paraId="72CD990E" w14:textId="77777777" w:rsidR="003E6A94" w:rsidRDefault="00DD1A40" w:rsidP="003E6A94">
      <w:pPr>
        <w:pStyle w:val="SAGEBodyText"/>
      </w:pPr>
      <w:r>
        <w:t>Cette action améliore la présentation comme vous pouvez le voir ci-dessous.</w:t>
      </w:r>
    </w:p>
    <w:p w14:paraId="5475A3A6" w14:textId="77777777" w:rsidR="003E6A94" w:rsidRDefault="002A6E56" w:rsidP="003E6A94">
      <w:pPr>
        <w:pStyle w:val="SAGEBodyText"/>
      </w:pPr>
      <w:r>
        <w:rPr>
          <w:noProof/>
        </w:rPr>
        <w:drawing>
          <wp:anchor distT="0" distB="0" distL="114300" distR="114300" simplePos="0" relativeHeight="251670016" behindDoc="0" locked="0" layoutInCell="1" allowOverlap="1" wp14:anchorId="4D9AA6F0" wp14:editId="410314FD">
            <wp:simplePos x="0" y="0"/>
            <wp:positionH relativeFrom="margin">
              <wp:posOffset>-635</wp:posOffset>
            </wp:positionH>
            <wp:positionV relativeFrom="paragraph">
              <wp:posOffset>10160</wp:posOffset>
            </wp:positionV>
            <wp:extent cx="2880995" cy="4150360"/>
            <wp:effectExtent l="0" t="0" r="0" b="2540"/>
            <wp:wrapNone/>
            <wp:docPr id="26"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995"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3F0FF" w14:textId="77777777" w:rsidR="003E6A94" w:rsidRDefault="003E6A94" w:rsidP="003E6A94">
      <w:pPr>
        <w:pStyle w:val="SAGEBodyText"/>
      </w:pPr>
    </w:p>
    <w:p w14:paraId="58112A5F" w14:textId="77777777" w:rsidR="003E6A94" w:rsidRDefault="003E6A94" w:rsidP="003E6A94">
      <w:pPr>
        <w:pStyle w:val="SAGEBodyText"/>
      </w:pPr>
    </w:p>
    <w:p w14:paraId="25936025" w14:textId="77777777" w:rsidR="003E6A94" w:rsidRDefault="003E6A94" w:rsidP="003E6A94">
      <w:pPr>
        <w:pStyle w:val="SAGEBodyText"/>
      </w:pPr>
    </w:p>
    <w:p w14:paraId="21DC38EB" w14:textId="77777777" w:rsidR="003E6A94" w:rsidRDefault="003E6A94" w:rsidP="003E6A94">
      <w:pPr>
        <w:pStyle w:val="SAGEBodyText"/>
      </w:pPr>
    </w:p>
    <w:p w14:paraId="1880622B" w14:textId="77777777" w:rsidR="003E6A94" w:rsidRDefault="003E6A94" w:rsidP="003E6A94">
      <w:pPr>
        <w:pStyle w:val="SAGEBodyText"/>
      </w:pPr>
    </w:p>
    <w:p w14:paraId="1042DA73" w14:textId="77777777" w:rsidR="003E6A94" w:rsidRDefault="003E6A94" w:rsidP="003E6A94">
      <w:pPr>
        <w:pStyle w:val="SAGEBodyText"/>
      </w:pPr>
    </w:p>
    <w:p w14:paraId="6FC3248C" w14:textId="77777777" w:rsidR="003E6A94" w:rsidRDefault="003E6A94" w:rsidP="003E6A94">
      <w:pPr>
        <w:pStyle w:val="SAGEBodyText"/>
      </w:pPr>
    </w:p>
    <w:p w14:paraId="2C5E0699" w14:textId="77777777" w:rsidR="003E6A94" w:rsidRDefault="003E6A94" w:rsidP="003E6A94">
      <w:pPr>
        <w:pStyle w:val="SAGEBodyText"/>
      </w:pPr>
    </w:p>
    <w:p w14:paraId="2E2FD940" w14:textId="77777777" w:rsidR="003E6A94" w:rsidRDefault="003E6A94" w:rsidP="003E6A94">
      <w:pPr>
        <w:pStyle w:val="SAGEBodyText"/>
      </w:pPr>
    </w:p>
    <w:p w14:paraId="7CAE3288" w14:textId="77777777" w:rsidR="003E6A94" w:rsidRDefault="003E6A94" w:rsidP="003E6A94">
      <w:pPr>
        <w:pStyle w:val="SAGEBodyText"/>
      </w:pPr>
    </w:p>
    <w:p w14:paraId="41D573C8" w14:textId="77777777" w:rsidR="003E6A94" w:rsidRDefault="003E6A94" w:rsidP="003E6A94">
      <w:pPr>
        <w:pStyle w:val="SAGEBodyText"/>
      </w:pPr>
    </w:p>
    <w:p w14:paraId="34C79A8C" w14:textId="77777777" w:rsidR="003E6A94" w:rsidRDefault="00DD1A40" w:rsidP="003E6A94">
      <w:pPr>
        <w:pStyle w:val="SAGEBodyText"/>
      </w:pPr>
      <w:r>
        <w:t>Le web service fonctionne sans erreur lorsque le statut est à 1.</w:t>
      </w:r>
    </w:p>
    <w:p w14:paraId="6880ACFF" w14:textId="77777777" w:rsidR="003E6A94" w:rsidRDefault="00696B80" w:rsidP="003E6A94">
      <w:pPr>
        <w:pStyle w:val="Bullet1"/>
        <w:ind w:left="357" w:hanging="357"/>
      </w:pPr>
      <w:r>
        <w:rPr>
          <w:noProof/>
        </w:rPr>
        <w:drawing>
          <wp:anchor distT="0" distB="0" distL="114300" distR="114300" simplePos="0" relativeHeight="251671040" behindDoc="0" locked="0" layoutInCell="1" allowOverlap="1" wp14:anchorId="2E48F28C" wp14:editId="3F8DA705">
            <wp:simplePos x="0" y="0"/>
            <wp:positionH relativeFrom="column">
              <wp:posOffset>3556635</wp:posOffset>
            </wp:positionH>
            <wp:positionV relativeFrom="paragraph">
              <wp:posOffset>88265</wp:posOffset>
            </wp:positionV>
            <wp:extent cx="1600200" cy="742950"/>
            <wp:effectExtent l="0" t="0" r="0" b="0"/>
            <wp:wrapNone/>
            <wp:docPr id="25"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Il existe deux statuts possibles :</w:t>
      </w:r>
    </w:p>
    <w:p w14:paraId="2B799F0F" w14:textId="77777777" w:rsidR="003E6A94" w:rsidRDefault="00DD1A40" w:rsidP="003E6A94">
      <w:pPr>
        <w:pStyle w:val="Bullet1"/>
        <w:numPr>
          <w:ilvl w:val="0"/>
          <w:numId w:val="41"/>
        </w:numPr>
      </w:pPr>
      <w:r>
        <w:t>1 = OK</w:t>
      </w:r>
    </w:p>
    <w:p w14:paraId="73D7D5EB" w14:textId="77777777" w:rsidR="003E6A94" w:rsidRDefault="00DD1A40" w:rsidP="003E6A94">
      <w:pPr>
        <w:pStyle w:val="Bullet1"/>
        <w:numPr>
          <w:ilvl w:val="0"/>
          <w:numId w:val="41"/>
        </w:numPr>
      </w:pPr>
      <w:r>
        <w:t>0 = ERREUR</w:t>
      </w:r>
    </w:p>
    <w:p w14:paraId="3A367F8C" w14:textId="77777777" w:rsidR="003E6A94" w:rsidRDefault="003E6A94" w:rsidP="003E6A94">
      <w:pPr>
        <w:pStyle w:val="Bullet1"/>
        <w:ind w:left="357" w:hanging="357"/>
      </w:pPr>
    </w:p>
    <w:p w14:paraId="57C7FC58" w14:textId="77777777" w:rsidR="003E6A94" w:rsidRDefault="003E6A94" w:rsidP="003E6A94">
      <w:pPr>
        <w:pStyle w:val="Bullet1"/>
        <w:ind w:left="357" w:hanging="357"/>
      </w:pPr>
    </w:p>
    <w:p w14:paraId="2E2897AF" w14:textId="77777777" w:rsidR="003E6A94" w:rsidRPr="003D68B7" w:rsidRDefault="00DD1A40">
      <w:pPr>
        <w:pStyle w:val="SAGEHeading3"/>
        <w:pPrChange w:id="651" w:author="Auteur">
          <w:pPr/>
        </w:pPrChange>
      </w:pPr>
      <w:bookmarkStart w:id="652" w:name="_Toc453676524"/>
      <w:bookmarkStart w:id="653" w:name="_Toc453745005"/>
      <w:bookmarkStart w:id="654" w:name="_Toc33535416"/>
      <w:r>
        <w:t>Lire une commande</w:t>
      </w:r>
      <w:bookmarkEnd w:id="652"/>
      <w:bookmarkEnd w:id="653"/>
      <w:bookmarkEnd w:id="654"/>
    </w:p>
    <w:p w14:paraId="664FD4A3" w14:textId="77777777" w:rsidR="003E6A94" w:rsidRPr="008D2CDE" w:rsidRDefault="00DD1A40" w:rsidP="003E6A94">
      <w:pPr>
        <w:pStyle w:val="Bullet1"/>
        <w:rPr>
          <w:b/>
        </w:rPr>
      </w:pPr>
      <w:r>
        <w:rPr>
          <w:b/>
        </w:rPr>
        <w:t>Dans le code PHP :</w:t>
      </w:r>
    </w:p>
    <w:p w14:paraId="1F9D56AC" w14:textId="77777777" w:rsidR="003E6A94" w:rsidRDefault="003E6A94" w:rsidP="003E6A94">
      <w:pPr>
        <w:pStyle w:val="Bullet1"/>
      </w:pPr>
    </w:p>
    <w:p w14:paraId="7212B5B6" w14:textId="77777777" w:rsidR="003E6A94" w:rsidRPr="00CB78EF" w:rsidRDefault="00DD1A40" w:rsidP="003E6A94">
      <w:pPr>
        <w:pStyle w:val="Bullet1"/>
        <w:rPr>
          <w:b/>
        </w:rPr>
      </w:pPr>
      <w:r>
        <w:rPr>
          <w:b/>
        </w:rPr>
        <w:t>Dans /sagex3/</w:t>
      </w:r>
      <w:proofErr w:type="spellStart"/>
      <w:r>
        <w:rPr>
          <w:b/>
        </w:rPr>
        <w:t>page_soh_read.php</w:t>
      </w:r>
      <w:proofErr w:type="spellEnd"/>
    </w:p>
    <w:p w14:paraId="52D1EDEB" w14:textId="77777777" w:rsidR="003E6A94" w:rsidRDefault="003E6A94" w:rsidP="003E6A94">
      <w:pPr>
        <w:pStyle w:val="Bullet1"/>
      </w:pPr>
    </w:p>
    <w:p w14:paraId="5AA1324D" w14:textId="77777777" w:rsidR="003E6A94" w:rsidRPr="003E6A94" w:rsidRDefault="00DD1A40" w:rsidP="003E6A94">
      <w:pPr>
        <w:pStyle w:val="SAGETextCodesection"/>
        <w:rPr>
          <w:lang w:val="en-US"/>
        </w:rPr>
      </w:pPr>
      <w:r w:rsidRPr="003E6A94">
        <w:rPr>
          <w:lang w:val="en-US"/>
        </w:rPr>
        <w:t>&lt;?php</w:t>
      </w:r>
    </w:p>
    <w:p w14:paraId="75139D52" w14:textId="77777777" w:rsidR="003E6A94" w:rsidRPr="003E6A94" w:rsidRDefault="00DD1A40" w:rsidP="003E6A94">
      <w:pPr>
        <w:pStyle w:val="SAGETextCodesection"/>
        <w:rPr>
          <w:lang w:val="en-US"/>
        </w:rPr>
      </w:pPr>
      <w:r w:rsidRPr="003E6A94">
        <w:rPr>
          <w:lang w:val="en-US"/>
        </w:rPr>
        <w:tab/>
      </w:r>
      <w:r w:rsidRPr="003E6A94">
        <w:rPr>
          <w:lang w:val="en-US"/>
        </w:rPr>
        <w:tab/>
      </w:r>
    </w:p>
    <w:p w14:paraId="0C873B78" w14:textId="77777777" w:rsidR="003E6A94" w:rsidRPr="003E6A94" w:rsidRDefault="00DD1A40" w:rsidP="003E6A94">
      <w:pPr>
        <w:pStyle w:val="SAGETextCodesection"/>
        <w:rPr>
          <w:lang w:val="en-US"/>
        </w:rPr>
      </w:pPr>
      <w:r w:rsidRPr="003E6A94">
        <w:rPr>
          <w:lang w:val="en-US"/>
        </w:rPr>
        <w:tab/>
      </w:r>
      <w:r w:rsidRPr="003E6A94">
        <w:rPr>
          <w:lang w:val="en-US"/>
        </w:rPr>
        <w:tab/>
        <w:t>…</w:t>
      </w:r>
    </w:p>
    <w:p w14:paraId="3B0114A1" w14:textId="77777777" w:rsidR="003E6A94" w:rsidRPr="003E6A94" w:rsidRDefault="00DD1A40" w:rsidP="003E6A94">
      <w:pPr>
        <w:pStyle w:val="SAGETextCodesection"/>
        <w:rPr>
          <w:lang w:val="en-US"/>
        </w:rPr>
      </w:pPr>
      <w:r w:rsidRPr="003E6A94">
        <w:rPr>
          <w:lang w:val="en-US"/>
        </w:rPr>
        <w:tab/>
      </w:r>
      <w:r w:rsidRPr="003E6A94">
        <w:rPr>
          <w:lang w:val="en-US"/>
        </w:rPr>
        <w:tab/>
        <w:t>echo ($order-&gt;</w:t>
      </w:r>
      <w:proofErr w:type="spellStart"/>
      <w:r w:rsidRPr="003E6A94">
        <w:rPr>
          <w:lang w:val="en-US"/>
        </w:rPr>
        <w:t>showOne</w:t>
      </w:r>
      <w:proofErr w:type="spellEnd"/>
      <w:r w:rsidRPr="003E6A94">
        <w:rPr>
          <w:lang w:val="en-US"/>
        </w:rPr>
        <w:t xml:space="preserve"> </w:t>
      </w:r>
      <w:proofErr w:type="gramStart"/>
      <w:r w:rsidRPr="003E6A94">
        <w:rPr>
          <w:lang w:val="en-US"/>
        </w:rPr>
        <w:t>( $</w:t>
      </w:r>
      <w:proofErr w:type="spellStart"/>
      <w:proofErr w:type="gramEnd"/>
      <w:r w:rsidRPr="003E6A94">
        <w:rPr>
          <w:lang w:val="en-US"/>
        </w:rPr>
        <w:t>sohnum</w:t>
      </w:r>
      <w:proofErr w:type="spellEnd"/>
      <w:r w:rsidRPr="003E6A94">
        <w:rPr>
          <w:lang w:val="en-US"/>
        </w:rPr>
        <w:t xml:space="preserve"> ));</w:t>
      </w:r>
    </w:p>
    <w:p w14:paraId="33813A82" w14:textId="77777777" w:rsidR="003E6A94" w:rsidRPr="0047628E" w:rsidRDefault="00DD1A40" w:rsidP="003E6A94">
      <w:pPr>
        <w:pStyle w:val="SAGETextCodesection"/>
        <w:rPr>
          <w:lang w:val="en-US"/>
        </w:rPr>
      </w:pPr>
      <w:r w:rsidRPr="003E6A94">
        <w:rPr>
          <w:lang w:val="en-US"/>
        </w:rPr>
        <w:tab/>
      </w:r>
      <w:r w:rsidRPr="003E6A94">
        <w:rPr>
          <w:lang w:val="en-US"/>
        </w:rPr>
        <w:tab/>
      </w:r>
      <w:r w:rsidRPr="0047628E">
        <w:rPr>
          <w:lang w:val="en-US"/>
        </w:rPr>
        <w:t>…</w:t>
      </w:r>
    </w:p>
    <w:p w14:paraId="7FAE54C8" w14:textId="77777777" w:rsidR="003E6A94" w:rsidRPr="0047628E" w:rsidRDefault="00DD1A40" w:rsidP="003E6A94">
      <w:pPr>
        <w:pStyle w:val="SAGETextCodesection"/>
        <w:rPr>
          <w:lang w:val="en-US"/>
        </w:rPr>
      </w:pPr>
      <w:r w:rsidRPr="0047628E">
        <w:rPr>
          <w:lang w:val="en-US"/>
        </w:rPr>
        <w:tab/>
      </w:r>
      <w:r w:rsidRPr="0047628E">
        <w:rPr>
          <w:lang w:val="en-US"/>
        </w:rPr>
        <w:tab/>
      </w:r>
    </w:p>
    <w:p w14:paraId="5DF76867" w14:textId="77777777" w:rsidR="003E6A94" w:rsidRPr="008C6BB5" w:rsidRDefault="00DD1A40" w:rsidP="003E6A94">
      <w:pPr>
        <w:pStyle w:val="SAGETextCodesection"/>
      </w:pPr>
      <w:r w:rsidRPr="0047628E">
        <w:rPr>
          <w:lang w:val="en-US"/>
        </w:rPr>
        <w:tab/>
      </w:r>
      <w:r w:rsidRPr="0047628E">
        <w:rPr>
          <w:lang w:val="en-US"/>
        </w:rPr>
        <w:tab/>
      </w:r>
      <w:r>
        <w:t>?&gt;</w:t>
      </w:r>
    </w:p>
    <w:p w14:paraId="776D190C" w14:textId="77777777" w:rsidR="003E6A94" w:rsidRPr="00CB78EF" w:rsidRDefault="00DD1A40" w:rsidP="003E6A94">
      <w:pPr>
        <w:pStyle w:val="Bullet1"/>
        <w:ind w:left="357" w:hanging="357"/>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14:paraId="2F66D533" w14:textId="77777777" w:rsidR="003E6A94" w:rsidRDefault="003E6A94" w:rsidP="003E6A94">
      <w:pPr>
        <w:pStyle w:val="Bullet1"/>
        <w:ind w:left="357" w:hanging="357"/>
      </w:pPr>
    </w:p>
    <w:p w14:paraId="170DD87A" w14:textId="77777777" w:rsidR="003E6A94" w:rsidRPr="003E6A94" w:rsidRDefault="00DD1A40" w:rsidP="003E6A94">
      <w:pPr>
        <w:pStyle w:val="SAGETextCodesection"/>
        <w:rPr>
          <w:lang w:val="en-US"/>
        </w:rPr>
      </w:pPr>
      <w:r w:rsidRPr="003E6A94">
        <w:rPr>
          <w:b/>
          <w:color w:val="7F0055"/>
          <w:lang w:val="en-US"/>
        </w:rPr>
        <w:t xml:space="preserve">function </w:t>
      </w:r>
      <w:proofErr w:type="spellStart"/>
      <w:r w:rsidRPr="003E6A94">
        <w:rPr>
          <w:highlight w:val="lightGray"/>
          <w:lang w:val="en-US"/>
        </w:rPr>
        <w:t>showOne</w:t>
      </w:r>
      <w:proofErr w:type="spellEnd"/>
      <w:r w:rsidRPr="003E6A94">
        <w:rPr>
          <w:lang w:val="en-US"/>
        </w:rPr>
        <w:t>($</w:t>
      </w:r>
      <w:proofErr w:type="spellStart"/>
      <w:r w:rsidRPr="003E6A94">
        <w:rPr>
          <w:lang w:val="en-US"/>
        </w:rPr>
        <w:t>crit</w:t>
      </w:r>
      <w:proofErr w:type="spellEnd"/>
      <w:r w:rsidRPr="003E6A94">
        <w:rPr>
          <w:lang w:val="en-US"/>
        </w:rPr>
        <w:t>) {</w:t>
      </w:r>
    </w:p>
    <w:p w14:paraId="093676B9" w14:textId="77777777" w:rsidR="003E6A94" w:rsidRPr="003E6A94" w:rsidRDefault="00DD1A40" w:rsidP="003E6A94">
      <w:pPr>
        <w:pStyle w:val="SAGETextCodesection"/>
        <w:rPr>
          <w:lang w:val="en-US"/>
        </w:rPr>
      </w:pPr>
      <w:r w:rsidRPr="003E6A94">
        <w:rPr>
          <w:lang w:val="en-US"/>
        </w:rPr>
        <w:tab/>
      </w:r>
      <w:r w:rsidRPr="003E6A94">
        <w:rPr>
          <w:lang w:val="en-US"/>
        </w:rPr>
        <w:tab/>
        <w:t>…</w:t>
      </w:r>
    </w:p>
    <w:p w14:paraId="097545BE" w14:textId="77777777"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 xml:space="preserve"> = </w:t>
      </w:r>
      <w:r w:rsidRPr="003E6A94">
        <w:rPr>
          <w:b/>
          <w:color w:val="7F0055"/>
          <w:lang w:val="en-US"/>
        </w:rPr>
        <w:t xml:space="preserve">new </w:t>
      </w:r>
      <w:proofErr w:type="spellStart"/>
      <w:r w:rsidRPr="003E6A94">
        <w:rPr>
          <w:lang w:val="en-US"/>
        </w:rPr>
        <w:t>CAdxParamKeyValue</w:t>
      </w:r>
      <w:proofErr w:type="spellEnd"/>
      <w:r w:rsidRPr="003E6A94">
        <w:rPr>
          <w:lang w:val="en-US"/>
        </w:rPr>
        <w:t xml:space="preserve"> ();</w:t>
      </w:r>
    </w:p>
    <w:p w14:paraId="730135C7" w14:textId="77777777"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-&gt;</w:t>
      </w:r>
      <w:r w:rsidRPr="003E6A94">
        <w:rPr>
          <w:color w:val="0000C0"/>
          <w:lang w:val="en-US"/>
        </w:rPr>
        <w:t>key</w:t>
      </w:r>
      <w:r w:rsidRPr="003E6A94">
        <w:rPr>
          <w:lang w:val="en-US"/>
        </w:rPr>
        <w:t xml:space="preserve"> = </w:t>
      </w:r>
      <w:r w:rsidRPr="003E6A94">
        <w:rPr>
          <w:color w:val="0000C0"/>
          <w:lang w:val="en-US"/>
        </w:rPr>
        <w:t>"SOHNUM"</w:t>
      </w:r>
      <w:r w:rsidRPr="003E6A94">
        <w:rPr>
          <w:lang w:val="en-US"/>
        </w:rPr>
        <w:t>;</w:t>
      </w:r>
    </w:p>
    <w:p w14:paraId="1079167F" w14:textId="77777777"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-&gt;</w:t>
      </w:r>
      <w:r w:rsidRPr="003E6A94">
        <w:rPr>
          <w:color w:val="0000C0"/>
          <w:lang w:val="en-US"/>
        </w:rPr>
        <w:t>value</w:t>
      </w:r>
      <w:r w:rsidRPr="003E6A94">
        <w:rPr>
          <w:lang w:val="en-US"/>
        </w:rPr>
        <w:t xml:space="preserve"> = $</w:t>
      </w:r>
      <w:proofErr w:type="spellStart"/>
      <w:r w:rsidRPr="003E6A94">
        <w:rPr>
          <w:lang w:val="en-US"/>
        </w:rPr>
        <w:t>crit</w:t>
      </w:r>
      <w:proofErr w:type="spellEnd"/>
      <w:r w:rsidRPr="003E6A94">
        <w:rPr>
          <w:lang w:val="en-US"/>
        </w:rPr>
        <w:t>;</w:t>
      </w:r>
    </w:p>
    <w:p w14:paraId="1060BBB7" w14:textId="77777777" w:rsidR="003E6A94" w:rsidRPr="003E6A94" w:rsidRDefault="00DD1A40" w:rsidP="003E6A94">
      <w:pPr>
        <w:pStyle w:val="SAGETextCodesection"/>
        <w:rPr>
          <w:lang w:val="en-US"/>
        </w:rPr>
      </w:pPr>
      <w:r w:rsidRPr="003E6A94">
        <w:rPr>
          <w:lang w:val="en-US"/>
        </w:rPr>
        <w:tab/>
      </w:r>
      <w:r w:rsidRPr="003E6A94">
        <w:rPr>
          <w:lang w:val="en-US"/>
        </w:rPr>
        <w:tab/>
      </w:r>
    </w:p>
    <w:p w14:paraId="6A0E0A15" w14:textId="77777777" w:rsidR="003E6A94" w:rsidRPr="003E6A94" w:rsidRDefault="00DD1A40" w:rsidP="003E6A94">
      <w:pPr>
        <w:pStyle w:val="SAGETextCodesection"/>
        <w:rPr>
          <w:lang w:val="en-US"/>
        </w:rPr>
      </w:pPr>
      <w:r w:rsidRPr="003E6A94">
        <w:rPr>
          <w:lang w:val="en-US"/>
        </w:rPr>
        <w:tab/>
      </w:r>
      <w:r w:rsidRPr="003E6A94">
        <w:rPr>
          <w:lang w:val="en-US"/>
        </w:rPr>
        <w:tab/>
        <w:t>$this-&gt;</w:t>
      </w:r>
      <w:proofErr w:type="spellStart"/>
      <w:r w:rsidRPr="003E6A94">
        <w:rPr>
          <w:color w:val="0000C0"/>
          <w:lang w:val="en-US"/>
        </w:rPr>
        <w:t>CAdxResultXml</w:t>
      </w:r>
      <w:proofErr w:type="spellEnd"/>
      <w:r w:rsidRPr="003E6A94">
        <w:rPr>
          <w:lang w:val="en-US"/>
        </w:rPr>
        <w:t xml:space="preserve"> = $this-&gt;read (</w:t>
      </w:r>
      <w:proofErr w:type="gramStart"/>
      <w:r w:rsidRPr="003E6A94">
        <w:rPr>
          <w:lang w:val="en-US"/>
        </w:rPr>
        <w:t>Config::</w:t>
      </w:r>
      <w:proofErr w:type="gramEnd"/>
      <w:r w:rsidRPr="003E6A94">
        <w:rPr>
          <w:i/>
          <w:color w:val="0000C0"/>
          <w:lang w:val="en-US"/>
        </w:rPr>
        <w:t>$</w:t>
      </w:r>
      <w:proofErr w:type="spellStart"/>
      <w:r w:rsidRPr="003E6A94">
        <w:rPr>
          <w:i/>
          <w:color w:val="0000C0"/>
          <w:lang w:val="en-US"/>
        </w:rPr>
        <w:t>WS_ORDER</w:t>
      </w:r>
      <w:r w:rsidRPr="003E6A94">
        <w:rPr>
          <w:lang w:val="en-US"/>
        </w:rPr>
        <w:t>,</w:t>
      </w:r>
      <w:r w:rsidRPr="003E6A94">
        <w:rPr>
          <w:color w:val="7F0055"/>
          <w:lang w:val="en-US"/>
        </w:rPr>
        <w:t>Array</w:t>
      </w:r>
      <w:proofErr w:type="spellEnd"/>
      <w:r w:rsidRPr="003E6A94">
        <w:rPr>
          <w:lang w:val="en-US"/>
        </w:rPr>
        <w:t>($</w:t>
      </w:r>
      <w:proofErr w:type="spellStart"/>
      <w:r w:rsidRPr="003E6A94">
        <w:rPr>
          <w:lang w:val="en-US"/>
        </w:rPr>
        <w:t>cle</w:t>
      </w:r>
      <w:proofErr w:type="spellEnd"/>
      <w:r w:rsidRPr="003E6A94">
        <w:rPr>
          <w:lang w:val="en-US"/>
        </w:rPr>
        <w:t>));</w:t>
      </w:r>
    </w:p>
    <w:p w14:paraId="37A5C715" w14:textId="77777777" w:rsidR="003E6A94" w:rsidRPr="0097098D" w:rsidRDefault="00DD1A40" w:rsidP="003E6A94">
      <w:pPr>
        <w:pStyle w:val="SAGETextCodesection"/>
      </w:pPr>
      <w:r w:rsidRPr="003E6A94">
        <w:rPr>
          <w:lang w:val="en-US"/>
        </w:rPr>
        <w:tab/>
      </w:r>
      <w:r w:rsidRPr="003E6A94">
        <w:rPr>
          <w:lang w:val="en-US"/>
        </w:rPr>
        <w:tab/>
      </w:r>
      <w:r>
        <w:rPr>
          <w:b/>
          <w:color w:val="7F0055"/>
        </w:rPr>
        <w:t>…</w:t>
      </w:r>
    </w:p>
    <w:p w14:paraId="6DD34957" w14:textId="77777777" w:rsidR="003E6A94" w:rsidRDefault="00DD1A40" w:rsidP="003E6A94">
      <w:pPr>
        <w:pStyle w:val="SAGETextCodesection"/>
      </w:pPr>
      <w:r>
        <w:tab/>
        <w:t>}</w:t>
      </w:r>
    </w:p>
    <w:p w14:paraId="5DB19134" w14:textId="77777777" w:rsidR="003E6A94" w:rsidRDefault="003E6A94" w:rsidP="003E6A94">
      <w:pPr>
        <w:pStyle w:val="SAGETextCodesection"/>
      </w:pPr>
    </w:p>
    <w:p w14:paraId="001C68D0" w14:textId="77777777" w:rsidR="002A6E56" w:rsidRDefault="002A6E56" w:rsidP="003E6A94">
      <w:pPr>
        <w:pStyle w:val="SAGEBodyText"/>
        <w:rPr>
          <w:b/>
        </w:rPr>
      </w:pPr>
    </w:p>
    <w:p w14:paraId="5CED9CC6" w14:textId="77777777" w:rsidR="002A6E56" w:rsidRDefault="002A6E56" w:rsidP="003E6A94">
      <w:pPr>
        <w:pStyle w:val="SAGEBodyText"/>
        <w:rPr>
          <w:b/>
        </w:rPr>
      </w:pPr>
    </w:p>
    <w:p w14:paraId="22A42E07" w14:textId="77777777" w:rsidR="002A6E56" w:rsidRDefault="002A6E56" w:rsidP="003E6A94">
      <w:pPr>
        <w:pStyle w:val="SAGEBodyText"/>
        <w:rPr>
          <w:b/>
        </w:rPr>
      </w:pPr>
    </w:p>
    <w:p w14:paraId="0F867918" w14:textId="77777777" w:rsidR="002A6E56" w:rsidRDefault="002A6E56" w:rsidP="003E6A94">
      <w:pPr>
        <w:pStyle w:val="SAGEBodyText"/>
        <w:rPr>
          <w:b/>
        </w:rPr>
      </w:pPr>
    </w:p>
    <w:p w14:paraId="34E04A30" w14:textId="77777777" w:rsidR="003E6A94" w:rsidRDefault="00DD1A40" w:rsidP="003E6A94">
      <w:pPr>
        <w:pStyle w:val="SAGEBodyText"/>
        <w:rPr>
          <w:b/>
        </w:rPr>
      </w:pPr>
      <w:r>
        <w:rPr>
          <w:b/>
        </w:rPr>
        <w:lastRenderedPageBreak/>
        <w:t xml:space="preserve">Dans l'outil </w:t>
      </w:r>
      <w:r w:rsidR="0056344C">
        <w:rPr>
          <w:b/>
        </w:rPr>
        <w:t xml:space="preserve">d’application </w:t>
      </w:r>
      <w:r>
        <w:rPr>
          <w:b/>
        </w:rPr>
        <w:t>:</w:t>
      </w:r>
    </w:p>
    <w:p w14:paraId="1B8ADD52" w14:textId="77777777" w:rsidR="003E6A94" w:rsidRDefault="00DD1A40" w:rsidP="003E6A94">
      <w:pPr>
        <w:pStyle w:val="SAGEBodyText"/>
      </w:pPr>
      <w:r>
        <w:t>Vous devez appeler l'opération Read</w:t>
      </w:r>
      <w:r w:rsidR="0056344C">
        <w:t xml:space="preserve"> (Lecture)</w:t>
      </w:r>
      <w:r>
        <w:t xml:space="preserve"> avec la clé de la commande.</w:t>
      </w:r>
    </w:p>
    <w:p w14:paraId="39594A03" w14:textId="77777777" w:rsidR="003E6A94" w:rsidRDefault="003E6A94" w:rsidP="003E6A94">
      <w:pPr>
        <w:pStyle w:val="SAGEBodyText"/>
      </w:pPr>
    </w:p>
    <w:p w14:paraId="317929E9" w14:textId="77777777" w:rsidR="003E6A94" w:rsidRDefault="003E6A94" w:rsidP="003E6A94">
      <w:pPr>
        <w:pStyle w:val="SAGEBodyText"/>
      </w:pPr>
    </w:p>
    <w:p w14:paraId="10499ACD" w14:textId="77777777" w:rsidR="003E6A94" w:rsidRDefault="003E6A94" w:rsidP="003E6A94">
      <w:pPr>
        <w:pStyle w:val="SAGEBodyText"/>
      </w:pPr>
    </w:p>
    <w:p w14:paraId="72C46510" w14:textId="77777777" w:rsidR="003E6A94" w:rsidRDefault="00696B80" w:rsidP="003E6A94">
      <w:pPr>
        <w:pStyle w:val="SAGEBodyText"/>
      </w:pPr>
      <w:r>
        <w:rPr>
          <w:noProof/>
        </w:rPr>
        <w:drawing>
          <wp:anchor distT="0" distB="0" distL="114300" distR="114300" simplePos="0" relativeHeight="251659776" behindDoc="0" locked="0" layoutInCell="1" allowOverlap="1" wp14:anchorId="384D5391" wp14:editId="098BB8F9">
            <wp:simplePos x="0" y="0"/>
            <wp:positionH relativeFrom="column">
              <wp:posOffset>89535</wp:posOffset>
            </wp:positionH>
            <wp:positionV relativeFrom="paragraph">
              <wp:posOffset>-966470</wp:posOffset>
            </wp:positionV>
            <wp:extent cx="3776345" cy="4375785"/>
            <wp:effectExtent l="0" t="0" r="0" b="5715"/>
            <wp:wrapNone/>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6345" cy="437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618A9" w14:textId="77777777" w:rsidR="003E6A94" w:rsidRDefault="003E6A94" w:rsidP="003E6A94">
      <w:pPr>
        <w:pStyle w:val="SAGEBodyText"/>
      </w:pPr>
    </w:p>
    <w:p w14:paraId="2ECD035B" w14:textId="77777777" w:rsidR="003E6A94" w:rsidRDefault="003E6A94" w:rsidP="003E6A94">
      <w:pPr>
        <w:pStyle w:val="SAGEBodyText"/>
      </w:pPr>
    </w:p>
    <w:p w14:paraId="0A068C8F" w14:textId="77777777" w:rsidR="003E6A94" w:rsidRDefault="003E6A94" w:rsidP="003E6A94">
      <w:pPr>
        <w:pStyle w:val="SAGEBodyText"/>
      </w:pPr>
    </w:p>
    <w:p w14:paraId="384AFCE7" w14:textId="77777777" w:rsidR="003E6A94" w:rsidRDefault="003E6A94" w:rsidP="003E6A94">
      <w:pPr>
        <w:pStyle w:val="SAGEBodyText"/>
      </w:pPr>
    </w:p>
    <w:p w14:paraId="2FD4F12D" w14:textId="77777777" w:rsidR="003E6A94" w:rsidRDefault="003E6A94" w:rsidP="003E6A94">
      <w:pPr>
        <w:pStyle w:val="SAGEBodyText"/>
      </w:pPr>
    </w:p>
    <w:p w14:paraId="17351B39" w14:textId="77777777" w:rsidR="003E6A94" w:rsidRDefault="003E6A94" w:rsidP="003E6A94">
      <w:pPr>
        <w:pStyle w:val="SAGEBodyText"/>
      </w:pPr>
    </w:p>
    <w:p w14:paraId="6B62254F" w14:textId="77777777" w:rsidR="003E6A94" w:rsidRDefault="003E6A94" w:rsidP="003E6A94">
      <w:pPr>
        <w:pStyle w:val="Bullet1"/>
        <w:ind w:left="357" w:hanging="357"/>
      </w:pPr>
    </w:p>
    <w:p w14:paraId="2F3E2C1B" w14:textId="77777777" w:rsidR="003E6A94" w:rsidRDefault="003E6A94" w:rsidP="003E6A94">
      <w:pPr>
        <w:pStyle w:val="Bullet1"/>
        <w:ind w:left="357" w:hanging="357"/>
      </w:pPr>
    </w:p>
    <w:p w14:paraId="7F2ECA91" w14:textId="77777777" w:rsidR="003E6A94" w:rsidRDefault="003E6A94" w:rsidP="003E6A94">
      <w:pPr>
        <w:pStyle w:val="Bullet1"/>
        <w:ind w:left="357" w:hanging="357"/>
      </w:pPr>
    </w:p>
    <w:p w14:paraId="411E16CF" w14:textId="77777777" w:rsidR="003E6A94" w:rsidRDefault="003E6A94" w:rsidP="003E6A94">
      <w:pPr>
        <w:pStyle w:val="Bullet1"/>
        <w:ind w:left="357" w:hanging="357"/>
      </w:pPr>
    </w:p>
    <w:p w14:paraId="3A5DE009" w14:textId="77777777" w:rsidR="003E6A94" w:rsidRDefault="00696B80" w:rsidP="003E6A94">
      <w:pPr>
        <w:pStyle w:val="Bullet1"/>
        <w:ind w:left="357" w:hanging="357"/>
      </w:pPr>
      <w:r>
        <w:rPr>
          <w:noProof/>
        </w:rPr>
        <w:drawing>
          <wp:anchor distT="0" distB="0" distL="114300" distR="114300" simplePos="0" relativeHeight="251660800" behindDoc="0" locked="0" layoutInCell="1" allowOverlap="1" wp14:anchorId="5043CD05" wp14:editId="541D2B3B">
            <wp:simplePos x="0" y="0"/>
            <wp:positionH relativeFrom="column">
              <wp:posOffset>266065</wp:posOffset>
            </wp:positionH>
            <wp:positionV relativeFrom="paragraph">
              <wp:posOffset>116840</wp:posOffset>
            </wp:positionV>
            <wp:extent cx="4495165" cy="1003300"/>
            <wp:effectExtent l="0" t="0" r="635" b="6350"/>
            <wp:wrapNone/>
            <wp:docPr id="2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165" cy="100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89522" w14:textId="77777777" w:rsidR="003E6A94" w:rsidRDefault="003E6A94" w:rsidP="003E6A94">
      <w:pPr>
        <w:pStyle w:val="Bullet1"/>
        <w:ind w:left="357" w:hanging="357"/>
      </w:pPr>
    </w:p>
    <w:p w14:paraId="4D2E075A" w14:textId="77777777" w:rsidR="003E6A94" w:rsidRDefault="003E6A94" w:rsidP="003E6A94">
      <w:pPr>
        <w:pStyle w:val="Bullet1"/>
        <w:ind w:left="357" w:hanging="357"/>
      </w:pPr>
    </w:p>
    <w:p w14:paraId="79DCE4E7" w14:textId="77777777" w:rsidR="003E6A94" w:rsidRDefault="003E6A94" w:rsidP="003E6A94">
      <w:pPr>
        <w:pStyle w:val="SAGEBodyText"/>
      </w:pPr>
    </w:p>
    <w:p w14:paraId="2A4670A0" w14:textId="77777777" w:rsidR="003E6A94" w:rsidRDefault="003E6A94" w:rsidP="003E6A94">
      <w:pPr>
        <w:pStyle w:val="SAGEBodyText"/>
      </w:pPr>
    </w:p>
    <w:p w14:paraId="6B5B6398" w14:textId="77777777" w:rsidR="003E6A94" w:rsidRDefault="00DD1A40" w:rsidP="003E6A94">
      <w:pPr>
        <w:pStyle w:val="SAGEBodyText"/>
      </w:pPr>
      <w:r>
        <w:t xml:space="preserve">Après avoir sélectionné </w:t>
      </w:r>
      <w:proofErr w:type="spellStart"/>
      <w:r>
        <w:rPr>
          <w:b/>
        </w:rPr>
        <w:t>Invoke</w:t>
      </w:r>
      <w:proofErr w:type="spellEnd"/>
      <w:r>
        <w:t>.</w:t>
      </w:r>
    </w:p>
    <w:p w14:paraId="2C08A446" w14:textId="77777777" w:rsidR="003E6A94" w:rsidRDefault="00696B80" w:rsidP="003E6A94">
      <w:pPr>
        <w:pStyle w:val="Bullet1"/>
        <w:ind w:left="357" w:hanging="357"/>
      </w:pPr>
      <w:r>
        <w:rPr>
          <w:noProof/>
        </w:rPr>
        <w:drawing>
          <wp:anchor distT="0" distB="0" distL="114300" distR="114300" simplePos="0" relativeHeight="251661824" behindDoc="0" locked="0" layoutInCell="1" allowOverlap="1" wp14:anchorId="7E105E48" wp14:editId="54FDE6EB">
            <wp:simplePos x="0" y="0"/>
            <wp:positionH relativeFrom="column">
              <wp:posOffset>250190</wp:posOffset>
            </wp:positionH>
            <wp:positionV relativeFrom="paragraph">
              <wp:posOffset>101600</wp:posOffset>
            </wp:positionV>
            <wp:extent cx="3200400" cy="1933575"/>
            <wp:effectExtent l="0" t="0" r="0" b="9525"/>
            <wp:wrapNone/>
            <wp:docPr id="2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2D430" w14:textId="77777777" w:rsidR="003E6A94" w:rsidRDefault="003E6A94" w:rsidP="003E6A94">
      <w:pPr>
        <w:pStyle w:val="Bullet1"/>
        <w:ind w:left="357" w:hanging="357"/>
      </w:pPr>
    </w:p>
    <w:p w14:paraId="35E32F92" w14:textId="77777777" w:rsidR="003E6A94" w:rsidRDefault="003E6A94" w:rsidP="003E6A94">
      <w:pPr>
        <w:pStyle w:val="Bullet1"/>
        <w:ind w:left="357" w:hanging="357"/>
      </w:pPr>
    </w:p>
    <w:p w14:paraId="67A4D0B9" w14:textId="77777777" w:rsidR="003E6A94" w:rsidRDefault="003E6A94" w:rsidP="003E6A94">
      <w:pPr>
        <w:pStyle w:val="Bullet1"/>
        <w:ind w:left="357" w:hanging="357"/>
      </w:pPr>
    </w:p>
    <w:p w14:paraId="38E83D7F" w14:textId="77777777" w:rsidR="003E6A94" w:rsidRDefault="003E6A94" w:rsidP="003E6A94">
      <w:pPr>
        <w:pStyle w:val="Bullet1"/>
        <w:ind w:left="357" w:hanging="357"/>
      </w:pPr>
    </w:p>
    <w:p w14:paraId="408C0761" w14:textId="77777777" w:rsidR="003E6A94" w:rsidRDefault="003E6A94" w:rsidP="003E6A94">
      <w:pPr>
        <w:pStyle w:val="Bullet1"/>
        <w:ind w:left="357" w:hanging="357"/>
      </w:pPr>
    </w:p>
    <w:p w14:paraId="5703F0B3" w14:textId="77777777" w:rsidR="003E6A94" w:rsidRDefault="003E6A94" w:rsidP="003E6A94">
      <w:pPr>
        <w:pStyle w:val="Bullet1"/>
        <w:ind w:left="357" w:hanging="357"/>
      </w:pPr>
    </w:p>
    <w:p w14:paraId="4D35E269" w14:textId="77777777" w:rsidR="003E6A94" w:rsidRDefault="003E6A94" w:rsidP="003E6A94">
      <w:pPr>
        <w:pStyle w:val="Bullet1"/>
        <w:ind w:left="357" w:hanging="357"/>
      </w:pPr>
    </w:p>
    <w:p w14:paraId="273BB8C1" w14:textId="77777777" w:rsidR="003E6A94" w:rsidRDefault="003E6A94" w:rsidP="003E6A94">
      <w:pPr>
        <w:pStyle w:val="Bullet1"/>
        <w:ind w:left="357" w:hanging="357"/>
      </w:pPr>
    </w:p>
    <w:p w14:paraId="392B7917" w14:textId="77777777" w:rsidR="003E6A94" w:rsidRDefault="003E6A94" w:rsidP="003E6A94">
      <w:pPr>
        <w:pStyle w:val="Bullet1"/>
        <w:ind w:left="357" w:hanging="357"/>
      </w:pPr>
    </w:p>
    <w:p w14:paraId="53D12AF1" w14:textId="77777777" w:rsidR="003E6A94" w:rsidRDefault="003E6A94" w:rsidP="003E6A94">
      <w:pPr>
        <w:pStyle w:val="Bullet1"/>
        <w:ind w:left="357" w:hanging="357"/>
      </w:pPr>
    </w:p>
    <w:p w14:paraId="1A693340" w14:textId="77777777" w:rsidR="003E6A94" w:rsidRPr="003D68B7" w:rsidRDefault="00DD1A40">
      <w:pPr>
        <w:pStyle w:val="SAGEHeading3"/>
        <w:pPrChange w:id="655" w:author="Auteur">
          <w:pPr/>
        </w:pPrChange>
      </w:pPr>
      <w:bookmarkStart w:id="656" w:name="_Toc453676525"/>
      <w:bookmarkStart w:id="657" w:name="_Toc453745006"/>
      <w:bookmarkStart w:id="658" w:name="_Toc33535417"/>
      <w:r>
        <w:lastRenderedPageBreak/>
        <w:t>Créer une commande en étant connecté</w:t>
      </w:r>
      <w:bookmarkEnd w:id="656"/>
      <w:bookmarkEnd w:id="657"/>
      <w:bookmarkEnd w:id="658"/>
    </w:p>
    <w:p w14:paraId="50DFCD9B" w14:textId="77777777" w:rsidR="003E6A94" w:rsidRDefault="00DD1A40" w:rsidP="003E6A94">
      <w:pPr>
        <w:pStyle w:val="SAGEBodyText"/>
      </w:pPr>
      <w:r>
        <w:rPr>
          <w:b/>
        </w:rPr>
        <w:t xml:space="preserve">Avec l'outil </w:t>
      </w:r>
      <w:r w:rsidR="000C57CE">
        <w:rPr>
          <w:b/>
        </w:rPr>
        <w:t xml:space="preserve">d’application </w:t>
      </w:r>
      <w:r>
        <w:t>:</w:t>
      </w:r>
    </w:p>
    <w:p w14:paraId="34DF855B" w14:textId="77777777" w:rsidR="003E6A94" w:rsidRDefault="00DD1A40" w:rsidP="003E6A94">
      <w:pPr>
        <w:pStyle w:val="SAGEBodyText"/>
      </w:pPr>
      <w:r>
        <w:t>Au début, vous pouvez copier le résulta</w:t>
      </w:r>
      <w:r w:rsidR="00B13A64">
        <w:t>t des données JSON à partir du R</w:t>
      </w:r>
      <w:r>
        <w:t>ead :</w:t>
      </w:r>
    </w:p>
    <w:p w14:paraId="7E0BC9EC" w14:textId="77777777" w:rsidR="003E6A94" w:rsidRDefault="003E6A94" w:rsidP="003E6A94">
      <w:pPr>
        <w:pStyle w:val="SAGETextCodesection"/>
      </w:pPr>
    </w:p>
    <w:p w14:paraId="254E6915" w14:textId="77777777" w:rsidR="003E6A94" w:rsidRPr="003E6A94" w:rsidRDefault="00DD1A40" w:rsidP="003E6A94">
      <w:pPr>
        <w:pStyle w:val="SAGETextCodesection"/>
        <w:rPr>
          <w:lang w:val="en-US"/>
        </w:rPr>
      </w:pPr>
      <w:r w:rsidRPr="003E6A94">
        <w:rPr>
          <w:lang w:val="en-US"/>
        </w:rPr>
        <w:t>{</w:t>
      </w:r>
    </w:p>
    <w:p w14:paraId="4C221854" w14:textId="77777777" w:rsidR="003E6A94" w:rsidRPr="003E6A94" w:rsidRDefault="00DD1A40" w:rsidP="003E6A94">
      <w:pPr>
        <w:pStyle w:val="SAGETextCodesection"/>
        <w:rPr>
          <w:lang w:val="en-US"/>
        </w:rPr>
      </w:pPr>
      <w:r w:rsidRPr="003E6A94">
        <w:rPr>
          <w:lang w:val="en-US"/>
        </w:rPr>
        <w:t xml:space="preserve"> "SOH0_1": {</w:t>
      </w:r>
    </w:p>
    <w:p w14:paraId="530C3637" w14:textId="77777777" w:rsidR="003E6A94" w:rsidRPr="003E6A94" w:rsidRDefault="00DD1A40" w:rsidP="003E6A94">
      <w:pPr>
        <w:pStyle w:val="SAGETextCodesection"/>
        <w:rPr>
          <w:lang w:val="en-US"/>
        </w:rPr>
      </w:pPr>
      <w:r w:rsidRPr="003E6A94">
        <w:rPr>
          <w:lang w:val="en-US"/>
        </w:rPr>
        <w:t xml:space="preserve">  "SALFCY": "FR011",</w:t>
      </w:r>
    </w:p>
    <w:p w14:paraId="1688C4CF" w14:textId="77777777" w:rsidR="003E6A94" w:rsidRPr="003E6A94" w:rsidRDefault="00DD1A40" w:rsidP="003E6A94">
      <w:pPr>
        <w:pStyle w:val="SAGETextCodesection"/>
        <w:rPr>
          <w:lang w:val="en-US"/>
        </w:rPr>
      </w:pPr>
      <w:r w:rsidRPr="003E6A94">
        <w:rPr>
          <w:lang w:val="en-US"/>
        </w:rPr>
        <w:t xml:space="preserve">  "ZSALFCY": "</w:t>
      </w:r>
      <w:proofErr w:type="spellStart"/>
      <w:r w:rsidRPr="003E6A94">
        <w:rPr>
          <w:lang w:val="en-US"/>
        </w:rPr>
        <w:t>Comptech</w:t>
      </w:r>
      <w:proofErr w:type="spellEnd"/>
      <w:r w:rsidRPr="003E6A94">
        <w:rPr>
          <w:lang w:val="en-US"/>
        </w:rPr>
        <w:t xml:space="preserve"> SA",</w:t>
      </w:r>
    </w:p>
    <w:p w14:paraId="17F2F119" w14:textId="77777777" w:rsidR="003E6A94" w:rsidRPr="003E6A94" w:rsidRDefault="00DD1A40" w:rsidP="003E6A94">
      <w:pPr>
        <w:pStyle w:val="SAGETextCodesection"/>
        <w:rPr>
          <w:lang w:val="en-US"/>
        </w:rPr>
      </w:pPr>
      <w:r w:rsidRPr="003E6A94">
        <w:rPr>
          <w:lang w:val="en-US"/>
        </w:rPr>
        <w:t xml:space="preserve">  "SOHTYP": "WEB",</w:t>
      </w:r>
    </w:p>
    <w:p w14:paraId="5E1812E3" w14:textId="77777777" w:rsidR="003E6A94" w:rsidRPr="003E6A94" w:rsidRDefault="00DD1A40" w:rsidP="003E6A94">
      <w:pPr>
        <w:pStyle w:val="SAGETextCodesection"/>
        <w:rPr>
          <w:lang w:val="en-US"/>
        </w:rPr>
      </w:pPr>
      <w:r w:rsidRPr="003E6A94">
        <w:rPr>
          <w:lang w:val="en-US"/>
        </w:rPr>
        <w:t xml:space="preserve">  "ZSOHTYP": "WEB",</w:t>
      </w:r>
    </w:p>
    <w:p w14:paraId="5C998141" w14:textId="77777777" w:rsidR="003E6A94" w:rsidRPr="003E6A94" w:rsidRDefault="00DD1A40" w:rsidP="003E6A94">
      <w:pPr>
        <w:pStyle w:val="SAGETextCodesection"/>
        <w:rPr>
          <w:lang w:val="en-US"/>
        </w:rPr>
      </w:pPr>
      <w:r w:rsidRPr="003E6A94">
        <w:rPr>
          <w:lang w:val="en-US"/>
        </w:rPr>
        <w:t xml:space="preserve">  "SOHNUM": " SOWFR0110009 ",</w:t>
      </w:r>
    </w:p>
    <w:p w14:paraId="08007EF2" w14:textId="77777777" w:rsidR="003E6A94" w:rsidRPr="006F10FB" w:rsidRDefault="00DD1A40" w:rsidP="003E6A94">
      <w:pPr>
        <w:pStyle w:val="SAGETextCodesection"/>
      </w:pPr>
      <w:r w:rsidRPr="003E6A94">
        <w:rPr>
          <w:lang w:val="en-US"/>
        </w:rPr>
        <w:t xml:space="preserve">  </w:t>
      </w:r>
      <w:r w:rsidRPr="006F10FB">
        <w:t>"REVNUM</w:t>
      </w:r>
      <w:proofErr w:type="gramStart"/>
      <w:r w:rsidRPr="006F10FB">
        <w:t>":</w:t>
      </w:r>
      <w:proofErr w:type="gramEnd"/>
      <w:r w:rsidRPr="006F10FB">
        <w:t xml:space="preserve"> "0",</w:t>
      </w:r>
    </w:p>
    <w:p w14:paraId="1612C5B6" w14:textId="77777777" w:rsidR="003E6A94" w:rsidRPr="00C2008C" w:rsidRDefault="00DD1A40" w:rsidP="003E6A94">
      <w:pPr>
        <w:pStyle w:val="SAGETextCodesection"/>
      </w:pPr>
      <w:r w:rsidRPr="006F10FB">
        <w:t xml:space="preserve">  </w:t>
      </w:r>
      <w:r>
        <w:t>"CUSORDREF</w:t>
      </w:r>
      <w:proofErr w:type="gramStart"/>
      <w:r>
        <w:t>":</w:t>
      </w:r>
      <w:proofErr w:type="gramEnd"/>
      <w:r>
        <w:t xml:space="preserve"> "",</w:t>
      </w:r>
    </w:p>
    <w:p w14:paraId="693788A5" w14:textId="77777777" w:rsidR="003E6A94" w:rsidRPr="00C2008C" w:rsidRDefault="00DD1A40" w:rsidP="003E6A94">
      <w:pPr>
        <w:pStyle w:val="SAGETextCodesection"/>
      </w:pPr>
      <w:r>
        <w:t xml:space="preserve">  "ORDDAT</w:t>
      </w:r>
      <w:proofErr w:type="gramStart"/>
      <w:r>
        <w:t>":</w:t>
      </w:r>
      <w:proofErr w:type="gramEnd"/>
      <w:r>
        <w:t xml:space="preserve"> "20160406",</w:t>
      </w:r>
    </w:p>
    <w:p w14:paraId="1281FE42" w14:textId="77777777" w:rsidR="003E6A94" w:rsidRPr="00C2008C" w:rsidRDefault="00DD1A40" w:rsidP="003E6A94">
      <w:pPr>
        <w:pStyle w:val="SAGETextCodesection"/>
      </w:pPr>
      <w:r>
        <w:t xml:space="preserve">  "CUR</w:t>
      </w:r>
      <w:proofErr w:type="gramStart"/>
      <w:r>
        <w:t>":</w:t>
      </w:r>
      <w:proofErr w:type="gramEnd"/>
      <w:r>
        <w:t xml:space="preserve"> "EUR",</w:t>
      </w:r>
    </w:p>
    <w:p w14:paraId="2003D510" w14:textId="77777777" w:rsidR="003E6A94" w:rsidRPr="009E72FF" w:rsidRDefault="00DD1A40" w:rsidP="003E6A94">
      <w:pPr>
        <w:pStyle w:val="SAGETextCodesection"/>
      </w:pPr>
      <w:r>
        <w:t>…</w:t>
      </w:r>
    </w:p>
    <w:p w14:paraId="4E118B4C" w14:textId="77777777" w:rsidR="003E6A94" w:rsidRPr="009E72FF" w:rsidRDefault="003E6A94" w:rsidP="003E6A94"/>
    <w:p w14:paraId="1219BD33" w14:textId="77777777" w:rsidR="003E6A94" w:rsidRPr="008C6BB5" w:rsidRDefault="00DD1A40" w:rsidP="003E6A94">
      <w:pPr>
        <w:pStyle w:val="SAGEBodyText"/>
      </w:pPr>
      <w:r>
        <w:t>Remplacez la ligne : "SOHNUM</w:t>
      </w:r>
      <w:proofErr w:type="gramStart"/>
      <w:r>
        <w:t>":</w:t>
      </w:r>
      <w:proofErr w:type="gramEnd"/>
      <w:r>
        <w:t xml:space="preserve"> " SOWFR0110009 ", par "SOHNUM": " ",</w:t>
      </w:r>
    </w:p>
    <w:p w14:paraId="007C1829" w14:textId="77777777" w:rsidR="003E6A94" w:rsidRDefault="00E92C29" w:rsidP="003E6A94">
      <w:pPr>
        <w:pStyle w:val="SAGEBodyText"/>
      </w:pPr>
      <w:r>
        <w:t>Dans l'outil</w:t>
      </w:r>
      <w:r w:rsidR="00DD1A40">
        <w:t xml:space="preserve">, saisissez ces données dans le champ </w:t>
      </w:r>
      <w:r w:rsidR="00DD1A40">
        <w:rPr>
          <w:b/>
        </w:rPr>
        <w:t>Object Xml</w:t>
      </w:r>
      <w:r w:rsidR="00DD1A40">
        <w:t>.</w:t>
      </w:r>
    </w:p>
    <w:p w14:paraId="33B78D13" w14:textId="77777777" w:rsidR="003E6A94" w:rsidRDefault="002A6E56" w:rsidP="003E6A94">
      <w:pPr>
        <w:pStyle w:val="SAGEBodyText"/>
      </w:pPr>
      <w:r>
        <w:rPr>
          <w:noProof/>
        </w:rPr>
        <w:drawing>
          <wp:anchor distT="0" distB="0" distL="114300" distR="114300" simplePos="0" relativeHeight="251662848" behindDoc="0" locked="0" layoutInCell="1" allowOverlap="1" wp14:anchorId="2B909B77" wp14:editId="65A8F2C1">
            <wp:simplePos x="0" y="0"/>
            <wp:positionH relativeFrom="column">
              <wp:posOffset>-10795</wp:posOffset>
            </wp:positionH>
            <wp:positionV relativeFrom="paragraph">
              <wp:posOffset>118634</wp:posOffset>
            </wp:positionV>
            <wp:extent cx="3773635" cy="4244340"/>
            <wp:effectExtent l="19050" t="19050" r="17780" b="22860"/>
            <wp:wrapNone/>
            <wp:docPr id="21"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3635" cy="4244340"/>
                    </a:xfrm>
                    <a:prstGeom prst="rect">
                      <a:avLst/>
                    </a:prstGeom>
                    <a:noFill/>
                    <a:ln w="9525">
                      <a:solidFill>
                        <a:srgbClr val="BFBFBF"/>
                      </a:solidFill>
                      <a:miter lim="800000"/>
                      <a:headEnd/>
                      <a:tailEnd/>
                    </a:ln>
                  </pic:spPr>
                </pic:pic>
              </a:graphicData>
            </a:graphic>
            <wp14:sizeRelH relativeFrom="page">
              <wp14:pctWidth>0</wp14:pctWidth>
            </wp14:sizeRelH>
            <wp14:sizeRelV relativeFrom="margin">
              <wp14:pctHeight>0</wp14:pctHeight>
            </wp14:sizeRelV>
          </wp:anchor>
        </w:drawing>
      </w:r>
    </w:p>
    <w:p w14:paraId="23ABE3E1" w14:textId="77777777" w:rsidR="003E6A94" w:rsidRDefault="003E6A94" w:rsidP="003E6A94">
      <w:pPr>
        <w:pStyle w:val="SAGEBodyText"/>
      </w:pPr>
    </w:p>
    <w:p w14:paraId="1451E2C7" w14:textId="77777777" w:rsidR="003E6A94" w:rsidRDefault="003E6A94" w:rsidP="003E6A94">
      <w:pPr>
        <w:pStyle w:val="Bullet1"/>
        <w:ind w:left="357" w:hanging="357"/>
      </w:pPr>
    </w:p>
    <w:p w14:paraId="2475B8AF" w14:textId="77777777" w:rsidR="003E6A94" w:rsidRDefault="003E6A94" w:rsidP="003E6A94">
      <w:pPr>
        <w:pStyle w:val="Bullet1"/>
        <w:ind w:left="357" w:hanging="357"/>
      </w:pPr>
    </w:p>
    <w:p w14:paraId="533ADF3D" w14:textId="77777777" w:rsidR="003E6A94" w:rsidRDefault="003E6A94" w:rsidP="003E6A94">
      <w:pPr>
        <w:pStyle w:val="Bullet1"/>
        <w:ind w:left="357" w:hanging="357"/>
      </w:pPr>
    </w:p>
    <w:p w14:paraId="1492F833" w14:textId="77777777" w:rsidR="003E6A94" w:rsidRDefault="003E6A94" w:rsidP="003E6A94">
      <w:pPr>
        <w:pStyle w:val="Bullet1"/>
        <w:ind w:left="357" w:hanging="357"/>
      </w:pPr>
    </w:p>
    <w:p w14:paraId="65486DD4" w14:textId="77777777" w:rsidR="003E6A94" w:rsidRDefault="003E6A94" w:rsidP="003E6A94">
      <w:pPr>
        <w:pStyle w:val="Bullet1"/>
        <w:ind w:left="357" w:hanging="357"/>
      </w:pPr>
    </w:p>
    <w:p w14:paraId="26AA4BCA" w14:textId="77777777" w:rsidR="003E6A94" w:rsidRDefault="003E6A94" w:rsidP="003E6A94">
      <w:pPr>
        <w:pStyle w:val="Bullet1"/>
        <w:ind w:left="357" w:hanging="357"/>
      </w:pPr>
    </w:p>
    <w:p w14:paraId="6E2A3BD4" w14:textId="77777777" w:rsidR="003E6A94" w:rsidRDefault="003E6A94" w:rsidP="003E6A94">
      <w:pPr>
        <w:pStyle w:val="Bullet1"/>
        <w:ind w:left="357" w:hanging="357"/>
      </w:pPr>
    </w:p>
    <w:p w14:paraId="65461DBD" w14:textId="77777777" w:rsidR="003E6A94" w:rsidRDefault="003E6A94" w:rsidP="003E6A94">
      <w:pPr>
        <w:pStyle w:val="Bullet1"/>
        <w:ind w:left="357" w:hanging="357"/>
      </w:pPr>
    </w:p>
    <w:p w14:paraId="4DEFC0E3" w14:textId="77777777" w:rsidR="003E6A94" w:rsidRDefault="003E6A94" w:rsidP="003E6A94">
      <w:pPr>
        <w:pStyle w:val="Bullet1"/>
        <w:ind w:left="357" w:hanging="357"/>
      </w:pPr>
    </w:p>
    <w:p w14:paraId="01C7AD85" w14:textId="77777777" w:rsidR="003E6A94" w:rsidRDefault="003E6A94" w:rsidP="003E6A94">
      <w:pPr>
        <w:pStyle w:val="Bullet1"/>
        <w:ind w:left="357" w:hanging="357"/>
      </w:pPr>
    </w:p>
    <w:p w14:paraId="64586DC1" w14:textId="77777777" w:rsidR="003E6A94" w:rsidRDefault="003E6A94" w:rsidP="003E6A94">
      <w:pPr>
        <w:pStyle w:val="Bullet1"/>
        <w:ind w:left="357" w:hanging="357"/>
      </w:pPr>
    </w:p>
    <w:p w14:paraId="2F7765ED" w14:textId="77777777" w:rsidR="003E6A94" w:rsidRDefault="003E6A94" w:rsidP="003E6A94">
      <w:pPr>
        <w:pStyle w:val="Bullet1"/>
        <w:ind w:left="357" w:hanging="357"/>
      </w:pPr>
    </w:p>
    <w:p w14:paraId="128DF34B" w14:textId="77777777" w:rsidR="003E6A94" w:rsidRDefault="003E6A94" w:rsidP="003E6A94">
      <w:pPr>
        <w:pStyle w:val="Bullet1"/>
        <w:ind w:left="357" w:hanging="357"/>
      </w:pPr>
    </w:p>
    <w:p w14:paraId="6ABB2E94" w14:textId="77777777" w:rsidR="003E6A94" w:rsidRDefault="003E6A94" w:rsidP="003E6A94">
      <w:pPr>
        <w:pStyle w:val="Bullet1"/>
        <w:ind w:left="357" w:hanging="357"/>
      </w:pPr>
    </w:p>
    <w:p w14:paraId="29F6D5A9" w14:textId="77777777" w:rsidR="003E6A94" w:rsidRDefault="003E6A94" w:rsidP="003E6A94">
      <w:pPr>
        <w:pStyle w:val="Bullet1"/>
        <w:ind w:left="357" w:hanging="357"/>
      </w:pPr>
    </w:p>
    <w:p w14:paraId="7D6F6B77" w14:textId="77777777" w:rsidR="003E6A94" w:rsidRDefault="003E6A94" w:rsidP="003E6A94">
      <w:pPr>
        <w:pStyle w:val="Bullet1"/>
        <w:ind w:left="357" w:hanging="357"/>
      </w:pPr>
    </w:p>
    <w:p w14:paraId="367AA17A" w14:textId="77777777" w:rsidR="003E6A94" w:rsidRDefault="003E6A94" w:rsidP="003E6A94">
      <w:pPr>
        <w:pStyle w:val="Bullet1"/>
        <w:ind w:left="357" w:hanging="357"/>
      </w:pPr>
    </w:p>
    <w:p w14:paraId="199198DE" w14:textId="77777777" w:rsidR="003E6A94" w:rsidRDefault="003E6A94" w:rsidP="003E6A94">
      <w:pPr>
        <w:pStyle w:val="Bullet1"/>
        <w:ind w:left="357" w:hanging="357"/>
      </w:pPr>
    </w:p>
    <w:p w14:paraId="01A2446F" w14:textId="77777777" w:rsidR="003E6A94" w:rsidRPr="00700E3C" w:rsidRDefault="00DD1A40" w:rsidP="003E6A94">
      <w:pPr>
        <w:pStyle w:val="Bullet1"/>
        <w:ind w:left="357" w:hanging="357"/>
        <w:rPr>
          <w:b/>
        </w:rPr>
      </w:pPr>
      <w:proofErr w:type="spellStart"/>
      <w:r>
        <w:rPr>
          <w:b/>
        </w:rPr>
        <w:lastRenderedPageBreak/>
        <w:t>Invoke</w:t>
      </w:r>
      <w:proofErr w:type="spellEnd"/>
    </w:p>
    <w:p w14:paraId="49280A40" w14:textId="77777777" w:rsidR="003E6A94" w:rsidRDefault="003E6A94" w:rsidP="003E6A94">
      <w:pPr>
        <w:pStyle w:val="Bullet1"/>
        <w:ind w:left="357" w:hanging="357"/>
      </w:pPr>
    </w:p>
    <w:p w14:paraId="201E0E5F" w14:textId="77777777" w:rsidR="003E6A94" w:rsidRDefault="00696B80" w:rsidP="003E6A94">
      <w:pPr>
        <w:pStyle w:val="Bullet1"/>
        <w:ind w:left="357" w:hanging="357"/>
      </w:pPr>
      <w:r>
        <w:rPr>
          <w:noProof/>
        </w:rPr>
        <w:drawing>
          <wp:anchor distT="0" distB="0" distL="114300" distR="114300" simplePos="0" relativeHeight="251663872" behindDoc="0" locked="0" layoutInCell="1" allowOverlap="1" wp14:anchorId="1D75BDBE" wp14:editId="48FCDD84">
            <wp:simplePos x="0" y="0"/>
            <wp:positionH relativeFrom="column">
              <wp:posOffset>-43815</wp:posOffset>
            </wp:positionH>
            <wp:positionV relativeFrom="paragraph">
              <wp:posOffset>51435</wp:posOffset>
            </wp:positionV>
            <wp:extent cx="3552825" cy="1533525"/>
            <wp:effectExtent l="19050" t="19050" r="28575" b="28575"/>
            <wp:wrapNone/>
            <wp:docPr id="20"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52825" cy="1533525"/>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14:paraId="3C1A1EA4" w14:textId="77777777" w:rsidR="003E6A94" w:rsidRDefault="003E6A94" w:rsidP="003E6A94">
      <w:pPr>
        <w:pStyle w:val="Bullet1"/>
        <w:ind w:left="357" w:hanging="357"/>
      </w:pPr>
    </w:p>
    <w:p w14:paraId="51164208" w14:textId="77777777" w:rsidR="003E6A94" w:rsidRDefault="003E6A94" w:rsidP="003E6A94">
      <w:pPr>
        <w:pStyle w:val="Bullet1"/>
        <w:ind w:left="357" w:hanging="357"/>
      </w:pPr>
    </w:p>
    <w:p w14:paraId="5DF01F8C" w14:textId="77777777" w:rsidR="003E6A94" w:rsidRDefault="003E6A94" w:rsidP="003E6A94">
      <w:pPr>
        <w:pStyle w:val="Bullet1"/>
        <w:ind w:left="357" w:hanging="357"/>
      </w:pPr>
    </w:p>
    <w:p w14:paraId="5FF71440" w14:textId="77777777" w:rsidR="003E6A94" w:rsidRDefault="003E6A94" w:rsidP="003E6A94">
      <w:pPr>
        <w:pStyle w:val="Bullet1"/>
        <w:ind w:left="357" w:hanging="357"/>
      </w:pPr>
    </w:p>
    <w:p w14:paraId="24D0C5A6" w14:textId="77777777" w:rsidR="003E6A94" w:rsidRDefault="003E6A94" w:rsidP="003E6A94">
      <w:pPr>
        <w:pStyle w:val="Bullet1"/>
        <w:ind w:left="357" w:hanging="357"/>
      </w:pPr>
    </w:p>
    <w:p w14:paraId="783B4871" w14:textId="77777777" w:rsidR="003E6A94" w:rsidRDefault="003E6A94" w:rsidP="003E6A94">
      <w:pPr>
        <w:pStyle w:val="Bullet1"/>
        <w:ind w:left="357" w:hanging="357"/>
      </w:pPr>
    </w:p>
    <w:p w14:paraId="155720C6" w14:textId="77777777" w:rsidR="003E6A94" w:rsidRDefault="003E6A94" w:rsidP="003E6A94">
      <w:pPr>
        <w:pStyle w:val="Bullet1"/>
        <w:ind w:left="357" w:hanging="357"/>
      </w:pPr>
    </w:p>
    <w:p w14:paraId="4A90FA03" w14:textId="77777777" w:rsidR="003E6A94" w:rsidRDefault="003E6A94" w:rsidP="003E6A94">
      <w:pPr>
        <w:pStyle w:val="Bullet1"/>
        <w:ind w:left="357" w:hanging="357"/>
      </w:pPr>
    </w:p>
    <w:p w14:paraId="36D413C4" w14:textId="77777777" w:rsidR="003E6A94" w:rsidRPr="009E72FF" w:rsidRDefault="00DD1A40" w:rsidP="003E6A94">
      <w:pPr>
        <w:pStyle w:val="Bullet1"/>
        <w:ind w:left="357" w:hanging="357"/>
      </w:pPr>
      <w:r>
        <w:t xml:space="preserve">Le code pour la commande créée se trouve dans le résultat JSON : </w:t>
      </w:r>
    </w:p>
    <w:p w14:paraId="01071568" w14:textId="77777777" w:rsidR="003E6A94" w:rsidRDefault="00DD1A40" w:rsidP="003E6A94">
      <w:pPr>
        <w:pStyle w:val="Bullet1"/>
        <w:ind w:left="357" w:hanging="357"/>
      </w:pPr>
      <w:r>
        <w:t xml:space="preserve">Le statut a la valeur 1. </w:t>
      </w:r>
    </w:p>
    <w:p w14:paraId="07CCEA09" w14:textId="77777777" w:rsidR="003E6A94" w:rsidRDefault="00696B80" w:rsidP="003E6A94">
      <w:pPr>
        <w:pStyle w:val="Bullet1"/>
        <w:ind w:left="357" w:hanging="357"/>
      </w:pPr>
      <w:r>
        <w:rPr>
          <w:noProof/>
        </w:rPr>
        <w:drawing>
          <wp:anchor distT="0" distB="0" distL="114300" distR="114300" simplePos="0" relativeHeight="251664896" behindDoc="0" locked="0" layoutInCell="1" allowOverlap="1" wp14:anchorId="27CAF356" wp14:editId="2FE5F0AD">
            <wp:simplePos x="0" y="0"/>
            <wp:positionH relativeFrom="column">
              <wp:posOffset>-43815</wp:posOffset>
            </wp:positionH>
            <wp:positionV relativeFrom="paragraph">
              <wp:posOffset>108585</wp:posOffset>
            </wp:positionV>
            <wp:extent cx="1581150" cy="476250"/>
            <wp:effectExtent l="19050" t="19050" r="19050" b="19050"/>
            <wp:wrapNone/>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1150" cy="476250"/>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14:paraId="5B3B1809" w14:textId="77777777" w:rsidR="003E6A94" w:rsidRDefault="003E6A94" w:rsidP="003E6A94">
      <w:pPr>
        <w:pStyle w:val="Bullet1"/>
        <w:ind w:left="357" w:hanging="357"/>
      </w:pPr>
    </w:p>
    <w:p w14:paraId="05160287" w14:textId="77777777" w:rsidR="003E6A94" w:rsidRDefault="003E6A94" w:rsidP="003E6A94">
      <w:pPr>
        <w:pStyle w:val="Bullet1"/>
        <w:ind w:left="357" w:hanging="357"/>
      </w:pPr>
    </w:p>
    <w:p w14:paraId="386BAA65" w14:textId="77777777" w:rsidR="003E6A94" w:rsidRDefault="003E6A94" w:rsidP="003E6A94">
      <w:pPr>
        <w:pStyle w:val="Bullet1"/>
        <w:ind w:left="357" w:hanging="357"/>
      </w:pPr>
    </w:p>
    <w:p w14:paraId="1574A4C2" w14:textId="77777777" w:rsidR="003E6A94" w:rsidRPr="0058540A" w:rsidRDefault="00DD1A40" w:rsidP="003E6A94">
      <w:pPr>
        <w:pStyle w:val="SAGEBodyText"/>
        <w:rPr>
          <w:b/>
        </w:rPr>
      </w:pPr>
      <w:r>
        <w:rPr>
          <w:b/>
        </w:rPr>
        <w:t>Code PHP :</w:t>
      </w:r>
    </w:p>
    <w:p w14:paraId="36E16591" w14:textId="77777777" w:rsidR="003E6A94" w:rsidRDefault="003E6A94" w:rsidP="003E6A94">
      <w:pPr>
        <w:pStyle w:val="Bullet1"/>
        <w:ind w:left="357" w:hanging="357"/>
      </w:pPr>
    </w:p>
    <w:p w14:paraId="00024345" w14:textId="77777777" w:rsidR="003E6A94" w:rsidRPr="00FC2ABA" w:rsidRDefault="00DD1A40" w:rsidP="003E6A94">
      <w:pPr>
        <w:pStyle w:val="Bullet1"/>
        <w:ind w:left="357" w:hanging="357"/>
        <w:rPr>
          <w:b/>
        </w:rPr>
      </w:pPr>
      <w:r>
        <w:rPr>
          <w:b/>
        </w:rPr>
        <w:t>Dans /sagex3/</w:t>
      </w:r>
      <w:proofErr w:type="spellStart"/>
      <w:r>
        <w:rPr>
          <w:b/>
        </w:rPr>
        <w:t>page_soh_create_action.php</w:t>
      </w:r>
      <w:proofErr w:type="spellEnd"/>
    </w:p>
    <w:p w14:paraId="71DB6E81" w14:textId="77777777" w:rsidR="003E6A94" w:rsidRDefault="003E6A94" w:rsidP="003E6A94">
      <w:pPr>
        <w:pStyle w:val="Bullet1"/>
        <w:ind w:left="357" w:hanging="357"/>
      </w:pPr>
    </w:p>
    <w:p w14:paraId="0A2B2CCD" w14:textId="77777777" w:rsidR="003E6A94" w:rsidRPr="003E6A94" w:rsidRDefault="00DD1A40" w:rsidP="003E6A94">
      <w:pPr>
        <w:pStyle w:val="SAGETextCodesection"/>
        <w:rPr>
          <w:lang w:val="en-US"/>
        </w:rPr>
      </w:pPr>
      <w:r w:rsidRPr="003E6A94">
        <w:rPr>
          <w:lang w:val="en-US"/>
        </w:rPr>
        <w:t>&lt;?php</w:t>
      </w:r>
    </w:p>
    <w:p w14:paraId="35625EF5" w14:textId="77777777" w:rsidR="003E6A94" w:rsidRPr="003E6A94" w:rsidRDefault="00DD1A40" w:rsidP="003E6A94">
      <w:pPr>
        <w:pStyle w:val="SAGETextCodesection"/>
        <w:rPr>
          <w:lang w:val="en-US"/>
        </w:rPr>
      </w:pPr>
      <w:r w:rsidRPr="003E6A94">
        <w:rPr>
          <w:lang w:val="en-US"/>
        </w:rPr>
        <w:t>…</w:t>
      </w:r>
    </w:p>
    <w:p w14:paraId="19E1B679" w14:textId="77777777" w:rsidR="003E6A94" w:rsidRPr="003E6A94" w:rsidRDefault="00DD1A40" w:rsidP="003E6A94">
      <w:pPr>
        <w:pStyle w:val="SAGETextCodesection"/>
        <w:rPr>
          <w:lang w:val="en-US"/>
        </w:rPr>
      </w:pPr>
      <w:r w:rsidRPr="003E6A94">
        <w:rPr>
          <w:lang w:val="en-US"/>
        </w:rPr>
        <w:t>try {</w:t>
      </w:r>
    </w:p>
    <w:p w14:paraId="0321EECB" w14:textId="77777777" w:rsidR="003E6A94" w:rsidRPr="003E6A94" w:rsidRDefault="00DD1A40" w:rsidP="003E6A94">
      <w:pPr>
        <w:pStyle w:val="SAGETextCodesection"/>
        <w:rPr>
          <w:lang w:val="en-US"/>
        </w:rPr>
      </w:pPr>
      <w:r w:rsidRPr="003E6A94">
        <w:rPr>
          <w:lang w:val="en-US"/>
        </w:rPr>
        <w:tab/>
      </w:r>
      <w:r w:rsidRPr="003E6A94">
        <w:rPr>
          <w:lang w:val="en-US"/>
        </w:rPr>
        <w:tab/>
        <w:t>$order = new Order ();</w:t>
      </w:r>
    </w:p>
    <w:p w14:paraId="47D28304" w14:textId="77777777" w:rsidR="003E6A94" w:rsidRPr="003E6A94" w:rsidRDefault="00DD1A40" w:rsidP="003E6A94">
      <w:pPr>
        <w:pStyle w:val="SAGETextCodesection"/>
        <w:rPr>
          <w:lang w:val="en-US"/>
        </w:rPr>
      </w:pPr>
      <w:r w:rsidRPr="003E6A94">
        <w:rPr>
          <w:lang w:val="en-US"/>
        </w:rPr>
        <w:tab/>
      </w:r>
      <w:r w:rsidRPr="003E6A94">
        <w:rPr>
          <w:lang w:val="en-US"/>
        </w:rPr>
        <w:tab/>
        <w:t xml:space="preserve">echo ($order-&gt;create </w:t>
      </w:r>
      <w:proofErr w:type="gramStart"/>
      <w:r w:rsidRPr="003E6A94">
        <w:rPr>
          <w:lang w:val="en-US"/>
        </w:rPr>
        <w:t>( $</w:t>
      </w:r>
      <w:proofErr w:type="gramEnd"/>
      <w:r w:rsidRPr="003E6A94">
        <w:rPr>
          <w:lang w:val="en-US"/>
        </w:rPr>
        <w:t>WS ));</w:t>
      </w:r>
    </w:p>
    <w:p w14:paraId="71F8FCCE" w14:textId="77777777" w:rsidR="003E6A94" w:rsidRPr="003E6A94" w:rsidRDefault="00DD1A40" w:rsidP="003E6A94">
      <w:pPr>
        <w:pStyle w:val="SAGETextCodesection"/>
        <w:rPr>
          <w:lang w:val="en-US"/>
        </w:rPr>
      </w:pPr>
      <w:r w:rsidRPr="003E6A94">
        <w:rPr>
          <w:lang w:val="en-US"/>
        </w:rPr>
        <w:tab/>
        <w:t xml:space="preserve">} catch </w:t>
      </w:r>
      <w:proofErr w:type="gramStart"/>
      <w:r w:rsidRPr="003E6A94">
        <w:rPr>
          <w:lang w:val="en-US"/>
        </w:rPr>
        <w:t xml:space="preserve">( </w:t>
      </w:r>
      <w:proofErr w:type="spellStart"/>
      <w:r w:rsidRPr="003E6A94">
        <w:rPr>
          <w:lang w:val="en-US"/>
        </w:rPr>
        <w:t>SoapFault</w:t>
      </w:r>
      <w:proofErr w:type="spellEnd"/>
      <w:proofErr w:type="gramEnd"/>
      <w:r w:rsidRPr="003E6A94">
        <w:rPr>
          <w:lang w:val="en-US"/>
        </w:rPr>
        <w:t xml:space="preserve"> $e ) {</w:t>
      </w:r>
    </w:p>
    <w:p w14:paraId="78075F32" w14:textId="77777777" w:rsidR="003E6A94" w:rsidRPr="003E6A94" w:rsidRDefault="00DD1A40" w:rsidP="003E6A94">
      <w:pPr>
        <w:pStyle w:val="SAGETextCodesection"/>
        <w:rPr>
          <w:lang w:val="en-US"/>
        </w:rPr>
      </w:pPr>
      <w:r w:rsidRPr="003E6A94">
        <w:rPr>
          <w:lang w:val="en-US"/>
        </w:rPr>
        <w:tab/>
      </w:r>
      <w:r w:rsidRPr="003E6A94">
        <w:rPr>
          <w:lang w:val="en-US"/>
        </w:rPr>
        <w:tab/>
      </w:r>
      <w:proofErr w:type="spellStart"/>
      <w:proofErr w:type="gramStart"/>
      <w:r w:rsidRPr="003E6A94">
        <w:rPr>
          <w:lang w:val="en-US"/>
        </w:rPr>
        <w:t>ToolsWS</w:t>
      </w:r>
      <w:proofErr w:type="spellEnd"/>
      <w:r w:rsidRPr="003E6A94">
        <w:rPr>
          <w:lang w:val="en-US"/>
        </w:rPr>
        <w:t>::</w:t>
      </w:r>
      <w:proofErr w:type="spellStart"/>
      <w:proofErr w:type="gramEnd"/>
      <w:r w:rsidRPr="003E6A94">
        <w:rPr>
          <w:i/>
          <w:lang w:val="en-US"/>
        </w:rPr>
        <w:t>printError</w:t>
      </w:r>
      <w:proofErr w:type="spellEnd"/>
      <w:r w:rsidRPr="003E6A94">
        <w:rPr>
          <w:lang w:val="en-US"/>
        </w:rPr>
        <w:t xml:space="preserve"> ( </w:t>
      </w:r>
      <w:r w:rsidR="009673DA">
        <w:rPr>
          <w:color w:val="0000C0"/>
          <w:lang w:val="en-US"/>
        </w:rPr>
        <w:t>"</w:t>
      </w:r>
      <w:r w:rsidRPr="003E6A94">
        <w:rPr>
          <w:color w:val="0000C0"/>
          <w:lang w:val="en-US"/>
        </w:rPr>
        <w:t xml:space="preserve">web service not available" </w:t>
      </w:r>
      <w:r w:rsidRPr="003E6A94">
        <w:rPr>
          <w:lang w:val="en-US"/>
        </w:rPr>
        <w:t>);</w:t>
      </w:r>
    </w:p>
    <w:p w14:paraId="4DDC04D0" w14:textId="77777777" w:rsidR="003E6A94" w:rsidRPr="00FC2ABA" w:rsidRDefault="00DD1A40" w:rsidP="003E6A94">
      <w:pPr>
        <w:pStyle w:val="SAGETextCodesection"/>
      </w:pPr>
      <w:r w:rsidRPr="003E6A94">
        <w:rPr>
          <w:lang w:val="en-US"/>
        </w:rPr>
        <w:tab/>
      </w:r>
      <w:r>
        <w:t>}</w:t>
      </w:r>
    </w:p>
    <w:p w14:paraId="0CB17EF3" w14:textId="77777777" w:rsidR="003E6A94" w:rsidRPr="00FC2ABA" w:rsidRDefault="00DD1A40" w:rsidP="003E6A94">
      <w:pPr>
        <w:pStyle w:val="SAGETextCodesection"/>
      </w:pPr>
      <w:r>
        <w:t>…</w:t>
      </w:r>
    </w:p>
    <w:p w14:paraId="105FEC86" w14:textId="77777777" w:rsidR="003E6A94" w:rsidRPr="003D68B7" w:rsidRDefault="00DD1A40" w:rsidP="003E6A94">
      <w:pPr>
        <w:pStyle w:val="SAGETextCodesection"/>
      </w:pPr>
      <w:r>
        <w:t>?&gt;</w:t>
      </w:r>
    </w:p>
    <w:p w14:paraId="4B0185A7" w14:textId="77777777" w:rsidR="003E6A94" w:rsidRDefault="003E6A94" w:rsidP="003E6A94">
      <w:pPr>
        <w:pStyle w:val="Bullet1"/>
        <w:ind w:left="357" w:hanging="357"/>
      </w:pPr>
    </w:p>
    <w:p w14:paraId="1471419F" w14:textId="77777777" w:rsidR="003E6A94" w:rsidRPr="00FC2ABA" w:rsidRDefault="00DD1A40" w:rsidP="003E6A94">
      <w:pPr>
        <w:pStyle w:val="Bullet1"/>
        <w:ind w:left="357" w:hanging="357"/>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14:paraId="57EF1E18" w14:textId="77777777" w:rsidR="003E6A94" w:rsidRDefault="003E6A94" w:rsidP="003E6A94">
      <w:pPr>
        <w:pStyle w:val="SAGETextCodesection"/>
      </w:pPr>
    </w:p>
    <w:p w14:paraId="0B625471" w14:textId="77777777" w:rsidR="003E6A94" w:rsidRPr="003E6A94" w:rsidRDefault="00DD1A40" w:rsidP="003E6A94">
      <w:pPr>
        <w:pStyle w:val="SAGETextCodesection"/>
        <w:rPr>
          <w:rFonts w:ascii="Courier New" w:eastAsia="Calibri" w:hAnsi="Courier New" w:cs="Courier New"/>
          <w:szCs w:val="20"/>
          <w:lang w:val="en-US"/>
        </w:rPr>
      </w:pPr>
      <w:r w:rsidRPr="003E6A94">
        <w:rPr>
          <w:rFonts w:ascii="Courier New" w:hAnsi="Courier New"/>
          <w:b/>
          <w:color w:val="7F0055"/>
          <w:lang w:val="en-US"/>
        </w:rPr>
        <w:t xml:space="preserve">function </w:t>
      </w:r>
      <w:r w:rsidRPr="003E6A94">
        <w:rPr>
          <w:rFonts w:ascii="Courier New" w:hAnsi="Courier New"/>
          <w:highlight w:val="lightGray"/>
          <w:lang w:val="en-US"/>
        </w:rPr>
        <w:t>create</w:t>
      </w:r>
      <w:r w:rsidRPr="003E6A94">
        <w:rPr>
          <w:rFonts w:ascii="Courier New" w:hAnsi="Courier New"/>
          <w:lang w:val="en-US"/>
        </w:rPr>
        <w:t>($WS) {</w:t>
      </w:r>
    </w:p>
    <w:p w14:paraId="564E1EBC" w14:textId="77777777" w:rsidR="003E6A94" w:rsidRPr="003E6A94" w:rsidRDefault="00DD1A40" w:rsidP="003E6A94">
      <w:pPr>
        <w:pStyle w:val="SAGETextCodesection"/>
        <w:rPr>
          <w:lang w:val="en-US"/>
        </w:rPr>
      </w:pPr>
      <w:r w:rsidRPr="003E6A94">
        <w:rPr>
          <w:lang w:val="en-US"/>
        </w:rPr>
        <w:tab/>
      </w:r>
      <w:r w:rsidRPr="003E6A94">
        <w:rPr>
          <w:lang w:val="en-US"/>
        </w:rPr>
        <w:tab/>
        <w:t>$this-&gt;</w:t>
      </w:r>
      <w:proofErr w:type="spellStart"/>
      <w:r w:rsidRPr="003E6A94">
        <w:rPr>
          <w:color w:val="0000C0"/>
          <w:lang w:val="en-US"/>
        </w:rPr>
        <w:t>CAdxResultXml</w:t>
      </w:r>
      <w:proofErr w:type="spellEnd"/>
      <w:r w:rsidRPr="003E6A94">
        <w:rPr>
          <w:lang w:val="en-US"/>
        </w:rPr>
        <w:t xml:space="preserve"> = $this-&gt;save </w:t>
      </w:r>
      <w:proofErr w:type="gramStart"/>
      <w:r w:rsidRPr="003E6A94">
        <w:rPr>
          <w:lang w:val="en-US"/>
        </w:rPr>
        <w:t>( Config::</w:t>
      </w:r>
      <w:proofErr w:type="gramEnd"/>
      <w:r w:rsidRPr="003E6A94">
        <w:rPr>
          <w:i/>
          <w:color w:val="0000C0"/>
          <w:lang w:val="en-US"/>
        </w:rPr>
        <w:t>$WS_ORDER</w:t>
      </w:r>
      <w:r w:rsidRPr="003E6A94">
        <w:rPr>
          <w:lang w:val="en-US"/>
        </w:rPr>
        <w:t>, $WS );</w:t>
      </w:r>
    </w:p>
    <w:p w14:paraId="0DFDE82B" w14:textId="77777777" w:rsidR="003E6A94" w:rsidRDefault="00DD1A40" w:rsidP="003E6A94">
      <w:pPr>
        <w:pStyle w:val="SAGETextCodesection"/>
        <w:rPr>
          <w:rFonts w:ascii="Courier New" w:eastAsia="Calibri" w:hAnsi="Courier New" w:cs="Courier New"/>
          <w:szCs w:val="20"/>
        </w:rPr>
      </w:pPr>
      <w:r w:rsidRPr="003E6A94">
        <w:rPr>
          <w:rFonts w:ascii="Courier New" w:hAnsi="Courier New"/>
          <w:lang w:val="en-US"/>
        </w:rPr>
        <w:tab/>
      </w:r>
      <w:r w:rsidRPr="003E6A94">
        <w:rPr>
          <w:rFonts w:ascii="Courier New" w:hAnsi="Courier New"/>
          <w:lang w:val="en-US"/>
        </w:rPr>
        <w:tab/>
      </w:r>
      <w:r>
        <w:rPr>
          <w:rFonts w:ascii="Courier New" w:hAnsi="Courier New"/>
        </w:rPr>
        <w:t>…</w:t>
      </w:r>
    </w:p>
    <w:p w14:paraId="60C0733D" w14:textId="77777777" w:rsidR="003E6A94" w:rsidRDefault="00DD1A40" w:rsidP="00205F60">
      <w:pPr>
        <w:pStyle w:val="SAGETextCodesection"/>
      </w:pPr>
      <w:r>
        <w:rPr>
          <w:rFonts w:ascii="Courier New" w:hAnsi="Courier New"/>
        </w:rPr>
        <w:tab/>
        <w:t>}</w:t>
      </w:r>
    </w:p>
    <w:p w14:paraId="5211DF26" w14:textId="77777777" w:rsidR="003E6A94" w:rsidRDefault="003E6A94" w:rsidP="003E6A94">
      <w:pPr>
        <w:pStyle w:val="SAGEBodyText"/>
      </w:pPr>
    </w:p>
    <w:p w14:paraId="12AA958A" w14:textId="77777777" w:rsidR="004C7AB5" w:rsidRDefault="004C7AB5" w:rsidP="003E6A94">
      <w:pPr>
        <w:pStyle w:val="SAGEBodyText"/>
        <w:sectPr w:rsidR="004C7AB5" w:rsidSect="003E6A94">
          <w:headerReference w:type="even" r:id="rId66"/>
          <w:headerReference w:type="default" r:id="rId67"/>
          <w:footerReference w:type="even" r:id="rId68"/>
          <w:footerReference w:type="default" r:id="rId69"/>
          <w:headerReference w:type="first" r:id="rId70"/>
          <w:footerReference w:type="first" r:id="rId71"/>
          <w:pgSz w:w="11906" w:h="16838" w:code="9"/>
          <w:pgMar w:top="709" w:right="1134" w:bottom="1701" w:left="1985" w:header="624" w:footer="397" w:gutter="0"/>
          <w:pgNumType w:start="2"/>
          <w:cols w:space="708"/>
          <w:docGrid w:linePitch="360"/>
        </w:sectPr>
      </w:pPr>
    </w:p>
    <w:p w14:paraId="353795B7" w14:textId="77777777" w:rsidR="003E6A94" w:rsidRDefault="00696B80" w:rsidP="003E6A94">
      <w:pPr>
        <w:pStyle w:val="SAGEBodyText"/>
      </w:pPr>
      <w:r>
        <w:rPr>
          <w:noProof/>
        </w:rPr>
        <w:lastRenderedPageBreak/>
        <mc:AlternateContent>
          <mc:Choice Requires="wps">
            <w:drawing>
              <wp:anchor distT="0" distB="0" distL="114300" distR="114300" simplePos="0" relativeHeight="251645440" behindDoc="0" locked="0" layoutInCell="1" allowOverlap="1" wp14:anchorId="234EECCC" wp14:editId="25DF20AF">
                <wp:simplePos x="0" y="0"/>
                <wp:positionH relativeFrom="column">
                  <wp:posOffset>-177800</wp:posOffset>
                </wp:positionH>
                <wp:positionV relativeFrom="paragraph">
                  <wp:posOffset>-146050</wp:posOffset>
                </wp:positionV>
                <wp:extent cx="7587615" cy="10655935"/>
                <wp:effectExtent l="0" t="0" r="13335" b="12065"/>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7615" cy="10655935"/>
                        </a:xfrm>
                        <a:prstGeom prst="rect">
                          <a:avLst/>
                        </a:prstGeom>
                        <a:solidFill>
                          <a:srgbClr val="2E3456"/>
                        </a:solidFill>
                        <a:ln w="25400" cap="flat" cmpd="sng" algn="ctr">
                          <a:solidFill>
                            <a:srgbClr val="002060"/>
                          </a:solidFill>
                          <a:prstDash val="solid"/>
                        </a:ln>
                        <a:effectLst/>
                      </wps:spPr>
                      <wps:txbx>
                        <w:txbxContent>
                          <w:p w14:paraId="76824EF4" w14:textId="77777777" w:rsidR="00085B0B" w:rsidRDefault="00085B0B" w:rsidP="003E6A9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4pt;margin-top:-11.5pt;width:597.45pt;height:839.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" fillcolor="#2e3456" strokecolor="#002060" strokeweight="2pt">
                <v:path arrowok="t"/>
                <v:textbox>
                  <w:txbxContent>
                    <w:p w:rsidR="00085B0B" w:rsidRDefault="00085B0B" w:rsidP="003E6A94">
                      <w:r>
                        <w:tab/>
                      </w:r>
                    </w:p>
                  </w:txbxContent>
                </v:textbox>
              </v:rect>
            </w:pict>
          </mc:Fallback>
        </mc:AlternateContent>
      </w:r>
    </w:p>
    <w:p w14:paraId="30776B5E" w14:textId="77777777" w:rsidR="003E6A94" w:rsidRDefault="00696B80">
      <w:pPr>
        <w:spacing w:after="200" w:line="0" w:lineRule="auto"/>
        <w:rPr>
          <w:color w:val="51534A"/>
        </w:rPr>
      </w:pPr>
      <w:r>
        <w:rPr>
          <w:noProof/>
        </w:rPr>
        <mc:AlternateContent>
          <mc:Choice Requires="wps">
            <w:drawing>
              <wp:anchor distT="0" distB="0" distL="114300" distR="114300" simplePos="0" relativeHeight="251646464" behindDoc="0" locked="0" layoutInCell="1" allowOverlap="1" wp14:anchorId="7BF5937E" wp14:editId="17283246">
                <wp:simplePos x="0" y="0"/>
                <wp:positionH relativeFrom="column">
                  <wp:posOffset>172720</wp:posOffset>
                </wp:positionH>
                <wp:positionV relativeFrom="paragraph">
                  <wp:posOffset>8732520</wp:posOffset>
                </wp:positionV>
                <wp:extent cx="6953250" cy="1426845"/>
                <wp:effectExtent l="0" t="0" r="0" b="1905"/>
                <wp:wrapNone/>
                <wp:docPr id="17"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0" cy="1426845"/>
                        </a:xfrm>
                        <a:prstGeom prst="rect">
                          <a:avLst/>
                        </a:prstGeom>
                        <a:solidFill>
                          <a:srgbClr val="2E3456"/>
                        </a:solidFill>
                        <a:ln w="6350">
                          <a:noFill/>
                        </a:ln>
                        <a:effectLst/>
                      </wps:spPr>
                      <wps:txbx>
                        <w:txbxContent>
                          <w:p w14:paraId="47D2F10B" w14:textId="77777777" w:rsidR="00085B0B" w:rsidRPr="0017173E" w:rsidRDefault="00085B0B">
                            <w:pPr>
                              <w:rPr>
                                <w:color w:val="FFFFFF"/>
                              </w:rPr>
                            </w:pPr>
                          </w:p>
                          <w:p w14:paraId="02760A11" w14:textId="77777777" w:rsidR="00085B0B" w:rsidRPr="003E6A94" w:rsidRDefault="009C2120">
                            <w:pPr>
                              <w:rPr>
                                <w:color w:val="FFFFFF"/>
                                <w:lang w:val="en-US"/>
                              </w:rPr>
                            </w:pPr>
                            <w:hyperlink r:id="rId72" w:history="1">
                              <w:r w:rsidR="00085B0B" w:rsidRPr="003E6A94">
                                <w:rPr>
                                  <w:rStyle w:val="Lienhypertexte"/>
                                  <w:color w:val="FFFFFF"/>
                                  <w:lang w:val="en-US"/>
                                </w:rPr>
                                <w:t>www.sage.com</w:t>
                              </w:r>
                            </w:hyperlink>
                          </w:p>
                          <w:p w14:paraId="056CF297" w14:textId="77777777" w:rsidR="00085B0B" w:rsidRPr="0017173E" w:rsidRDefault="00085B0B" w:rsidP="003E6A94">
                            <w:pPr>
                              <w:rPr>
                                <w:rFonts w:cs="Arial"/>
                                <w:color w:val="FFFFFF"/>
                                <w:sz w:val="20"/>
                                <w:szCs w:val="20"/>
                              </w:rPr>
                            </w:pPr>
                            <w:r w:rsidRPr="00A13929">
                              <w:rPr>
                                <w:color w:val="FFFFFF"/>
                                <w:sz w:val="20"/>
                              </w:rPr>
                              <w:t xml:space="preserve">© 2018 The Sage Group </w:t>
                            </w:r>
                            <w:proofErr w:type="spellStart"/>
                            <w:r w:rsidRPr="00A13929">
                              <w:rPr>
                                <w:color w:val="FFFFFF"/>
                                <w:sz w:val="20"/>
                              </w:rPr>
                              <w:t>plc</w:t>
                            </w:r>
                            <w:proofErr w:type="spellEnd"/>
                            <w:r w:rsidRPr="00A13929">
                              <w:rPr>
                                <w:color w:val="FFFFFF"/>
                                <w:sz w:val="20"/>
                              </w:rPr>
                              <w:t xml:space="preserve"> ou ses partenaires. Tous droits réservés.</w:t>
                            </w:r>
                            <w:r>
                              <w:rPr>
                                <w:color w:val="FFFFFF"/>
                                <w:sz w:val="20"/>
                              </w:rPr>
                              <w:t xml:space="preserve"> Sage, les logos Sage et les noms des produits et des services Sage énoncés dans les présentes sont des marques commerciales ou des marques déposées de Sage Software, Inc. ou de ses filiales. Toutes les autres marques de commerce sont la propriété de leurs sociétés respectives.</w:t>
                            </w:r>
                          </w:p>
                          <w:p w14:paraId="3FA3381D" w14:textId="77777777" w:rsidR="00085B0B" w:rsidRPr="0017173E" w:rsidRDefault="00085B0B" w:rsidP="003E6A94">
                            <w:pPr>
                              <w:rPr>
                                <w:color w:va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8" type="#_x0000_t202" style="position:absolute;margin-left:13.6pt;margin-top:687.6pt;width:547.5pt;height:112.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" fillcolor="#2e3456" stroked="f" strokeweight=".5pt">
                <v:textbox>
                  <w:txbxContent>
                    <w:p w:rsidR="00085B0B" w:rsidRPr="0017173E" w:rsidRDefault="00085B0B">
                      <w:pPr>
                        <w:rPr>
                          <w:color w:val="FFFFFF"/>
                        </w:rPr>
                      </w:pPr>
                    </w:p>
                    <w:p w:rsidR="00085B0B" w:rsidRPr="003E6A94" w:rsidRDefault="00847953">
                      <w:pPr>
                        <w:rPr>
                          <w:color w:val="FFFFFF"/>
                          <w:lang w:val="en-US"/>
                        </w:rPr>
                      </w:pPr>
                      <w:hyperlink r:id="rId73" w:history="1">
                        <w:r w:rsidR="00085B0B" w:rsidRPr="003E6A94">
                          <w:rPr>
                            <w:rStyle w:val="Lienhypertexte"/>
                            <w:color w:val="FFFFFF"/>
                            <w:lang w:val="en-US"/>
                          </w:rPr>
                          <w:t>www.sage.com</w:t>
                        </w:r>
                      </w:hyperlink>
                    </w:p>
                    <w:p w:rsidR="00085B0B" w:rsidRPr="0017173E" w:rsidRDefault="00085B0B" w:rsidP="003E6A94">
                      <w:pPr>
                        <w:rPr>
                          <w:rFonts w:cs="Arial"/>
                          <w:color w:val="FFFFFF"/>
                          <w:sz w:val="20"/>
                          <w:szCs w:val="20"/>
                        </w:rPr>
                      </w:pPr>
                      <w:r w:rsidRPr="00A13929">
                        <w:rPr>
                          <w:color w:val="FFFFFF"/>
                          <w:sz w:val="20"/>
                        </w:rPr>
                        <w:t xml:space="preserve">© 2018 The Sage Group </w:t>
                      </w:r>
                      <w:proofErr w:type="spellStart"/>
                      <w:r w:rsidRPr="00A13929">
                        <w:rPr>
                          <w:color w:val="FFFFFF"/>
                          <w:sz w:val="20"/>
                        </w:rPr>
                        <w:t>plc</w:t>
                      </w:r>
                      <w:proofErr w:type="spellEnd"/>
                      <w:r w:rsidRPr="00A13929">
                        <w:rPr>
                          <w:color w:val="FFFFFF"/>
                          <w:sz w:val="20"/>
                        </w:rPr>
                        <w:t xml:space="preserve"> ou ses partenaires. Tous droits réservés.</w:t>
                      </w:r>
                      <w:r>
                        <w:rPr>
                          <w:color w:val="FFFFFF"/>
                          <w:sz w:val="20"/>
                        </w:rPr>
                        <w:t xml:space="preserve"> Sage, les logos Sage et les noms des produits et des services Sage énoncés dans les présentes sont des marques commerciales ou des marques déposées de Sage Software, Inc. ou de ses filiales. Toutes les autres marques de commerce sont la propriété de leurs sociétés respectives.</w:t>
                      </w:r>
                    </w:p>
                    <w:p w:rsidR="00085B0B" w:rsidRPr="0017173E" w:rsidRDefault="00085B0B" w:rsidP="003E6A94">
                      <w:pPr>
                        <w:rPr>
                          <w:color w:val="FFFFFF"/>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7C1D77AD" wp14:editId="1185164C">
                <wp:simplePos x="0" y="0"/>
                <wp:positionH relativeFrom="column">
                  <wp:posOffset>-546735</wp:posOffset>
                </wp:positionH>
                <wp:positionV relativeFrom="paragraph">
                  <wp:posOffset>7550150</wp:posOffset>
                </wp:positionV>
                <wp:extent cx="2156460" cy="1035050"/>
                <wp:effectExtent l="0" t="0" r="0" b="0"/>
                <wp:wrapNone/>
                <wp:docPr id="16"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1035050"/>
                        </a:xfrm>
                        <a:prstGeom prst="rect">
                          <a:avLst/>
                        </a:prstGeom>
                        <a:solidFill>
                          <a:srgbClr val="2E3456"/>
                        </a:solidFill>
                        <a:ln w="6350">
                          <a:noFill/>
                        </a:ln>
                        <a:effectLst/>
                      </wps:spPr>
                      <wps:txbx>
                        <w:txbxContent>
                          <w:p w14:paraId="3F0E05F9" w14:textId="77777777" w:rsidR="00085B0B" w:rsidRDefault="00085B0B">
                            <w:r>
                              <w:rPr>
                                <w:noProof/>
                              </w:rPr>
                              <w:drawing>
                                <wp:inline distT="0" distB="0" distL="0" distR="0" wp14:anchorId="31F95BA3" wp14:editId="463D5514">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9" type="#_x0000_t202" style="position:absolute;margin-left:-43.05pt;margin-top:594.5pt;width:169.8pt;height:8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" fillcolor="#2e3456" stroked="f" strokeweight=".5pt">
                <v:textbox>
                  <w:txbxContent>
                    <w:p w:rsidR="00085B0B" w:rsidRDefault="00085B0B">
                      <w:r>
                        <w:rPr>
                          <w:noProof/>
                        </w:rPr>
                        <w:drawing>
                          <wp:inline distT="0" distB="0" distL="0" distR="0">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v:textbox>
              </v:shape>
            </w:pict>
          </mc:Fallback>
        </mc:AlternateContent>
      </w:r>
    </w:p>
    <w:sectPr w:rsidR="003E6A94" w:rsidSect="003E6A94">
      <w:headerReference w:type="even" r:id="rId76"/>
      <w:headerReference w:type="default" r:id="rId77"/>
      <w:footerReference w:type="even" r:id="rId78"/>
      <w:footerReference w:type="default" r:id="rId79"/>
      <w:headerReference w:type="first" r:id="rId80"/>
      <w:footerReference w:type="first" r:id="rId81"/>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F33DD" w14:textId="77777777" w:rsidR="009C2120" w:rsidRDefault="009C2120" w:rsidP="003E6A94">
      <w:pPr>
        <w:spacing w:line="240" w:lineRule="auto"/>
      </w:pPr>
      <w:r>
        <w:separator/>
      </w:r>
    </w:p>
    <w:p w14:paraId="3B956DE4" w14:textId="77777777" w:rsidR="009C2120" w:rsidRDefault="009C2120"/>
    <w:p w14:paraId="6EA59E0A" w14:textId="77777777" w:rsidR="009C2120" w:rsidRDefault="009C2120"/>
  </w:endnote>
  <w:endnote w:type="continuationSeparator" w:id="0">
    <w:p w14:paraId="1C39A8AB" w14:textId="77777777" w:rsidR="009C2120" w:rsidRDefault="009C2120" w:rsidP="003E6A94">
      <w:pPr>
        <w:spacing w:line="240" w:lineRule="auto"/>
      </w:pPr>
      <w:r>
        <w:continuationSeparator/>
      </w:r>
    </w:p>
    <w:p w14:paraId="6B0858D2" w14:textId="77777777" w:rsidR="009C2120" w:rsidRDefault="009C2120"/>
    <w:p w14:paraId="3A44730A" w14:textId="77777777" w:rsidR="009C2120" w:rsidRDefault="009C21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DC94" w14:textId="77777777" w:rsidR="00085B0B" w:rsidRDefault="00085B0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82126" w14:textId="77777777"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p>
  <w:p w14:paraId="52FC959B" w14:textId="77777777"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p>
  <w:p w14:paraId="3F043D3E" w14:textId="77777777" w:rsidR="00085B0B" w:rsidRPr="001D796E"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r w:rsidRPr="001D796E">
      <w:rPr>
        <w:noProof/>
      </w:rPr>
      <w:t>Créer un portail web</w:t>
    </w:r>
  </w:p>
  <w:p w14:paraId="20AE3683" w14:textId="78E19555"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pPr>
    <w:r>
      <w:fldChar w:fldCharType="begin"/>
    </w:r>
    <w:r>
      <w:instrText xml:space="preserve"> STYLEREF  SAGE_Title  \* MERGEFORMAT </w:instrText>
    </w:r>
    <w:r>
      <w:rPr>
        <w:noProof/>
      </w:rPr>
      <w:fldChar w:fldCharType="end"/>
    </w:r>
    <w:r w:rsidRPr="001D796E">
      <w:rPr>
        <w:color w:val="000000" w:themeColor="text1"/>
      </w:rPr>
      <w:tab/>
    </w:r>
    <w:r w:rsidRPr="001D796E">
      <w:rPr>
        <w:color w:val="000000" w:themeColor="text1"/>
      </w:rPr>
      <w:tab/>
    </w:r>
    <w:r w:rsidRPr="001D796E">
      <w:rPr>
        <w:color w:val="000000" w:themeColor="text1"/>
      </w:rPr>
      <w:tab/>
    </w:r>
    <w:r w:rsidRPr="001D796E">
      <w:rPr>
        <w:color w:val="000000" w:themeColor="text1"/>
      </w:rPr>
      <w:tab/>
    </w:r>
    <w:r w:rsidRPr="001D796E">
      <w:rPr>
        <w:color w:val="000000" w:themeColor="text1"/>
      </w:rPr>
      <w:tab/>
    </w:r>
    <w:r>
      <w:tab/>
    </w:r>
    <w:r>
      <w:tab/>
    </w:r>
    <w:r>
      <w:tab/>
    </w:r>
    <w:r>
      <w:tab/>
    </w:r>
    <w:r>
      <w:fldChar w:fldCharType="begin"/>
    </w:r>
    <w:r>
      <w:instrText xml:space="preserve"> PAGE   \* MERGEFORMAT </w:instrText>
    </w:r>
    <w:r>
      <w:fldChar w:fldCharType="separate"/>
    </w:r>
    <w:r>
      <w:rPr>
        <w:noProof/>
      </w:rPr>
      <w:t>26</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14B15" w14:textId="77777777" w:rsidR="00085B0B" w:rsidRDefault="00085B0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0CAF5" w14:textId="77777777" w:rsidR="00085B0B" w:rsidRDefault="00085B0B">
    <w:pPr>
      <w:pStyle w:val="Pieddepage"/>
    </w:pPr>
  </w:p>
  <w:p w14:paraId="6906ECD9" w14:textId="77777777" w:rsidR="00085B0B" w:rsidRDefault="00085B0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Pr>
    <w:tblGrid>
      <w:gridCol w:w="6804"/>
      <w:gridCol w:w="1983"/>
    </w:tblGrid>
    <w:tr w:rsidR="00085B0B" w:rsidRPr="0017173E" w14:paraId="1F722B86" w14:textId="77777777" w:rsidTr="003E6A94">
      <w:tc>
        <w:tcPr>
          <w:tcW w:w="6804" w:type="dxa"/>
          <w:shd w:val="clear" w:color="auto" w:fill="auto"/>
          <w:vAlign w:val="bottom"/>
        </w:tcPr>
        <w:p w14:paraId="5EB99937" w14:textId="5D8B1FFE" w:rsidR="00085B0B" w:rsidRPr="0017173E" w:rsidRDefault="00085B0B" w:rsidP="003E6A94">
          <w:pPr>
            <w:pStyle w:val="SAGEFooter"/>
          </w:pPr>
          <w:r>
            <w:fldChar w:fldCharType="begin"/>
          </w:r>
          <w:r>
            <w:instrText xml:space="preserve"> STYLEREF  SAGE_Title  \* MERGEFORMAT </w:instrText>
          </w:r>
          <w:r>
            <w:rPr>
              <w:noProof/>
            </w:rPr>
            <w:fldChar w:fldCharType="end"/>
          </w:r>
        </w:p>
      </w:tc>
      <w:tc>
        <w:tcPr>
          <w:tcW w:w="1983" w:type="dxa"/>
          <w:shd w:val="clear" w:color="auto" w:fill="auto"/>
          <w:vAlign w:val="bottom"/>
        </w:tcPr>
        <w:p w14:paraId="1137A99A" w14:textId="77777777" w:rsidR="00085B0B" w:rsidRPr="0017173E" w:rsidRDefault="00085B0B" w:rsidP="003E6A94">
          <w:pPr>
            <w:pStyle w:val="SAGEPageNumber"/>
          </w:pPr>
          <w:r>
            <w:t xml:space="preserve">Page </w:t>
          </w:r>
          <w:r>
            <w:rPr>
              <w:sz w:val="24"/>
            </w:rPr>
            <w:fldChar w:fldCharType="begin"/>
          </w:r>
          <w:r>
            <w:instrText xml:space="preserve"> PAGE </w:instrText>
          </w:r>
          <w:r>
            <w:rPr>
              <w:sz w:val="24"/>
            </w:rPr>
            <w:fldChar w:fldCharType="separate"/>
          </w:r>
          <w:r>
            <w:rPr>
              <w:noProof/>
            </w:rPr>
            <w:t>27</w:t>
          </w:r>
          <w:r>
            <w:rPr>
              <w:sz w:val="24"/>
            </w:rPr>
            <w:fldChar w:fldCharType="end"/>
          </w:r>
          <w:r>
            <w:t xml:space="preserve"> sur </w:t>
          </w:r>
          <w:fldSimple w:instr=" NUMPAGES  ">
            <w:r>
              <w:rPr>
                <w:noProof/>
              </w:rPr>
              <w:t>26</w:t>
            </w:r>
          </w:fldSimple>
        </w:p>
      </w:tc>
    </w:tr>
  </w:tbl>
  <w:p w14:paraId="79FC7E74" w14:textId="77777777" w:rsidR="00085B0B" w:rsidRDefault="00085B0B" w:rsidP="003E6A94">
    <w:pPr>
      <w:pStyle w:val="1pt"/>
    </w:pPr>
  </w:p>
  <w:p w14:paraId="668C32FB" w14:textId="77777777" w:rsidR="00085B0B" w:rsidRDefault="00085B0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06D24" w14:textId="77777777" w:rsidR="00085B0B" w:rsidRDefault="00085B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B03FD" w14:textId="77777777" w:rsidR="009C2120" w:rsidRDefault="009C2120" w:rsidP="003E6A94">
      <w:pPr>
        <w:spacing w:line="240" w:lineRule="auto"/>
      </w:pPr>
    </w:p>
    <w:p w14:paraId="254503BD" w14:textId="77777777" w:rsidR="009C2120" w:rsidRDefault="009C2120"/>
    <w:p w14:paraId="63AD22D4" w14:textId="77777777" w:rsidR="009C2120" w:rsidRDefault="009C2120"/>
  </w:footnote>
  <w:footnote w:type="continuationSeparator" w:id="0">
    <w:p w14:paraId="1047B40C" w14:textId="77777777" w:rsidR="009C2120" w:rsidRDefault="009C2120" w:rsidP="003E6A94">
      <w:pPr>
        <w:spacing w:line="240" w:lineRule="auto"/>
      </w:pPr>
    </w:p>
    <w:p w14:paraId="29D2F4B2" w14:textId="77777777" w:rsidR="009C2120" w:rsidRDefault="009C2120"/>
    <w:p w14:paraId="1D021D51" w14:textId="77777777" w:rsidR="009C2120" w:rsidRDefault="009C2120"/>
  </w:footnote>
  <w:footnote w:type="continuationNotice" w:id="1">
    <w:p w14:paraId="20BF5C68" w14:textId="77777777" w:rsidR="009C2120" w:rsidRDefault="009C2120">
      <w:pPr>
        <w:spacing w:line="240" w:lineRule="auto"/>
      </w:pPr>
    </w:p>
    <w:p w14:paraId="6848B481" w14:textId="77777777" w:rsidR="009C2120" w:rsidRDefault="009C2120"/>
    <w:p w14:paraId="4841B7F1" w14:textId="77777777" w:rsidR="009C2120" w:rsidRDefault="009C21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13BCB" w14:textId="77777777" w:rsidR="00085B0B" w:rsidRDefault="00085B0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FFCC7" w14:textId="77777777" w:rsidR="00085B0B" w:rsidRDefault="00085B0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BCB3D" w14:textId="77777777" w:rsidR="00085B0B" w:rsidRDefault="00085B0B">
    <w:pPr>
      <w:pStyle w:val="En-tte"/>
    </w:pPr>
    <w:r>
      <w:rPr>
        <w:noProof/>
      </w:rPr>
      <w:drawing>
        <wp:anchor distT="0" distB="0" distL="114300" distR="114300" simplePos="0" relativeHeight="251657216" behindDoc="1" locked="1" layoutInCell="1" allowOverlap="1" wp14:anchorId="423623A4" wp14:editId="32022864">
          <wp:simplePos x="0" y="0"/>
          <wp:positionH relativeFrom="page">
            <wp:posOffset>5704840</wp:posOffset>
          </wp:positionH>
          <wp:positionV relativeFrom="page">
            <wp:posOffset>447675</wp:posOffset>
          </wp:positionV>
          <wp:extent cx="1134110" cy="433705"/>
          <wp:effectExtent l="0" t="0" r="8890" b="4445"/>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10" cy="4337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C3738" w14:textId="77777777" w:rsidR="00085B0B" w:rsidRDefault="00085B0B">
    <w:pPr>
      <w:pStyle w:val="En-tte"/>
    </w:pPr>
  </w:p>
  <w:p w14:paraId="77EF337C" w14:textId="77777777" w:rsidR="00085B0B" w:rsidRDefault="00085B0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9B63C" w14:textId="77777777" w:rsidR="00085B0B" w:rsidRPr="001E2B05" w:rsidRDefault="00085B0B" w:rsidP="003E6A94">
    <w:pPr>
      <w:pStyle w:val="En-tte"/>
      <w:tabs>
        <w:tab w:val="clear" w:pos="4513"/>
        <w:tab w:val="clear" w:pos="9026"/>
        <w:tab w:val="left" w:pos="253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2CE50" w14:textId="77777777" w:rsidR="00085B0B" w:rsidRDefault="00085B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3E93B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65pt;height:19.65pt" o:bullet="t">
        <v:imagedata r:id="rId1" o:title="clip_image001"/>
      </v:shape>
    </w:pict>
  </w:numPicBullet>
  <w:numPicBullet w:numPicBulletId="1">
    <w:pict>
      <v:shape id="_x0000_i1029" type="#_x0000_t75" style="width:118.75pt;height:118.7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rPr>
    </w:lvl>
    <w:lvl w:ilvl="2">
      <w:start w:val="1"/>
      <w:numFmt w:val="bullet"/>
      <w:lvlText w:val=""/>
      <w:lvlJc w:val="left"/>
      <w:pPr>
        <w:tabs>
          <w:tab w:val="num" w:pos="1020"/>
        </w:tabs>
        <w:ind w:left="1020" w:hanging="340"/>
      </w:pPr>
      <w:rPr>
        <w:rFonts w:ascii="Symbol" w:hAnsi="Symbol" w:hint="default"/>
        <w:color w:val="2B2421"/>
      </w:rPr>
    </w:lvl>
    <w:lvl w:ilvl="3">
      <w:start w:val="1"/>
      <w:numFmt w:val="bullet"/>
      <w:lvlText w:val=""/>
      <w:lvlJc w:val="left"/>
      <w:pPr>
        <w:tabs>
          <w:tab w:val="num" w:pos="1360"/>
        </w:tabs>
        <w:ind w:left="1360" w:hanging="340"/>
      </w:pPr>
      <w:rPr>
        <w:rFonts w:ascii="Symbol" w:hAnsi="Symbol" w:hint="default"/>
        <w:color w:val="2B2421"/>
      </w:rPr>
    </w:lvl>
    <w:lvl w:ilvl="4">
      <w:start w:val="1"/>
      <w:numFmt w:val="bullet"/>
      <w:lvlText w:val=""/>
      <w:lvlJc w:val="left"/>
      <w:pPr>
        <w:tabs>
          <w:tab w:val="num" w:pos="1700"/>
        </w:tabs>
        <w:ind w:left="1700" w:hanging="340"/>
      </w:pPr>
      <w:rPr>
        <w:rFonts w:ascii="Symbol" w:hAnsi="Symbol" w:hint="default"/>
        <w:color w:val="2B2421"/>
      </w:rPr>
    </w:lvl>
    <w:lvl w:ilvl="5">
      <w:start w:val="1"/>
      <w:numFmt w:val="bullet"/>
      <w:lvlText w:val=""/>
      <w:lvlJc w:val="left"/>
      <w:pPr>
        <w:tabs>
          <w:tab w:val="num" w:pos="2040"/>
        </w:tabs>
        <w:ind w:left="2040" w:hanging="340"/>
      </w:pPr>
      <w:rPr>
        <w:rFonts w:ascii="Symbol" w:hAnsi="Symbol" w:hint="default"/>
        <w:color w:val="2B2421"/>
      </w:rPr>
    </w:lvl>
    <w:lvl w:ilvl="6">
      <w:start w:val="1"/>
      <w:numFmt w:val="bullet"/>
      <w:lvlText w:val=""/>
      <w:lvlJc w:val="left"/>
      <w:pPr>
        <w:tabs>
          <w:tab w:val="num" w:pos="2380"/>
        </w:tabs>
        <w:ind w:left="2380" w:hanging="340"/>
      </w:pPr>
      <w:rPr>
        <w:rFonts w:ascii="Symbol" w:hAnsi="Symbol" w:hint="default"/>
        <w:color w:val="2B2421"/>
      </w:rPr>
    </w:lvl>
    <w:lvl w:ilvl="7">
      <w:start w:val="1"/>
      <w:numFmt w:val="bullet"/>
      <w:lvlText w:val=""/>
      <w:lvlJc w:val="left"/>
      <w:pPr>
        <w:tabs>
          <w:tab w:val="num" w:pos="2720"/>
        </w:tabs>
        <w:ind w:left="2720" w:hanging="340"/>
      </w:pPr>
      <w:rPr>
        <w:rFonts w:ascii="Symbol" w:hAnsi="Symbol" w:hint="default"/>
        <w:color w:val="2B2421"/>
      </w:rPr>
    </w:lvl>
    <w:lvl w:ilvl="8">
      <w:start w:val="1"/>
      <w:numFmt w:val="bullet"/>
      <w:lvlText w:val=""/>
      <w:lvlJc w:val="left"/>
      <w:pPr>
        <w:tabs>
          <w:tab w:val="num" w:pos="3060"/>
        </w:tabs>
        <w:ind w:left="3060" w:hanging="340"/>
      </w:pPr>
      <w:rPr>
        <w:rFonts w:ascii="Symbol" w:hAnsi="Symbol" w:hint="default"/>
        <w:color w:val="2B2421"/>
      </w:rPr>
    </w:lvl>
  </w:abstractNum>
  <w:abstractNum w:abstractNumId="11" w15:restartNumberingAfterBreak="0">
    <w:nsid w:val="08D32774"/>
    <w:multiLevelType w:val="multilevel"/>
    <w:tmpl w:val="97B689E8"/>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B944FE6E">
      <w:start w:val="1"/>
      <w:numFmt w:val="bullet"/>
      <w:lvlText w:val="–"/>
      <w:lvlJc w:val="left"/>
      <w:pPr>
        <w:ind w:left="1440" w:hanging="360"/>
      </w:pPr>
      <w:rPr>
        <w:rFonts w:ascii="Courier New" w:hAnsi="Courier New" w:hint="default"/>
      </w:rPr>
    </w:lvl>
    <w:lvl w:ilvl="1" w:tplc="65607ED2" w:tentative="1">
      <w:start w:val="1"/>
      <w:numFmt w:val="bullet"/>
      <w:lvlText w:val="o"/>
      <w:lvlJc w:val="left"/>
      <w:pPr>
        <w:ind w:left="2160" w:hanging="360"/>
      </w:pPr>
      <w:rPr>
        <w:rFonts w:ascii="Courier New" w:hAnsi="Courier New" w:cs="Courier New" w:hint="default"/>
      </w:rPr>
    </w:lvl>
    <w:lvl w:ilvl="2" w:tplc="E190FC5E" w:tentative="1">
      <w:start w:val="1"/>
      <w:numFmt w:val="bullet"/>
      <w:lvlText w:val=""/>
      <w:lvlJc w:val="left"/>
      <w:pPr>
        <w:ind w:left="2880" w:hanging="360"/>
      </w:pPr>
      <w:rPr>
        <w:rFonts w:ascii="Wingdings" w:hAnsi="Wingdings" w:hint="default"/>
      </w:rPr>
    </w:lvl>
    <w:lvl w:ilvl="3" w:tplc="4F084586" w:tentative="1">
      <w:start w:val="1"/>
      <w:numFmt w:val="bullet"/>
      <w:lvlText w:val=""/>
      <w:lvlJc w:val="left"/>
      <w:pPr>
        <w:ind w:left="3600" w:hanging="360"/>
      </w:pPr>
      <w:rPr>
        <w:rFonts w:ascii="Symbol" w:hAnsi="Symbol" w:hint="default"/>
      </w:rPr>
    </w:lvl>
    <w:lvl w:ilvl="4" w:tplc="A08C9438" w:tentative="1">
      <w:start w:val="1"/>
      <w:numFmt w:val="bullet"/>
      <w:lvlText w:val="o"/>
      <w:lvlJc w:val="left"/>
      <w:pPr>
        <w:ind w:left="4320" w:hanging="360"/>
      </w:pPr>
      <w:rPr>
        <w:rFonts w:ascii="Courier New" w:hAnsi="Courier New" w:cs="Courier New" w:hint="default"/>
      </w:rPr>
    </w:lvl>
    <w:lvl w:ilvl="5" w:tplc="BF6ABBE0" w:tentative="1">
      <w:start w:val="1"/>
      <w:numFmt w:val="bullet"/>
      <w:lvlText w:val=""/>
      <w:lvlJc w:val="left"/>
      <w:pPr>
        <w:ind w:left="5040" w:hanging="360"/>
      </w:pPr>
      <w:rPr>
        <w:rFonts w:ascii="Wingdings" w:hAnsi="Wingdings" w:hint="default"/>
      </w:rPr>
    </w:lvl>
    <w:lvl w:ilvl="6" w:tplc="15780782" w:tentative="1">
      <w:start w:val="1"/>
      <w:numFmt w:val="bullet"/>
      <w:lvlText w:val=""/>
      <w:lvlJc w:val="left"/>
      <w:pPr>
        <w:ind w:left="5760" w:hanging="360"/>
      </w:pPr>
      <w:rPr>
        <w:rFonts w:ascii="Symbol" w:hAnsi="Symbol" w:hint="default"/>
      </w:rPr>
    </w:lvl>
    <w:lvl w:ilvl="7" w:tplc="831C6268" w:tentative="1">
      <w:start w:val="1"/>
      <w:numFmt w:val="bullet"/>
      <w:lvlText w:val="o"/>
      <w:lvlJc w:val="left"/>
      <w:pPr>
        <w:ind w:left="6480" w:hanging="360"/>
      </w:pPr>
      <w:rPr>
        <w:rFonts w:ascii="Courier New" w:hAnsi="Courier New" w:cs="Courier New" w:hint="default"/>
      </w:rPr>
    </w:lvl>
    <w:lvl w:ilvl="8" w:tplc="8B7CB2A8"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EFA2C236">
      <w:start w:val="1"/>
      <w:numFmt w:val="bullet"/>
      <w:pStyle w:val="SAGEChecklist"/>
      <w:lvlText w:val=""/>
      <w:lvlJc w:val="left"/>
      <w:pPr>
        <w:ind w:left="720" w:hanging="360"/>
      </w:pPr>
      <w:rPr>
        <w:rFonts w:ascii="Symbol" w:hAnsi="Symbol" w:hint="default"/>
      </w:rPr>
    </w:lvl>
    <w:lvl w:ilvl="1" w:tplc="0D083E94" w:tentative="1">
      <w:start w:val="1"/>
      <w:numFmt w:val="bullet"/>
      <w:lvlText w:val="o"/>
      <w:lvlJc w:val="left"/>
      <w:pPr>
        <w:ind w:left="1440" w:hanging="360"/>
      </w:pPr>
      <w:rPr>
        <w:rFonts w:ascii="Courier New" w:hAnsi="Courier New" w:cs="Courier New" w:hint="default"/>
      </w:rPr>
    </w:lvl>
    <w:lvl w:ilvl="2" w:tplc="0B984A20" w:tentative="1">
      <w:start w:val="1"/>
      <w:numFmt w:val="bullet"/>
      <w:lvlText w:val=""/>
      <w:lvlJc w:val="left"/>
      <w:pPr>
        <w:ind w:left="2160" w:hanging="360"/>
      </w:pPr>
      <w:rPr>
        <w:rFonts w:ascii="Wingdings" w:hAnsi="Wingdings" w:hint="default"/>
      </w:rPr>
    </w:lvl>
    <w:lvl w:ilvl="3" w:tplc="2FBCA2B4" w:tentative="1">
      <w:start w:val="1"/>
      <w:numFmt w:val="bullet"/>
      <w:lvlText w:val=""/>
      <w:lvlJc w:val="left"/>
      <w:pPr>
        <w:ind w:left="2880" w:hanging="360"/>
      </w:pPr>
      <w:rPr>
        <w:rFonts w:ascii="Symbol" w:hAnsi="Symbol" w:hint="default"/>
      </w:rPr>
    </w:lvl>
    <w:lvl w:ilvl="4" w:tplc="73C24CFC" w:tentative="1">
      <w:start w:val="1"/>
      <w:numFmt w:val="bullet"/>
      <w:lvlText w:val="o"/>
      <w:lvlJc w:val="left"/>
      <w:pPr>
        <w:ind w:left="3600" w:hanging="360"/>
      </w:pPr>
      <w:rPr>
        <w:rFonts w:ascii="Courier New" w:hAnsi="Courier New" w:cs="Courier New" w:hint="default"/>
      </w:rPr>
    </w:lvl>
    <w:lvl w:ilvl="5" w:tplc="E1D64DC8" w:tentative="1">
      <w:start w:val="1"/>
      <w:numFmt w:val="bullet"/>
      <w:lvlText w:val=""/>
      <w:lvlJc w:val="left"/>
      <w:pPr>
        <w:ind w:left="4320" w:hanging="360"/>
      </w:pPr>
      <w:rPr>
        <w:rFonts w:ascii="Wingdings" w:hAnsi="Wingdings" w:hint="default"/>
      </w:rPr>
    </w:lvl>
    <w:lvl w:ilvl="6" w:tplc="53289E5C" w:tentative="1">
      <w:start w:val="1"/>
      <w:numFmt w:val="bullet"/>
      <w:lvlText w:val=""/>
      <w:lvlJc w:val="left"/>
      <w:pPr>
        <w:ind w:left="5040" w:hanging="360"/>
      </w:pPr>
      <w:rPr>
        <w:rFonts w:ascii="Symbol" w:hAnsi="Symbol" w:hint="default"/>
      </w:rPr>
    </w:lvl>
    <w:lvl w:ilvl="7" w:tplc="C22CB59A" w:tentative="1">
      <w:start w:val="1"/>
      <w:numFmt w:val="bullet"/>
      <w:lvlText w:val="o"/>
      <w:lvlJc w:val="left"/>
      <w:pPr>
        <w:ind w:left="5760" w:hanging="360"/>
      </w:pPr>
      <w:rPr>
        <w:rFonts w:ascii="Courier New" w:hAnsi="Courier New" w:cs="Courier New" w:hint="default"/>
      </w:rPr>
    </w:lvl>
    <w:lvl w:ilvl="8" w:tplc="705E326E"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7DFCA5B8">
      <w:start w:val="1"/>
      <w:numFmt w:val="bullet"/>
      <w:pStyle w:val="SAGEBullet3"/>
      <w:lvlText w:val=""/>
      <w:lvlJc w:val="left"/>
      <w:pPr>
        <w:ind w:left="1040" w:hanging="360"/>
      </w:pPr>
      <w:rPr>
        <w:rFonts w:ascii="Symbol" w:hAnsi="Symbol" w:hint="default"/>
      </w:rPr>
    </w:lvl>
    <w:lvl w:ilvl="1" w:tplc="2A4E7840" w:tentative="1">
      <w:start w:val="1"/>
      <w:numFmt w:val="bullet"/>
      <w:lvlText w:val="o"/>
      <w:lvlJc w:val="left"/>
      <w:pPr>
        <w:ind w:left="1760" w:hanging="360"/>
      </w:pPr>
      <w:rPr>
        <w:rFonts w:ascii="Courier New" w:hAnsi="Courier New" w:cs="Courier New" w:hint="default"/>
      </w:rPr>
    </w:lvl>
    <w:lvl w:ilvl="2" w:tplc="C94A9C82" w:tentative="1">
      <w:start w:val="1"/>
      <w:numFmt w:val="bullet"/>
      <w:lvlText w:val=""/>
      <w:lvlJc w:val="left"/>
      <w:pPr>
        <w:ind w:left="2480" w:hanging="360"/>
      </w:pPr>
      <w:rPr>
        <w:rFonts w:ascii="Wingdings" w:hAnsi="Wingdings" w:hint="default"/>
      </w:rPr>
    </w:lvl>
    <w:lvl w:ilvl="3" w:tplc="D0BAE89A" w:tentative="1">
      <w:start w:val="1"/>
      <w:numFmt w:val="bullet"/>
      <w:lvlText w:val=""/>
      <w:lvlJc w:val="left"/>
      <w:pPr>
        <w:ind w:left="3200" w:hanging="360"/>
      </w:pPr>
      <w:rPr>
        <w:rFonts w:ascii="Symbol" w:hAnsi="Symbol" w:hint="default"/>
      </w:rPr>
    </w:lvl>
    <w:lvl w:ilvl="4" w:tplc="12F49C64" w:tentative="1">
      <w:start w:val="1"/>
      <w:numFmt w:val="bullet"/>
      <w:lvlText w:val="o"/>
      <w:lvlJc w:val="left"/>
      <w:pPr>
        <w:ind w:left="3920" w:hanging="360"/>
      </w:pPr>
      <w:rPr>
        <w:rFonts w:ascii="Courier New" w:hAnsi="Courier New" w:cs="Courier New" w:hint="default"/>
      </w:rPr>
    </w:lvl>
    <w:lvl w:ilvl="5" w:tplc="2A46231A" w:tentative="1">
      <w:start w:val="1"/>
      <w:numFmt w:val="bullet"/>
      <w:lvlText w:val=""/>
      <w:lvlJc w:val="left"/>
      <w:pPr>
        <w:ind w:left="4640" w:hanging="360"/>
      </w:pPr>
      <w:rPr>
        <w:rFonts w:ascii="Wingdings" w:hAnsi="Wingdings" w:hint="default"/>
      </w:rPr>
    </w:lvl>
    <w:lvl w:ilvl="6" w:tplc="0C186B12" w:tentative="1">
      <w:start w:val="1"/>
      <w:numFmt w:val="bullet"/>
      <w:lvlText w:val=""/>
      <w:lvlJc w:val="left"/>
      <w:pPr>
        <w:ind w:left="5360" w:hanging="360"/>
      </w:pPr>
      <w:rPr>
        <w:rFonts w:ascii="Symbol" w:hAnsi="Symbol" w:hint="default"/>
      </w:rPr>
    </w:lvl>
    <w:lvl w:ilvl="7" w:tplc="300CA686" w:tentative="1">
      <w:start w:val="1"/>
      <w:numFmt w:val="bullet"/>
      <w:lvlText w:val="o"/>
      <w:lvlJc w:val="left"/>
      <w:pPr>
        <w:ind w:left="6080" w:hanging="360"/>
      </w:pPr>
      <w:rPr>
        <w:rFonts w:ascii="Courier New" w:hAnsi="Courier New" w:cs="Courier New" w:hint="default"/>
      </w:rPr>
    </w:lvl>
    <w:lvl w:ilvl="8" w:tplc="DB2603D6"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1AAA6DCA">
      <w:start w:val="1"/>
      <w:numFmt w:val="bullet"/>
      <w:lvlText w:val=""/>
      <w:lvlPicBulletId w:val="1"/>
      <w:lvlJc w:val="left"/>
      <w:pPr>
        <w:ind w:left="360" w:hanging="360"/>
      </w:pPr>
      <w:rPr>
        <w:rFonts w:ascii="Symbol" w:hAnsi="Symbol" w:hint="default"/>
        <w:color w:val="auto"/>
      </w:rPr>
    </w:lvl>
    <w:lvl w:ilvl="1" w:tplc="3D2C0A32">
      <w:start w:val="1"/>
      <w:numFmt w:val="bullet"/>
      <w:lvlText w:val="o"/>
      <w:lvlJc w:val="left"/>
      <w:pPr>
        <w:ind w:left="1080" w:hanging="360"/>
      </w:pPr>
      <w:rPr>
        <w:rFonts w:ascii="Courier New" w:hAnsi="Courier New" w:cs="Courier New" w:hint="default"/>
      </w:rPr>
    </w:lvl>
    <w:lvl w:ilvl="2" w:tplc="6F2662AE">
      <w:start w:val="1"/>
      <w:numFmt w:val="bullet"/>
      <w:lvlText w:val=""/>
      <w:lvlJc w:val="left"/>
      <w:pPr>
        <w:ind w:left="1800" w:hanging="360"/>
      </w:pPr>
      <w:rPr>
        <w:rFonts w:ascii="Wingdings" w:hAnsi="Wingdings" w:hint="default"/>
      </w:rPr>
    </w:lvl>
    <w:lvl w:ilvl="3" w:tplc="46E4E84A">
      <w:start w:val="1"/>
      <w:numFmt w:val="bullet"/>
      <w:lvlText w:val=""/>
      <w:lvlJc w:val="left"/>
      <w:pPr>
        <w:ind w:left="2520" w:hanging="360"/>
      </w:pPr>
      <w:rPr>
        <w:rFonts w:ascii="Symbol" w:hAnsi="Symbol" w:hint="default"/>
      </w:rPr>
    </w:lvl>
    <w:lvl w:ilvl="4" w:tplc="EBBE9A8A">
      <w:start w:val="1"/>
      <w:numFmt w:val="bullet"/>
      <w:lvlText w:val="o"/>
      <w:lvlJc w:val="left"/>
      <w:pPr>
        <w:ind w:left="3240" w:hanging="360"/>
      </w:pPr>
      <w:rPr>
        <w:rFonts w:ascii="Courier New" w:hAnsi="Courier New" w:cs="Courier New" w:hint="default"/>
      </w:rPr>
    </w:lvl>
    <w:lvl w:ilvl="5" w:tplc="0830835C">
      <w:start w:val="1"/>
      <w:numFmt w:val="bullet"/>
      <w:lvlText w:val=""/>
      <w:lvlJc w:val="left"/>
      <w:pPr>
        <w:ind w:left="3960" w:hanging="360"/>
      </w:pPr>
      <w:rPr>
        <w:rFonts w:ascii="Wingdings" w:hAnsi="Wingdings" w:hint="default"/>
      </w:rPr>
    </w:lvl>
    <w:lvl w:ilvl="6" w:tplc="04766B36">
      <w:start w:val="1"/>
      <w:numFmt w:val="bullet"/>
      <w:lvlText w:val=""/>
      <w:lvlJc w:val="left"/>
      <w:pPr>
        <w:ind w:left="4680" w:hanging="360"/>
      </w:pPr>
      <w:rPr>
        <w:rFonts w:ascii="Symbol" w:hAnsi="Symbol" w:hint="default"/>
      </w:rPr>
    </w:lvl>
    <w:lvl w:ilvl="7" w:tplc="65FA8456">
      <w:start w:val="1"/>
      <w:numFmt w:val="bullet"/>
      <w:lvlText w:val="o"/>
      <w:lvlJc w:val="left"/>
      <w:pPr>
        <w:ind w:left="5400" w:hanging="360"/>
      </w:pPr>
      <w:rPr>
        <w:rFonts w:ascii="Courier New" w:hAnsi="Courier New" w:cs="Courier New" w:hint="default"/>
      </w:rPr>
    </w:lvl>
    <w:lvl w:ilvl="8" w:tplc="35266252">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F1B4344E">
      <w:start w:val="1"/>
      <w:numFmt w:val="decimal"/>
      <w:pStyle w:val="Numberbullet"/>
      <w:lvlText w:val="%1."/>
      <w:lvlJc w:val="left"/>
      <w:pPr>
        <w:ind w:left="720" w:hanging="360"/>
      </w:pPr>
    </w:lvl>
    <w:lvl w:ilvl="1" w:tplc="05723CDA" w:tentative="1">
      <w:start w:val="1"/>
      <w:numFmt w:val="lowerLetter"/>
      <w:lvlText w:val="%2."/>
      <w:lvlJc w:val="left"/>
      <w:pPr>
        <w:ind w:left="1440" w:hanging="360"/>
      </w:pPr>
    </w:lvl>
    <w:lvl w:ilvl="2" w:tplc="F59E41D0" w:tentative="1">
      <w:start w:val="1"/>
      <w:numFmt w:val="lowerRoman"/>
      <w:lvlText w:val="%3."/>
      <w:lvlJc w:val="right"/>
      <w:pPr>
        <w:ind w:left="2160" w:hanging="180"/>
      </w:pPr>
    </w:lvl>
    <w:lvl w:ilvl="3" w:tplc="16D40EB6" w:tentative="1">
      <w:start w:val="1"/>
      <w:numFmt w:val="decimal"/>
      <w:lvlText w:val="%4."/>
      <w:lvlJc w:val="left"/>
      <w:pPr>
        <w:ind w:left="2880" w:hanging="360"/>
      </w:pPr>
    </w:lvl>
    <w:lvl w:ilvl="4" w:tplc="C20CF05C" w:tentative="1">
      <w:start w:val="1"/>
      <w:numFmt w:val="lowerLetter"/>
      <w:lvlText w:val="%5."/>
      <w:lvlJc w:val="left"/>
      <w:pPr>
        <w:ind w:left="3600" w:hanging="360"/>
      </w:pPr>
    </w:lvl>
    <w:lvl w:ilvl="5" w:tplc="8C8660B8" w:tentative="1">
      <w:start w:val="1"/>
      <w:numFmt w:val="lowerRoman"/>
      <w:lvlText w:val="%6."/>
      <w:lvlJc w:val="right"/>
      <w:pPr>
        <w:ind w:left="4320" w:hanging="180"/>
      </w:pPr>
    </w:lvl>
    <w:lvl w:ilvl="6" w:tplc="D404531A" w:tentative="1">
      <w:start w:val="1"/>
      <w:numFmt w:val="decimal"/>
      <w:lvlText w:val="%7."/>
      <w:lvlJc w:val="left"/>
      <w:pPr>
        <w:ind w:left="5040" w:hanging="360"/>
      </w:pPr>
    </w:lvl>
    <w:lvl w:ilvl="7" w:tplc="8BEA1B7C" w:tentative="1">
      <w:start w:val="1"/>
      <w:numFmt w:val="lowerLetter"/>
      <w:lvlText w:val="%8."/>
      <w:lvlJc w:val="left"/>
      <w:pPr>
        <w:ind w:left="5760" w:hanging="360"/>
      </w:pPr>
    </w:lvl>
    <w:lvl w:ilvl="8" w:tplc="ACF6DD28"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29BEDC70">
      <w:start w:val="1"/>
      <w:numFmt w:val="decimal"/>
      <w:lvlText w:val="%1."/>
      <w:lvlJc w:val="left"/>
      <w:pPr>
        <w:ind w:left="720" w:hanging="360"/>
      </w:pPr>
    </w:lvl>
    <w:lvl w:ilvl="1" w:tplc="72F6A2D2" w:tentative="1">
      <w:start w:val="1"/>
      <w:numFmt w:val="lowerLetter"/>
      <w:lvlText w:val="%2."/>
      <w:lvlJc w:val="left"/>
      <w:pPr>
        <w:ind w:left="1440" w:hanging="360"/>
      </w:pPr>
    </w:lvl>
    <w:lvl w:ilvl="2" w:tplc="D8E0A4A2" w:tentative="1">
      <w:start w:val="1"/>
      <w:numFmt w:val="lowerRoman"/>
      <w:lvlText w:val="%3."/>
      <w:lvlJc w:val="right"/>
      <w:pPr>
        <w:ind w:left="2160" w:hanging="180"/>
      </w:pPr>
    </w:lvl>
    <w:lvl w:ilvl="3" w:tplc="71809842" w:tentative="1">
      <w:start w:val="1"/>
      <w:numFmt w:val="decimal"/>
      <w:lvlText w:val="%4."/>
      <w:lvlJc w:val="left"/>
      <w:pPr>
        <w:ind w:left="2880" w:hanging="360"/>
      </w:pPr>
    </w:lvl>
    <w:lvl w:ilvl="4" w:tplc="836AE1B6" w:tentative="1">
      <w:start w:val="1"/>
      <w:numFmt w:val="lowerLetter"/>
      <w:lvlText w:val="%5."/>
      <w:lvlJc w:val="left"/>
      <w:pPr>
        <w:ind w:left="3600" w:hanging="360"/>
      </w:pPr>
    </w:lvl>
    <w:lvl w:ilvl="5" w:tplc="9EE4F83A" w:tentative="1">
      <w:start w:val="1"/>
      <w:numFmt w:val="lowerRoman"/>
      <w:lvlText w:val="%6."/>
      <w:lvlJc w:val="right"/>
      <w:pPr>
        <w:ind w:left="4320" w:hanging="180"/>
      </w:pPr>
    </w:lvl>
    <w:lvl w:ilvl="6" w:tplc="7DD4D5E4" w:tentative="1">
      <w:start w:val="1"/>
      <w:numFmt w:val="decimal"/>
      <w:lvlText w:val="%7."/>
      <w:lvlJc w:val="left"/>
      <w:pPr>
        <w:ind w:left="5040" w:hanging="360"/>
      </w:pPr>
    </w:lvl>
    <w:lvl w:ilvl="7" w:tplc="3C16836A" w:tentative="1">
      <w:start w:val="1"/>
      <w:numFmt w:val="lowerLetter"/>
      <w:lvlText w:val="%8."/>
      <w:lvlJc w:val="left"/>
      <w:pPr>
        <w:ind w:left="5760" w:hanging="360"/>
      </w:pPr>
    </w:lvl>
    <w:lvl w:ilvl="8" w:tplc="F2D2F320" w:tentative="1">
      <w:start w:val="1"/>
      <w:numFmt w:val="lowerRoman"/>
      <w:lvlText w:val="%9."/>
      <w:lvlJc w:val="right"/>
      <w:pPr>
        <w:ind w:left="6480" w:hanging="180"/>
      </w:pPr>
    </w:lvl>
  </w:abstractNum>
  <w:abstractNum w:abstractNumId="18" w15:restartNumberingAfterBreak="0">
    <w:nsid w:val="35FD6700"/>
    <w:multiLevelType w:val="multilevel"/>
    <w:tmpl w:val="F34A106A"/>
    <w:lvl w:ilvl="0">
      <w:start w:val="1"/>
      <w:numFmt w:val="decimal"/>
      <w:lvlText w:val="%1.0"/>
      <w:lvlJc w:val="left"/>
      <w:pPr>
        <w:ind w:left="360" w:hanging="360"/>
      </w:pPr>
      <w:rPr>
        <w:rFonts w:ascii="Arial" w:hAnsi="Arial" w:hint="default"/>
        <w:b w:val="0"/>
        <w:i w:val="0"/>
        <w:caps w:val="0"/>
        <w:strike w:val="0"/>
        <w:dstrike w:val="0"/>
        <w:vanish w:val="0"/>
        <w:color w:val="2E3456"/>
        <w:sz w:val="38"/>
        <w:u w:val="none" w:color="2E3456"/>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063A30B6">
      <w:start w:val="1"/>
      <w:numFmt w:val="bullet"/>
      <w:lvlText w:val=""/>
      <w:lvlPicBulletId w:val="0"/>
      <w:lvlJc w:val="left"/>
      <w:pPr>
        <w:tabs>
          <w:tab w:val="num" w:pos="710"/>
        </w:tabs>
        <w:ind w:left="0" w:firstLine="0"/>
      </w:pPr>
      <w:rPr>
        <w:rFonts w:ascii="Symbol" w:hAnsi="Symbol" w:hint="default"/>
        <w:color w:val="auto"/>
      </w:rPr>
    </w:lvl>
    <w:lvl w:ilvl="1" w:tplc="38D839B8">
      <w:start w:val="1"/>
      <w:numFmt w:val="bullet"/>
      <w:pStyle w:val="QuestionNiv2"/>
      <w:lvlText w:val="o"/>
      <w:lvlJc w:val="left"/>
      <w:pPr>
        <w:tabs>
          <w:tab w:val="num" w:pos="1440"/>
        </w:tabs>
        <w:ind w:left="1440" w:hanging="360"/>
      </w:pPr>
      <w:rPr>
        <w:rFonts w:ascii="Courier New" w:hAnsi="Courier New" w:cs="Times New Roman" w:hint="default"/>
      </w:rPr>
    </w:lvl>
    <w:lvl w:ilvl="2" w:tplc="936E9006">
      <w:start w:val="1"/>
      <w:numFmt w:val="bullet"/>
      <w:pStyle w:val="QuestionNiv3"/>
      <w:lvlText w:val=""/>
      <w:lvlJc w:val="left"/>
      <w:pPr>
        <w:tabs>
          <w:tab w:val="num" w:pos="2160"/>
        </w:tabs>
        <w:ind w:left="2160" w:hanging="360"/>
      </w:pPr>
      <w:rPr>
        <w:rFonts w:ascii="Wingdings" w:hAnsi="Wingdings" w:hint="default"/>
      </w:rPr>
    </w:lvl>
    <w:lvl w:ilvl="3" w:tplc="C84EE97E">
      <w:start w:val="1"/>
      <w:numFmt w:val="bullet"/>
      <w:lvlText w:val=""/>
      <w:lvlJc w:val="left"/>
      <w:pPr>
        <w:tabs>
          <w:tab w:val="num" w:pos="2880"/>
        </w:tabs>
        <w:ind w:left="2880" w:hanging="360"/>
      </w:pPr>
      <w:rPr>
        <w:rFonts w:ascii="Symbol" w:hAnsi="Symbol" w:hint="default"/>
      </w:rPr>
    </w:lvl>
    <w:lvl w:ilvl="4" w:tplc="34FC08A6">
      <w:start w:val="1"/>
      <w:numFmt w:val="bullet"/>
      <w:lvlText w:val="o"/>
      <w:lvlJc w:val="left"/>
      <w:pPr>
        <w:tabs>
          <w:tab w:val="num" w:pos="3600"/>
        </w:tabs>
        <w:ind w:left="3600" w:hanging="360"/>
      </w:pPr>
      <w:rPr>
        <w:rFonts w:ascii="Courier New" w:hAnsi="Courier New" w:cs="Times New Roman" w:hint="default"/>
      </w:rPr>
    </w:lvl>
    <w:lvl w:ilvl="5" w:tplc="20746F60">
      <w:start w:val="1"/>
      <w:numFmt w:val="bullet"/>
      <w:lvlText w:val=""/>
      <w:lvlJc w:val="left"/>
      <w:pPr>
        <w:tabs>
          <w:tab w:val="num" w:pos="4320"/>
        </w:tabs>
        <w:ind w:left="4320" w:hanging="360"/>
      </w:pPr>
      <w:rPr>
        <w:rFonts w:ascii="Wingdings" w:hAnsi="Wingdings" w:hint="default"/>
      </w:rPr>
    </w:lvl>
    <w:lvl w:ilvl="6" w:tplc="2DF43534">
      <w:start w:val="1"/>
      <w:numFmt w:val="bullet"/>
      <w:lvlText w:val=""/>
      <w:lvlJc w:val="left"/>
      <w:pPr>
        <w:tabs>
          <w:tab w:val="num" w:pos="5040"/>
        </w:tabs>
        <w:ind w:left="5040" w:hanging="360"/>
      </w:pPr>
      <w:rPr>
        <w:rFonts w:ascii="Symbol" w:hAnsi="Symbol" w:hint="default"/>
      </w:rPr>
    </w:lvl>
    <w:lvl w:ilvl="7" w:tplc="53381AE8">
      <w:start w:val="1"/>
      <w:numFmt w:val="bullet"/>
      <w:lvlText w:val="o"/>
      <w:lvlJc w:val="left"/>
      <w:pPr>
        <w:tabs>
          <w:tab w:val="num" w:pos="5760"/>
        </w:tabs>
        <w:ind w:left="5760" w:hanging="360"/>
      </w:pPr>
      <w:rPr>
        <w:rFonts w:ascii="Courier New" w:hAnsi="Courier New" w:cs="Times New Roman" w:hint="default"/>
      </w:rPr>
    </w:lvl>
    <w:lvl w:ilvl="8" w:tplc="9EAE0464">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398C3B14">
      <w:start w:val="1"/>
      <w:numFmt w:val="decimal"/>
      <w:pStyle w:val="SAGENumberBullet"/>
      <w:lvlText w:val="%1."/>
      <w:lvlJc w:val="left"/>
      <w:pPr>
        <w:ind w:left="340" w:hanging="340"/>
      </w:pPr>
      <w:rPr>
        <w:rFonts w:hint="default"/>
      </w:rPr>
    </w:lvl>
    <w:lvl w:ilvl="1" w:tplc="C0E0E790" w:tentative="1">
      <w:start w:val="1"/>
      <w:numFmt w:val="lowerLetter"/>
      <w:lvlText w:val="%2."/>
      <w:lvlJc w:val="left"/>
      <w:pPr>
        <w:ind w:left="1440" w:hanging="360"/>
      </w:pPr>
    </w:lvl>
    <w:lvl w:ilvl="2" w:tplc="FBF0E34C" w:tentative="1">
      <w:start w:val="1"/>
      <w:numFmt w:val="lowerRoman"/>
      <w:lvlText w:val="%3."/>
      <w:lvlJc w:val="right"/>
      <w:pPr>
        <w:ind w:left="2160" w:hanging="180"/>
      </w:pPr>
    </w:lvl>
    <w:lvl w:ilvl="3" w:tplc="7B6C50C0" w:tentative="1">
      <w:start w:val="1"/>
      <w:numFmt w:val="decimal"/>
      <w:lvlText w:val="%4."/>
      <w:lvlJc w:val="left"/>
      <w:pPr>
        <w:ind w:left="2880" w:hanging="360"/>
      </w:pPr>
    </w:lvl>
    <w:lvl w:ilvl="4" w:tplc="4FACD348" w:tentative="1">
      <w:start w:val="1"/>
      <w:numFmt w:val="lowerLetter"/>
      <w:lvlText w:val="%5."/>
      <w:lvlJc w:val="left"/>
      <w:pPr>
        <w:ind w:left="3600" w:hanging="360"/>
      </w:pPr>
    </w:lvl>
    <w:lvl w:ilvl="5" w:tplc="1FA8F91E" w:tentative="1">
      <w:start w:val="1"/>
      <w:numFmt w:val="lowerRoman"/>
      <w:lvlText w:val="%6."/>
      <w:lvlJc w:val="right"/>
      <w:pPr>
        <w:ind w:left="4320" w:hanging="180"/>
      </w:pPr>
    </w:lvl>
    <w:lvl w:ilvl="6" w:tplc="8E48D64A" w:tentative="1">
      <w:start w:val="1"/>
      <w:numFmt w:val="decimal"/>
      <w:lvlText w:val="%7."/>
      <w:lvlJc w:val="left"/>
      <w:pPr>
        <w:ind w:left="5040" w:hanging="360"/>
      </w:pPr>
    </w:lvl>
    <w:lvl w:ilvl="7" w:tplc="51B896E8" w:tentative="1">
      <w:start w:val="1"/>
      <w:numFmt w:val="lowerLetter"/>
      <w:lvlText w:val="%8."/>
      <w:lvlJc w:val="left"/>
      <w:pPr>
        <w:ind w:left="5760" w:hanging="360"/>
      </w:pPr>
    </w:lvl>
    <w:lvl w:ilvl="8" w:tplc="E37005C2"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194AB586">
      <w:start w:val="1"/>
      <w:numFmt w:val="bullet"/>
      <w:pStyle w:val="SAGEBullet2"/>
      <w:lvlText w:val="–"/>
      <w:lvlJc w:val="left"/>
      <w:pPr>
        <w:ind w:left="680" w:hanging="340"/>
      </w:pPr>
      <w:rPr>
        <w:rFonts w:ascii="Arial" w:hAnsi="Arial" w:hint="default"/>
      </w:rPr>
    </w:lvl>
    <w:lvl w:ilvl="1" w:tplc="5742E2E0">
      <w:start w:val="1"/>
      <w:numFmt w:val="bullet"/>
      <w:lvlText w:val="o"/>
      <w:lvlJc w:val="left"/>
      <w:pPr>
        <w:ind w:left="1440" w:hanging="360"/>
      </w:pPr>
      <w:rPr>
        <w:rFonts w:ascii="Courier New" w:hAnsi="Courier New" w:cs="Courier New" w:hint="default"/>
      </w:rPr>
    </w:lvl>
    <w:lvl w:ilvl="2" w:tplc="37284E62" w:tentative="1">
      <w:start w:val="1"/>
      <w:numFmt w:val="bullet"/>
      <w:lvlText w:val=""/>
      <w:lvlJc w:val="left"/>
      <w:pPr>
        <w:ind w:left="2160" w:hanging="360"/>
      </w:pPr>
      <w:rPr>
        <w:rFonts w:ascii="Wingdings" w:hAnsi="Wingdings" w:hint="default"/>
      </w:rPr>
    </w:lvl>
    <w:lvl w:ilvl="3" w:tplc="8CB6B9DE" w:tentative="1">
      <w:start w:val="1"/>
      <w:numFmt w:val="bullet"/>
      <w:lvlText w:val=""/>
      <w:lvlJc w:val="left"/>
      <w:pPr>
        <w:ind w:left="2880" w:hanging="360"/>
      </w:pPr>
      <w:rPr>
        <w:rFonts w:ascii="Symbol" w:hAnsi="Symbol" w:hint="default"/>
      </w:rPr>
    </w:lvl>
    <w:lvl w:ilvl="4" w:tplc="0B7CD092" w:tentative="1">
      <w:start w:val="1"/>
      <w:numFmt w:val="bullet"/>
      <w:lvlText w:val="o"/>
      <w:lvlJc w:val="left"/>
      <w:pPr>
        <w:ind w:left="3600" w:hanging="360"/>
      </w:pPr>
      <w:rPr>
        <w:rFonts w:ascii="Courier New" w:hAnsi="Courier New" w:cs="Courier New" w:hint="default"/>
      </w:rPr>
    </w:lvl>
    <w:lvl w:ilvl="5" w:tplc="03B0C132" w:tentative="1">
      <w:start w:val="1"/>
      <w:numFmt w:val="bullet"/>
      <w:lvlText w:val=""/>
      <w:lvlJc w:val="left"/>
      <w:pPr>
        <w:ind w:left="4320" w:hanging="360"/>
      </w:pPr>
      <w:rPr>
        <w:rFonts w:ascii="Wingdings" w:hAnsi="Wingdings" w:hint="default"/>
      </w:rPr>
    </w:lvl>
    <w:lvl w:ilvl="6" w:tplc="2904F386" w:tentative="1">
      <w:start w:val="1"/>
      <w:numFmt w:val="bullet"/>
      <w:lvlText w:val=""/>
      <w:lvlJc w:val="left"/>
      <w:pPr>
        <w:ind w:left="5040" w:hanging="360"/>
      </w:pPr>
      <w:rPr>
        <w:rFonts w:ascii="Symbol" w:hAnsi="Symbol" w:hint="default"/>
      </w:rPr>
    </w:lvl>
    <w:lvl w:ilvl="7" w:tplc="1A78D4D8" w:tentative="1">
      <w:start w:val="1"/>
      <w:numFmt w:val="bullet"/>
      <w:lvlText w:val="o"/>
      <w:lvlJc w:val="left"/>
      <w:pPr>
        <w:ind w:left="5760" w:hanging="360"/>
      </w:pPr>
      <w:rPr>
        <w:rFonts w:ascii="Courier New" w:hAnsi="Courier New" w:cs="Courier New" w:hint="default"/>
      </w:rPr>
    </w:lvl>
    <w:lvl w:ilvl="8" w:tplc="F7F4F352"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F23816DC">
      <w:start w:val="1"/>
      <w:numFmt w:val="bullet"/>
      <w:lvlText w:val=""/>
      <w:lvlJc w:val="left"/>
      <w:pPr>
        <w:ind w:left="1060" w:hanging="360"/>
      </w:pPr>
      <w:rPr>
        <w:rFonts w:ascii="Symbol" w:hAnsi="Symbol" w:hint="default"/>
      </w:rPr>
    </w:lvl>
    <w:lvl w:ilvl="1" w:tplc="470CFD8E" w:tentative="1">
      <w:start w:val="1"/>
      <w:numFmt w:val="bullet"/>
      <w:lvlText w:val="o"/>
      <w:lvlJc w:val="left"/>
      <w:pPr>
        <w:ind w:left="1780" w:hanging="360"/>
      </w:pPr>
      <w:rPr>
        <w:rFonts w:ascii="Courier New" w:hAnsi="Courier New" w:cs="Courier New" w:hint="default"/>
      </w:rPr>
    </w:lvl>
    <w:lvl w:ilvl="2" w:tplc="CB6A5D74" w:tentative="1">
      <w:start w:val="1"/>
      <w:numFmt w:val="bullet"/>
      <w:lvlText w:val=""/>
      <w:lvlJc w:val="left"/>
      <w:pPr>
        <w:ind w:left="2500" w:hanging="360"/>
      </w:pPr>
      <w:rPr>
        <w:rFonts w:ascii="Wingdings" w:hAnsi="Wingdings" w:hint="default"/>
      </w:rPr>
    </w:lvl>
    <w:lvl w:ilvl="3" w:tplc="B5366C78" w:tentative="1">
      <w:start w:val="1"/>
      <w:numFmt w:val="bullet"/>
      <w:lvlText w:val=""/>
      <w:lvlJc w:val="left"/>
      <w:pPr>
        <w:ind w:left="3220" w:hanging="360"/>
      </w:pPr>
      <w:rPr>
        <w:rFonts w:ascii="Symbol" w:hAnsi="Symbol" w:hint="default"/>
      </w:rPr>
    </w:lvl>
    <w:lvl w:ilvl="4" w:tplc="D7A69406" w:tentative="1">
      <w:start w:val="1"/>
      <w:numFmt w:val="bullet"/>
      <w:lvlText w:val="o"/>
      <w:lvlJc w:val="left"/>
      <w:pPr>
        <w:ind w:left="3940" w:hanging="360"/>
      </w:pPr>
      <w:rPr>
        <w:rFonts w:ascii="Courier New" w:hAnsi="Courier New" w:cs="Courier New" w:hint="default"/>
      </w:rPr>
    </w:lvl>
    <w:lvl w:ilvl="5" w:tplc="32703DF8" w:tentative="1">
      <w:start w:val="1"/>
      <w:numFmt w:val="bullet"/>
      <w:lvlText w:val=""/>
      <w:lvlJc w:val="left"/>
      <w:pPr>
        <w:ind w:left="4660" w:hanging="360"/>
      </w:pPr>
      <w:rPr>
        <w:rFonts w:ascii="Wingdings" w:hAnsi="Wingdings" w:hint="default"/>
      </w:rPr>
    </w:lvl>
    <w:lvl w:ilvl="6" w:tplc="C812D5B0" w:tentative="1">
      <w:start w:val="1"/>
      <w:numFmt w:val="bullet"/>
      <w:lvlText w:val=""/>
      <w:lvlJc w:val="left"/>
      <w:pPr>
        <w:ind w:left="5380" w:hanging="360"/>
      </w:pPr>
      <w:rPr>
        <w:rFonts w:ascii="Symbol" w:hAnsi="Symbol" w:hint="default"/>
      </w:rPr>
    </w:lvl>
    <w:lvl w:ilvl="7" w:tplc="56E03DE4" w:tentative="1">
      <w:start w:val="1"/>
      <w:numFmt w:val="bullet"/>
      <w:lvlText w:val="o"/>
      <w:lvlJc w:val="left"/>
      <w:pPr>
        <w:ind w:left="6100" w:hanging="360"/>
      </w:pPr>
      <w:rPr>
        <w:rFonts w:ascii="Courier New" w:hAnsi="Courier New" w:cs="Courier New" w:hint="default"/>
      </w:rPr>
    </w:lvl>
    <w:lvl w:ilvl="8" w:tplc="A1ACBFE4"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13F04E90">
      <w:start w:val="1"/>
      <w:numFmt w:val="bullet"/>
      <w:lvlText w:val=""/>
      <w:lvlJc w:val="left"/>
      <w:pPr>
        <w:ind w:left="720" w:hanging="360"/>
      </w:pPr>
      <w:rPr>
        <w:rFonts w:ascii="Symbol" w:hAnsi="Symbol" w:hint="default"/>
      </w:rPr>
    </w:lvl>
    <w:lvl w:ilvl="1" w:tplc="5DDE6C82" w:tentative="1">
      <w:start w:val="1"/>
      <w:numFmt w:val="bullet"/>
      <w:lvlText w:val="o"/>
      <w:lvlJc w:val="left"/>
      <w:pPr>
        <w:ind w:left="1440" w:hanging="360"/>
      </w:pPr>
      <w:rPr>
        <w:rFonts w:ascii="Courier New" w:hAnsi="Courier New" w:cs="Courier New" w:hint="default"/>
      </w:rPr>
    </w:lvl>
    <w:lvl w:ilvl="2" w:tplc="44EC6496" w:tentative="1">
      <w:start w:val="1"/>
      <w:numFmt w:val="bullet"/>
      <w:lvlText w:val=""/>
      <w:lvlJc w:val="left"/>
      <w:pPr>
        <w:ind w:left="2160" w:hanging="360"/>
      </w:pPr>
      <w:rPr>
        <w:rFonts w:ascii="Wingdings" w:hAnsi="Wingdings" w:hint="default"/>
      </w:rPr>
    </w:lvl>
    <w:lvl w:ilvl="3" w:tplc="4FE4744C" w:tentative="1">
      <w:start w:val="1"/>
      <w:numFmt w:val="bullet"/>
      <w:lvlText w:val=""/>
      <w:lvlJc w:val="left"/>
      <w:pPr>
        <w:ind w:left="2880" w:hanging="360"/>
      </w:pPr>
      <w:rPr>
        <w:rFonts w:ascii="Symbol" w:hAnsi="Symbol" w:hint="default"/>
      </w:rPr>
    </w:lvl>
    <w:lvl w:ilvl="4" w:tplc="04D6EAAE" w:tentative="1">
      <w:start w:val="1"/>
      <w:numFmt w:val="bullet"/>
      <w:lvlText w:val="o"/>
      <w:lvlJc w:val="left"/>
      <w:pPr>
        <w:ind w:left="3600" w:hanging="360"/>
      </w:pPr>
      <w:rPr>
        <w:rFonts w:ascii="Courier New" w:hAnsi="Courier New" w:cs="Courier New" w:hint="default"/>
      </w:rPr>
    </w:lvl>
    <w:lvl w:ilvl="5" w:tplc="BC4C4404" w:tentative="1">
      <w:start w:val="1"/>
      <w:numFmt w:val="bullet"/>
      <w:lvlText w:val=""/>
      <w:lvlJc w:val="left"/>
      <w:pPr>
        <w:ind w:left="4320" w:hanging="360"/>
      </w:pPr>
      <w:rPr>
        <w:rFonts w:ascii="Wingdings" w:hAnsi="Wingdings" w:hint="default"/>
      </w:rPr>
    </w:lvl>
    <w:lvl w:ilvl="6" w:tplc="9F5888D2" w:tentative="1">
      <w:start w:val="1"/>
      <w:numFmt w:val="bullet"/>
      <w:lvlText w:val=""/>
      <w:lvlJc w:val="left"/>
      <w:pPr>
        <w:ind w:left="5040" w:hanging="360"/>
      </w:pPr>
      <w:rPr>
        <w:rFonts w:ascii="Symbol" w:hAnsi="Symbol" w:hint="default"/>
      </w:rPr>
    </w:lvl>
    <w:lvl w:ilvl="7" w:tplc="870C494C" w:tentative="1">
      <w:start w:val="1"/>
      <w:numFmt w:val="bullet"/>
      <w:lvlText w:val="o"/>
      <w:lvlJc w:val="left"/>
      <w:pPr>
        <w:ind w:left="5760" w:hanging="360"/>
      </w:pPr>
      <w:rPr>
        <w:rFonts w:ascii="Courier New" w:hAnsi="Courier New" w:cs="Courier New" w:hint="default"/>
      </w:rPr>
    </w:lvl>
    <w:lvl w:ilvl="8" w:tplc="4816D30C"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6A44D0">
      <w:start w:val="1"/>
      <w:numFmt w:val="bullet"/>
      <w:lvlText w:val=""/>
      <w:lvlJc w:val="left"/>
      <w:pPr>
        <w:tabs>
          <w:tab w:val="num" w:pos="0"/>
        </w:tabs>
        <w:ind w:left="0" w:hanging="170"/>
      </w:pPr>
      <w:rPr>
        <w:rFonts w:ascii="Wingdings" w:hAnsi="Wingdings" w:hint="default"/>
        <w:color w:val="003481"/>
        <w:position w:val="0"/>
        <w:sz w:val="17"/>
      </w:rPr>
    </w:lvl>
    <w:lvl w:ilvl="1" w:tplc="2D4E8CA2" w:tentative="1">
      <w:start w:val="1"/>
      <w:numFmt w:val="bullet"/>
      <w:lvlText w:val="o"/>
      <w:lvlJc w:val="left"/>
      <w:pPr>
        <w:tabs>
          <w:tab w:val="num" w:pos="1553"/>
        </w:tabs>
        <w:ind w:left="1553" w:hanging="360"/>
      </w:pPr>
      <w:rPr>
        <w:rFonts w:ascii="Courier New" w:hAnsi="Courier New" w:cs="Courier New" w:hint="default"/>
      </w:rPr>
    </w:lvl>
    <w:lvl w:ilvl="2" w:tplc="CD20F2C2" w:tentative="1">
      <w:start w:val="1"/>
      <w:numFmt w:val="bullet"/>
      <w:lvlText w:val=""/>
      <w:lvlJc w:val="left"/>
      <w:pPr>
        <w:tabs>
          <w:tab w:val="num" w:pos="2273"/>
        </w:tabs>
        <w:ind w:left="2273" w:hanging="360"/>
      </w:pPr>
      <w:rPr>
        <w:rFonts w:ascii="Wingdings" w:hAnsi="Wingdings" w:hint="default"/>
      </w:rPr>
    </w:lvl>
    <w:lvl w:ilvl="3" w:tplc="AE42C430" w:tentative="1">
      <w:start w:val="1"/>
      <w:numFmt w:val="bullet"/>
      <w:lvlText w:val=""/>
      <w:lvlJc w:val="left"/>
      <w:pPr>
        <w:tabs>
          <w:tab w:val="num" w:pos="2993"/>
        </w:tabs>
        <w:ind w:left="2993" w:hanging="360"/>
      </w:pPr>
      <w:rPr>
        <w:rFonts w:ascii="Symbol" w:hAnsi="Symbol" w:hint="default"/>
      </w:rPr>
    </w:lvl>
    <w:lvl w:ilvl="4" w:tplc="D68E8BB0" w:tentative="1">
      <w:start w:val="1"/>
      <w:numFmt w:val="bullet"/>
      <w:lvlText w:val="o"/>
      <w:lvlJc w:val="left"/>
      <w:pPr>
        <w:tabs>
          <w:tab w:val="num" w:pos="3713"/>
        </w:tabs>
        <w:ind w:left="3713" w:hanging="360"/>
      </w:pPr>
      <w:rPr>
        <w:rFonts w:ascii="Courier New" w:hAnsi="Courier New" w:cs="Courier New" w:hint="default"/>
      </w:rPr>
    </w:lvl>
    <w:lvl w:ilvl="5" w:tplc="50145FAE" w:tentative="1">
      <w:start w:val="1"/>
      <w:numFmt w:val="bullet"/>
      <w:lvlText w:val=""/>
      <w:lvlJc w:val="left"/>
      <w:pPr>
        <w:tabs>
          <w:tab w:val="num" w:pos="4433"/>
        </w:tabs>
        <w:ind w:left="4433" w:hanging="360"/>
      </w:pPr>
      <w:rPr>
        <w:rFonts w:ascii="Wingdings" w:hAnsi="Wingdings" w:hint="default"/>
      </w:rPr>
    </w:lvl>
    <w:lvl w:ilvl="6" w:tplc="ECDC3EAC" w:tentative="1">
      <w:start w:val="1"/>
      <w:numFmt w:val="bullet"/>
      <w:lvlText w:val=""/>
      <w:lvlJc w:val="left"/>
      <w:pPr>
        <w:tabs>
          <w:tab w:val="num" w:pos="5153"/>
        </w:tabs>
        <w:ind w:left="5153" w:hanging="360"/>
      </w:pPr>
      <w:rPr>
        <w:rFonts w:ascii="Symbol" w:hAnsi="Symbol" w:hint="default"/>
      </w:rPr>
    </w:lvl>
    <w:lvl w:ilvl="7" w:tplc="B936EA4E" w:tentative="1">
      <w:start w:val="1"/>
      <w:numFmt w:val="bullet"/>
      <w:lvlText w:val="o"/>
      <w:lvlJc w:val="left"/>
      <w:pPr>
        <w:tabs>
          <w:tab w:val="num" w:pos="5873"/>
        </w:tabs>
        <w:ind w:left="5873" w:hanging="360"/>
      </w:pPr>
      <w:rPr>
        <w:rFonts w:ascii="Courier New" w:hAnsi="Courier New" w:cs="Courier New" w:hint="default"/>
      </w:rPr>
    </w:lvl>
    <w:lvl w:ilvl="8" w:tplc="3E9E829A"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C2FAA94E">
      <w:start w:val="1"/>
      <w:numFmt w:val="decimal"/>
      <w:lvlText w:val="%1."/>
      <w:lvlJc w:val="left"/>
      <w:pPr>
        <w:ind w:left="720" w:hanging="360"/>
      </w:pPr>
    </w:lvl>
    <w:lvl w:ilvl="1" w:tplc="7EFAD7FE" w:tentative="1">
      <w:start w:val="1"/>
      <w:numFmt w:val="lowerLetter"/>
      <w:lvlText w:val="%2."/>
      <w:lvlJc w:val="left"/>
      <w:pPr>
        <w:ind w:left="1440" w:hanging="360"/>
      </w:pPr>
    </w:lvl>
    <w:lvl w:ilvl="2" w:tplc="DA0CA374" w:tentative="1">
      <w:start w:val="1"/>
      <w:numFmt w:val="lowerRoman"/>
      <w:lvlText w:val="%3."/>
      <w:lvlJc w:val="right"/>
      <w:pPr>
        <w:ind w:left="2160" w:hanging="180"/>
      </w:pPr>
    </w:lvl>
    <w:lvl w:ilvl="3" w:tplc="0A1C3644" w:tentative="1">
      <w:start w:val="1"/>
      <w:numFmt w:val="decimal"/>
      <w:lvlText w:val="%4."/>
      <w:lvlJc w:val="left"/>
      <w:pPr>
        <w:ind w:left="2880" w:hanging="360"/>
      </w:pPr>
    </w:lvl>
    <w:lvl w:ilvl="4" w:tplc="17DE0DB4" w:tentative="1">
      <w:start w:val="1"/>
      <w:numFmt w:val="lowerLetter"/>
      <w:lvlText w:val="%5."/>
      <w:lvlJc w:val="left"/>
      <w:pPr>
        <w:ind w:left="3600" w:hanging="360"/>
      </w:pPr>
    </w:lvl>
    <w:lvl w:ilvl="5" w:tplc="1C52BE90" w:tentative="1">
      <w:start w:val="1"/>
      <w:numFmt w:val="lowerRoman"/>
      <w:lvlText w:val="%6."/>
      <w:lvlJc w:val="right"/>
      <w:pPr>
        <w:ind w:left="4320" w:hanging="180"/>
      </w:pPr>
    </w:lvl>
    <w:lvl w:ilvl="6" w:tplc="3EDE5700" w:tentative="1">
      <w:start w:val="1"/>
      <w:numFmt w:val="decimal"/>
      <w:lvlText w:val="%7."/>
      <w:lvlJc w:val="left"/>
      <w:pPr>
        <w:ind w:left="5040" w:hanging="360"/>
      </w:pPr>
    </w:lvl>
    <w:lvl w:ilvl="7" w:tplc="0E8A0340" w:tentative="1">
      <w:start w:val="1"/>
      <w:numFmt w:val="lowerLetter"/>
      <w:lvlText w:val="%8."/>
      <w:lvlJc w:val="left"/>
      <w:pPr>
        <w:ind w:left="5760" w:hanging="360"/>
      </w:pPr>
    </w:lvl>
    <w:lvl w:ilvl="8" w:tplc="F260D92E"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DFCE6186">
      <w:start w:val="1"/>
      <w:numFmt w:val="decimal"/>
      <w:pStyle w:val="SAGENumberBullet2"/>
      <w:lvlText w:val="%1.1."/>
      <w:lvlJc w:val="left"/>
      <w:pPr>
        <w:ind w:left="1040" w:hanging="360"/>
      </w:pPr>
      <w:rPr>
        <w:rFonts w:hint="default"/>
      </w:rPr>
    </w:lvl>
    <w:lvl w:ilvl="1" w:tplc="A9BAD6B2" w:tentative="1">
      <w:start w:val="1"/>
      <w:numFmt w:val="lowerLetter"/>
      <w:lvlText w:val="%2."/>
      <w:lvlJc w:val="left"/>
      <w:pPr>
        <w:ind w:left="1760" w:hanging="360"/>
      </w:pPr>
    </w:lvl>
    <w:lvl w:ilvl="2" w:tplc="F49CC8E8" w:tentative="1">
      <w:start w:val="1"/>
      <w:numFmt w:val="lowerRoman"/>
      <w:lvlText w:val="%3."/>
      <w:lvlJc w:val="right"/>
      <w:pPr>
        <w:ind w:left="2480" w:hanging="180"/>
      </w:pPr>
    </w:lvl>
    <w:lvl w:ilvl="3" w:tplc="2B3E5948" w:tentative="1">
      <w:start w:val="1"/>
      <w:numFmt w:val="decimal"/>
      <w:lvlText w:val="%4."/>
      <w:lvlJc w:val="left"/>
      <w:pPr>
        <w:ind w:left="3200" w:hanging="360"/>
      </w:pPr>
    </w:lvl>
    <w:lvl w:ilvl="4" w:tplc="A81838EE" w:tentative="1">
      <w:start w:val="1"/>
      <w:numFmt w:val="lowerLetter"/>
      <w:lvlText w:val="%5."/>
      <w:lvlJc w:val="left"/>
      <w:pPr>
        <w:ind w:left="3920" w:hanging="360"/>
      </w:pPr>
    </w:lvl>
    <w:lvl w:ilvl="5" w:tplc="92E49D4E" w:tentative="1">
      <w:start w:val="1"/>
      <w:numFmt w:val="lowerRoman"/>
      <w:lvlText w:val="%6."/>
      <w:lvlJc w:val="right"/>
      <w:pPr>
        <w:ind w:left="4640" w:hanging="180"/>
      </w:pPr>
    </w:lvl>
    <w:lvl w:ilvl="6" w:tplc="2AA453A8" w:tentative="1">
      <w:start w:val="1"/>
      <w:numFmt w:val="decimal"/>
      <w:lvlText w:val="%7."/>
      <w:lvlJc w:val="left"/>
      <w:pPr>
        <w:ind w:left="5360" w:hanging="360"/>
      </w:pPr>
    </w:lvl>
    <w:lvl w:ilvl="7" w:tplc="A8E84B50" w:tentative="1">
      <w:start w:val="1"/>
      <w:numFmt w:val="lowerLetter"/>
      <w:lvlText w:val="%8."/>
      <w:lvlJc w:val="left"/>
      <w:pPr>
        <w:ind w:left="6080" w:hanging="360"/>
      </w:pPr>
    </w:lvl>
    <w:lvl w:ilvl="8" w:tplc="C0ECA45E"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8"/>
          <w:u w:val="none" w:color="44546A"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6"/>
          <w:u w:val="none" w:color="44546A"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revisionView w:markup="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A6"/>
    <w:rsid w:val="00021331"/>
    <w:rsid w:val="00032190"/>
    <w:rsid w:val="000359C8"/>
    <w:rsid w:val="00065CDF"/>
    <w:rsid w:val="00085B0B"/>
    <w:rsid w:val="000A4DD1"/>
    <w:rsid w:val="000B1680"/>
    <w:rsid w:val="000C57CE"/>
    <w:rsid w:val="000E144D"/>
    <w:rsid w:val="001A7894"/>
    <w:rsid w:val="001B0C35"/>
    <w:rsid w:val="001D796E"/>
    <w:rsid w:val="00205F60"/>
    <w:rsid w:val="00227EF8"/>
    <w:rsid w:val="002620F3"/>
    <w:rsid w:val="002811EA"/>
    <w:rsid w:val="002A6E56"/>
    <w:rsid w:val="002B7389"/>
    <w:rsid w:val="002B74AC"/>
    <w:rsid w:val="002D3BBB"/>
    <w:rsid w:val="00300441"/>
    <w:rsid w:val="0030734D"/>
    <w:rsid w:val="0031436B"/>
    <w:rsid w:val="00343968"/>
    <w:rsid w:val="00355526"/>
    <w:rsid w:val="003C297D"/>
    <w:rsid w:val="003C7ABB"/>
    <w:rsid w:val="003E6A94"/>
    <w:rsid w:val="00413461"/>
    <w:rsid w:val="00420BE9"/>
    <w:rsid w:val="00441AAC"/>
    <w:rsid w:val="00456F87"/>
    <w:rsid w:val="0047628E"/>
    <w:rsid w:val="00477A24"/>
    <w:rsid w:val="004A23BE"/>
    <w:rsid w:val="004C7AB5"/>
    <w:rsid w:val="004E2F88"/>
    <w:rsid w:val="004E606C"/>
    <w:rsid w:val="00522657"/>
    <w:rsid w:val="0056344C"/>
    <w:rsid w:val="005C4366"/>
    <w:rsid w:val="005E2F45"/>
    <w:rsid w:val="005F40A6"/>
    <w:rsid w:val="006411E7"/>
    <w:rsid w:val="00670F41"/>
    <w:rsid w:val="006844E8"/>
    <w:rsid w:val="00696B80"/>
    <w:rsid w:val="006B15B0"/>
    <w:rsid w:val="006D667A"/>
    <w:rsid w:val="006F10FB"/>
    <w:rsid w:val="00741E85"/>
    <w:rsid w:val="007666AE"/>
    <w:rsid w:val="007866D7"/>
    <w:rsid w:val="007A30CB"/>
    <w:rsid w:val="007B73A4"/>
    <w:rsid w:val="007D02CA"/>
    <w:rsid w:val="007E5699"/>
    <w:rsid w:val="007F5E72"/>
    <w:rsid w:val="00804E71"/>
    <w:rsid w:val="00835524"/>
    <w:rsid w:val="00847953"/>
    <w:rsid w:val="00847F30"/>
    <w:rsid w:val="0087571C"/>
    <w:rsid w:val="008A013A"/>
    <w:rsid w:val="00920C09"/>
    <w:rsid w:val="009608EF"/>
    <w:rsid w:val="009673DA"/>
    <w:rsid w:val="00983070"/>
    <w:rsid w:val="009905A7"/>
    <w:rsid w:val="00990AEA"/>
    <w:rsid w:val="009A47F9"/>
    <w:rsid w:val="009A7BA3"/>
    <w:rsid w:val="009C06F5"/>
    <w:rsid w:val="009C2120"/>
    <w:rsid w:val="00A13929"/>
    <w:rsid w:val="00A401DF"/>
    <w:rsid w:val="00A8732A"/>
    <w:rsid w:val="00AC5B93"/>
    <w:rsid w:val="00AE1291"/>
    <w:rsid w:val="00B13A64"/>
    <w:rsid w:val="00B15B42"/>
    <w:rsid w:val="00B42CE7"/>
    <w:rsid w:val="00BA0A3F"/>
    <w:rsid w:val="00BD5BC3"/>
    <w:rsid w:val="00BF7DA3"/>
    <w:rsid w:val="00C84D0A"/>
    <w:rsid w:val="00CE4B28"/>
    <w:rsid w:val="00D0317B"/>
    <w:rsid w:val="00D2781F"/>
    <w:rsid w:val="00D5487F"/>
    <w:rsid w:val="00DD1A40"/>
    <w:rsid w:val="00DF13A0"/>
    <w:rsid w:val="00E15B3F"/>
    <w:rsid w:val="00E655E6"/>
    <w:rsid w:val="00E77105"/>
    <w:rsid w:val="00E92C29"/>
    <w:rsid w:val="00ED2382"/>
    <w:rsid w:val="00EE1A23"/>
    <w:rsid w:val="00EF28C3"/>
    <w:rsid w:val="00EF5E47"/>
    <w:rsid w:val="00F917A7"/>
    <w:rsid w:val="00FC3621"/>
    <w:rsid w:val="00FE1641"/>
    <w:rsid w:val="00FF2E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4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7">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emiHidden/>
    <w:rsid w:val="005B0E00"/>
    <w:pPr>
      <w:spacing w:line="280" w:lineRule="atLeast"/>
    </w:pPr>
    <w:rPr>
      <w:sz w:val="22"/>
      <w:szCs w:val="22"/>
    </w:rPr>
  </w:style>
  <w:style w:type="paragraph" w:styleId="Titre1">
    <w:name w:val="heading 1"/>
    <w:aliases w:val="Title 1"/>
    <w:basedOn w:val="Normal"/>
    <w:next w:val="Normal"/>
    <w:link w:val="Titre1Car"/>
    <w:uiPriority w:val="1"/>
    <w:qFormat/>
    <w:rsid w:val="00CF53D7"/>
    <w:pPr>
      <w:keepNext/>
      <w:keepLines/>
      <w:spacing w:before="480"/>
      <w:outlineLvl w:val="0"/>
    </w:pPr>
    <w:rPr>
      <w:rFonts w:eastAsia="Times New Roman"/>
      <w:b/>
      <w:bCs/>
      <w:color w:val="007A9B"/>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eastAsia="Times New Roman"/>
      <w:b/>
      <w:bCs/>
      <w:color w:val="00A4CF"/>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eastAsia="Times New Roman"/>
      <w:b/>
      <w:bCs/>
      <w:color w:val="00A4CF"/>
    </w:rPr>
  </w:style>
  <w:style w:type="paragraph" w:styleId="Titre4">
    <w:name w:val="heading 4"/>
    <w:basedOn w:val="Normal"/>
    <w:next w:val="Normal"/>
    <w:link w:val="Titre4Car"/>
    <w:semiHidden/>
    <w:unhideWhenUsed/>
    <w:qFormat/>
    <w:rsid w:val="00CF53D7"/>
    <w:pPr>
      <w:keepNext/>
      <w:keepLines/>
      <w:spacing w:before="200"/>
      <w:outlineLvl w:val="3"/>
    </w:pPr>
    <w:rPr>
      <w:rFonts w:eastAsia="Times New Roman"/>
      <w:b/>
      <w:bCs/>
      <w:i/>
      <w:iCs/>
      <w:color w:val="00A4CF"/>
    </w:rPr>
  </w:style>
  <w:style w:type="paragraph" w:styleId="Titre5">
    <w:name w:val="heading 5"/>
    <w:basedOn w:val="Normal"/>
    <w:next w:val="Normal"/>
    <w:link w:val="Titre5Car"/>
    <w:semiHidden/>
    <w:unhideWhenUsed/>
    <w:qFormat/>
    <w:rsid w:val="00CF53D7"/>
    <w:pPr>
      <w:keepNext/>
      <w:keepLines/>
      <w:spacing w:before="200"/>
      <w:outlineLvl w:val="4"/>
    </w:pPr>
    <w:rPr>
      <w:rFonts w:eastAsia="Times New Roman"/>
      <w:color w:val="005167"/>
    </w:rPr>
  </w:style>
  <w:style w:type="paragraph" w:styleId="Titre6">
    <w:name w:val="heading 6"/>
    <w:basedOn w:val="Normal"/>
    <w:next w:val="Normal"/>
    <w:link w:val="Titre6Car"/>
    <w:semiHidden/>
    <w:unhideWhenUsed/>
    <w:qFormat/>
    <w:rsid w:val="00CF53D7"/>
    <w:pPr>
      <w:keepNext/>
      <w:keepLines/>
      <w:spacing w:before="200"/>
      <w:outlineLvl w:val="5"/>
    </w:pPr>
    <w:rPr>
      <w:rFonts w:eastAsia="Times New Roman"/>
      <w:i/>
      <w:iCs/>
      <w:color w:val="005167"/>
    </w:rPr>
  </w:style>
  <w:style w:type="paragraph" w:styleId="Titre7">
    <w:name w:val="heading 7"/>
    <w:basedOn w:val="Normal"/>
    <w:next w:val="Normal"/>
    <w:link w:val="Titre7Car"/>
    <w:semiHidden/>
    <w:unhideWhenUsed/>
    <w:qFormat/>
    <w:rsid w:val="00CF53D7"/>
    <w:pPr>
      <w:keepNext/>
      <w:keepLines/>
      <w:spacing w:before="200"/>
      <w:outlineLvl w:val="6"/>
    </w:pPr>
    <w:rPr>
      <w:rFonts w:eastAsia="Times New Roman"/>
      <w:i/>
      <w:iCs/>
      <w:color w:val="685750"/>
    </w:rPr>
  </w:style>
  <w:style w:type="paragraph" w:styleId="Titre8">
    <w:name w:val="heading 8"/>
    <w:basedOn w:val="Normal"/>
    <w:next w:val="Normal"/>
    <w:link w:val="Titre8Car"/>
    <w:semiHidden/>
    <w:unhideWhenUsed/>
    <w:qFormat/>
    <w:rsid w:val="00CF53D7"/>
    <w:pPr>
      <w:keepNext/>
      <w:keepLines/>
      <w:spacing w:before="200"/>
      <w:outlineLvl w:val="7"/>
    </w:pPr>
    <w:rPr>
      <w:rFonts w:eastAsia="Times New Roman"/>
      <w:color w:val="685750"/>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eastAsia="Times New Roman"/>
      <w:i/>
      <w:iCs/>
      <w:color w:val="68575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rPr>
      <w:color w:val="4D4F53"/>
      <w:sz w:val="21"/>
      <w:szCs w:val="22"/>
    </w:rPr>
  </w:style>
  <w:style w:type="character" w:customStyle="1" w:styleId="Titre2Car">
    <w:name w:val="Titre 2 Car"/>
    <w:aliases w:val="Title 2 Car"/>
    <w:link w:val="Titre2"/>
    <w:uiPriority w:val="1"/>
    <w:rsid w:val="00401512"/>
    <w:rPr>
      <w:rFonts w:ascii="Arial" w:eastAsia="Times New Roman" w:hAnsi="Arial" w:cs="Times New Roman"/>
      <w:b/>
      <w:bCs/>
      <w:color w:val="00A4CF"/>
      <w:sz w:val="26"/>
      <w:szCs w:val="26"/>
      <w:lang w:val="fr-FR" w:eastAsia="fr-FR"/>
    </w:rPr>
  </w:style>
  <w:style w:type="paragraph" w:styleId="Sous-titre">
    <w:name w:val="Subtitle"/>
    <w:basedOn w:val="Normal"/>
    <w:next w:val="Normal"/>
    <w:link w:val="Sous-titreCar"/>
    <w:uiPriority w:val="11"/>
    <w:rsid w:val="00CF53D7"/>
    <w:pPr>
      <w:numPr>
        <w:ilvl w:val="1"/>
      </w:numPr>
    </w:pPr>
    <w:rPr>
      <w:rFonts w:eastAsia="Times New Roman"/>
      <w:i/>
      <w:iCs/>
      <w:color w:val="00A4CF"/>
      <w:spacing w:val="15"/>
      <w:sz w:val="24"/>
      <w:szCs w:val="24"/>
    </w:rPr>
  </w:style>
  <w:style w:type="character" w:customStyle="1" w:styleId="Sous-titreCar">
    <w:name w:val="Sous-titre Car"/>
    <w:link w:val="Sous-titre"/>
    <w:uiPriority w:val="11"/>
    <w:rsid w:val="00CF53D7"/>
    <w:rPr>
      <w:rFonts w:ascii="Arial" w:eastAsia="Times New Roman" w:hAnsi="Arial" w:cs="Times New Roman"/>
      <w:i/>
      <w:iCs/>
      <w:color w:val="00A4CF"/>
      <w:spacing w:val="15"/>
      <w:sz w:val="24"/>
      <w:szCs w:val="24"/>
      <w:lang w:val="fr-FR" w:eastAsia="fr-FR"/>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085B0B"/>
    <w:pPr>
      <w:spacing w:before="360" w:after="240"/>
      <w:contextualSpacing/>
      <w:outlineLvl w:val="1"/>
      <w:pPrChange w:id="0" w:author="Auteur">
        <w:pPr>
          <w:spacing w:before="360" w:after="240" w:line="280" w:lineRule="atLeast"/>
          <w:contextualSpacing/>
          <w:outlineLvl w:val="1"/>
        </w:pPr>
      </w:pPrChange>
    </w:pPr>
    <w:rPr>
      <w:color w:val="51534A"/>
      <w:sz w:val="30"/>
      <w:rPrChange w:id="0" w:author="Auteur">
        <w:rPr>
          <w:rFonts w:ascii="Arial" w:eastAsia="Arial" w:hAnsi="Arial"/>
          <w:b/>
          <w:color w:val="51534A"/>
          <w:sz w:val="30"/>
          <w:szCs w:val="22"/>
          <w:lang w:val="fr-FR" w:eastAsia="fr-FR" w:bidi="ar-SA"/>
        </w:rPr>
      </w:rPrChange>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B5ADC"/>
    <w:rPr>
      <w:rFonts w:ascii="Tahoma" w:hAnsi="Tahoma" w:cs="Tahoma"/>
      <w:color w:val="2B2421"/>
      <w:sz w:val="16"/>
      <w:szCs w:val="16"/>
      <w:lang w:val="fr-FR" w:eastAsia="fr-FR"/>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link w:val="Notedefin"/>
    <w:uiPriority w:val="99"/>
    <w:semiHidden/>
    <w:rsid w:val="00CB5ADC"/>
    <w:rPr>
      <w:rFonts w:ascii="Arial" w:hAnsi="Arial"/>
      <w:color w:val="2B2421"/>
      <w:sz w:val="20"/>
      <w:szCs w:val="20"/>
      <w:lang w:val="fr-FR" w:eastAsia="fr-FR"/>
    </w:rPr>
  </w:style>
  <w:style w:type="character" w:styleId="Appeldenotedefin">
    <w:name w:val="endnote reference"/>
    <w:uiPriority w:val="99"/>
    <w:semiHidden/>
    <w:rsid w:val="00CF53D7"/>
    <w:rPr>
      <w:vertAlign w:val="superscript"/>
      <w:lang w:val="fr-FR" w:eastAsia="fr-FR"/>
    </w:rPr>
  </w:style>
  <w:style w:type="table" w:styleId="Grilledutableau">
    <w:name w:val="Table Grid"/>
    <w:basedOn w:val="TableauNormal"/>
    <w:uiPriority w:val="59"/>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after="200" w:line="160" w:lineRule="atLeast"/>
    </w:pPr>
    <w:rPr>
      <w:i/>
      <w:color w:val="51534A"/>
      <w:sz w:val="16"/>
      <w:szCs w:val="22"/>
    </w:rPr>
  </w:style>
  <w:style w:type="character" w:customStyle="1" w:styleId="En-tteCar">
    <w:name w:val="En-tête Car"/>
    <w:link w:val="En-tte"/>
    <w:uiPriority w:val="99"/>
    <w:rsid w:val="00CB5ADC"/>
    <w:rPr>
      <w:rFonts w:ascii="Arial" w:hAnsi="Arial"/>
      <w:color w:val="2B2421"/>
      <w:sz w:val="21"/>
      <w:lang w:val="fr-FR" w:eastAsia="fr-FR"/>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link w:val="Pieddepage"/>
    <w:uiPriority w:val="99"/>
    <w:rsid w:val="00CB5ADC"/>
    <w:rPr>
      <w:rFonts w:ascii="Arial" w:hAnsi="Arial"/>
      <w:color w:val="2B2421"/>
      <w:sz w:val="21"/>
      <w:lang w:val="fr-FR" w:eastAsia="fr-FR"/>
    </w:rPr>
  </w:style>
  <w:style w:type="character" w:customStyle="1" w:styleId="Titre1Car">
    <w:name w:val="Titre 1 Car"/>
    <w:aliases w:val="Title 1 Car"/>
    <w:link w:val="Titre1"/>
    <w:uiPriority w:val="1"/>
    <w:rsid w:val="00CF53D7"/>
    <w:rPr>
      <w:rFonts w:ascii="Arial" w:eastAsia="Times New Roman" w:hAnsi="Arial" w:cs="Times New Roman"/>
      <w:b/>
      <w:bCs/>
      <w:color w:val="007A9B"/>
      <w:sz w:val="28"/>
      <w:szCs w:val="28"/>
      <w:lang w:val="fr-FR" w:eastAsia="fr-FR"/>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rPr>
  </w:style>
  <w:style w:type="paragraph" w:customStyle="1" w:styleId="SAGETOC2">
    <w:name w:val="SAGE_TOC 2"/>
    <w:basedOn w:val="Normal0"/>
    <w:semiHidden/>
    <w:qFormat/>
    <w:rsid w:val="00585E58"/>
    <w:pPr>
      <w:tabs>
        <w:tab w:val="left" w:pos="737"/>
        <w:tab w:val="right" w:pos="6997"/>
      </w:tabs>
      <w:ind w:left="737" w:right="3119" w:hanging="737"/>
    </w:pPr>
    <w:rPr>
      <w:color w:val="DCDDDB"/>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cs="Arial"/>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cs="Arial"/>
      <w:b/>
      <w:bCs/>
      <w:color w:val="51534A"/>
      <w:sz w:val="20"/>
      <w:szCs w:val="20"/>
    </w:rPr>
  </w:style>
  <w:style w:type="character" w:styleId="Lienhypertexte">
    <w:name w:val="Hyperlink"/>
    <w:uiPriority w:val="99"/>
    <w:rsid w:val="004C3587"/>
    <w:rPr>
      <w:rFonts w:ascii="Arial" w:hAnsi="Arial"/>
      <w:color w:val="4178BE"/>
      <w:sz w:val="22"/>
      <w:u w:val="single"/>
      <w:lang w:val="fr-FR" w:eastAsia="fr-FR"/>
    </w:rPr>
  </w:style>
  <w:style w:type="numbering" w:styleId="111111">
    <w:name w:val="Outline List 2"/>
    <w:basedOn w:val="Aucuneliste"/>
    <w:uiPriority w:val="99"/>
    <w:semiHidden/>
    <w:unhideWhenUsed/>
    <w:rsid w:val="00CF53D7"/>
  </w:style>
  <w:style w:type="numbering" w:styleId="1ai">
    <w:name w:val="Outline List 1"/>
    <w:basedOn w:val="Aucuneliste"/>
    <w:uiPriority w:val="99"/>
    <w:semiHidden/>
    <w:unhideWhenUsed/>
    <w:rsid w:val="00CF53D7"/>
  </w:style>
  <w:style w:type="character" w:customStyle="1" w:styleId="Titre3Car">
    <w:name w:val="Titre 3 Car"/>
    <w:link w:val="Titre3"/>
    <w:uiPriority w:val="9"/>
    <w:rsid w:val="00CF53D7"/>
    <w:rPr>
      <w:rFonts w:ascii="Arial" w:eastAsia="Times New Roman" w:hAnsi="Arial" w:cs="Times New Roman"/>
      <w:b/>
      <w:bCs/>
      <w:color w:val="00A4CF"/>
      <w:sz w:val="21"/>
      <w:lang w:val="fr-FR" w:eastAsia="fr-FR"/>
    </w:rPr>
  </w:style>
  <w:style w:type="character" w:customStyle="1" w:styleId="Titre4Car">
    <w:name w:val="Titre 4 Car"/>
    <w:link w:val="Titre4"/>
    <w:semiHidden/>
    <w:rsid w:val="00CF53D7"/>
    <w:rPr>
      <w:rFonts w:ascii="Arial" w:eastAsia="Times New Roman" w:hAnsi="Arial" w:cs="Times New Roman"/>
      <w:b/>
      <w:bCs/>
      <w:i/>
      <w:iCs/>
      <w:color w:val="00A4CF"/>
      <w:sz w:val="21"/>
      <w:lang w:val="fr-FR" w:eastAsia="fr-FR"/>
    </w:rPr>
  </w:style>
  <w:style w:type="character" w:customStyle="1" w:styleId="Titre5Car">
    <w:name w:val="Titre 5 Car"/>
    <w:link w:val="Titre5"/>
    <w:semiHidden/>
    <w:rsid w:val="00CF53D7"/>
    <w:rPr>
      <w:rFonts w:ascii="Arial" w:eastAsia="Times New Roman" w:hAnsi="Arial" w:cs="Times New Roman"/>
      <w:color w:val="005167"/>
      <w:sz w:val="21"/>
      <w:lang w:val="fr-FR" w:eastAsia="fr-FR"/>
    </w:rPr>
  </w:style>
  <w:style w:type="character" w:customStyle="1" w:styleId="Titre6Car">
    <w:name w:val="Titre 6 Car"/>
    <w:link w:val="Titre6"/>
    <w:semiHidden/>
    <w:rsid w:val="00CF53D7"/>
    <w:rPr>
      <w:rFonts w:ascii="Arial" w:eastAsia="Times New Roman" w:hAnsi="Arial" w:cs="Times New Roman"/>
      <w:i/>
      <w:iCs/>
      <w:color w:val="005167"/>
      <w:sz w:val="21"/>
      <w:lang w:val="fr-FR" w:eastAsia="fr-FR"/>
    </w:rPr>
  </w:style>
  <w:style w:type="character" w:customStyle="1" w:styleId="Titre7Car">
    <w:name w:val="Titre 7 Car"/>
    <w:link w:val="Titre7"/>
    <w:semiHidden/>
    <w:rsid w:val="00CF53D7"/>
    <w:rPr>
      <w:rFonts w:ascii="Arial" w:eastAsia="Times New Roman" w:hAnsi="Arial" w:cs="Times New Roman"/>
      <w:i/>
      <w:iCs/>
      <w:color w:val="685750"/>
      <w:sz w:val="21"/>
      <w:lang w:val="fr-FR" w:eastAsia="fr-FR"/>
    </w:rPr>
  </w:style>
  <w:style w:type="character" w:customStyle="1" w:styleId="Titre8Car">
    <w:name w:val="Titre 8 Car"/>
    <w:link w:val="Titre8"/>
    <w:semiHidden/>
    <w:rsid w:val="00CF53D7"/>
    <w:rPr>
      <w:rFonts w:ascii="Arial" w:eastAsia="Times New Roman" w:hAnsi="Arial" w:cs="Times New Roman"/>
      <w:color w:val="685750"/>
      <w:sz w:val="20"/>
      <w:szCs w:val="20"/>
      <w:lang w:val="fr-FR" w:eastAsia="fr-FR"/>
    </w:rPr>
  </w:style>
  <w:style w:type="character" w:customStyle="1" w:styleId="Titre9Car">
    <w:name w:val="Titre 9 Car"/>
    <w:link w:val="Titre9"/>
    <w:semiHidden/>
    <w:rsid w:val="00CF53D7"/>
    <w:rPr>
      <w:rFonts w:ascii="Arial" w:eastAsia="Times New Roman" w:hAnsi="Arial" w:cs="Times New Roman"/>
      <w:i/>
      <w:iCs/>
      <w:color w:val="685750"/>
      <w:sz w:val="20"/>
      <w:szCs w:val="20"/>
      <w:lang w:val="fr-FR" w:eastAsia="fr-FR"/>
    </w:rPr>
  </w:style>
  <w:style w:type="numbering" w:styleId="ArticleSection">
    <w:name w:val="Outline List 3"/>
    <w:basedOn w:val="Aucuneliste"/>
    <w:uiPriority w:val="99"/>
    <w:semiHidden/>
    <w:unhideWhenUsed/>
    <w:rsid w:val="00CF53D7"/>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shadow="1" w:frame="1"/>
        <w:left w:val="single" w:sz="2" w:space="10" w:color="00A4CF" w:shadow="1" w:frame="1"/>
        <w:bottom w:val="single" w:sz="2" w:space="10" w:color="00A4CF" w:shadow="1" w:frame="1"/>
        <w:right w:val="single" w:sz="2" w:space="10" w:color="00A4CF" w:shadow="1" w:frame="1"/>
      </w:pBdr>
      <w:ind w:left="1152" w:right="1152"/>
    </w:pPr>
    <w:rPr>
      <w:rFonts w:eastAsia="Times New Roman"/>
      <w:i/>
      <w:iCs/>
      <w:color w:val="00A4CF"/>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link w:val="Corpsdetexte2"/>
    <w:uiPriority w:val="99"/>
    <w:semiHidden/>
    <w:rsid w:val="00CB5ADC"/>
    <w:rPr>
      <w:rFonts w:ascii="Arial" w:hAnsi="Arial"/>
      <w:color w:val="2B2421"/>
      <w:sz w:val="21"/>
      <w:lang w:val="fr-FR" w:eastAsia="fr-FR"/>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link w:val="Corpsdetexte3"/>
    <w:uiPriority w:val="99"/>
    <w:semiHidden/>
    <w:rsid w:val="00CB5ADC"/>
    <w:rPr>
      <w:rFonts w:ascii="Arial" w:hAnsi="Arial"/>
      <w:color w:val="2B2421"/>
      <w:sz w:val="16"/>
      <w:szCs w:val="16"/>
      <w:lang w:val="fr-FR" w:eastAsia="fr-FR"/>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link w:val="Retrait1religne"/>
    <w:uiPriority w:val="99"/>
    <w:semiHidden/>
    <w:rsid w:val="00070048"/>
    <w:rPr>
      <w:rFonts w:ascii="Arial" w:hAnsi="Arial"/>
      <w:color w:val="2B2421"/>
      <w:sz w:val="21"/>
      <w:lang w:val="fr-FR" w:eastAsia="fr-FR"/>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link w:val="Retraitcorpsdetexte"/>
    <w:uiPriority w:val="99"/>
    <w:semiHidden/>
    <w:rsid w:val="00CB5ADC"/>
    <w:rPr>
      <w:rFonts w:ascii="Arial" w:hAnsi="Arial"/>
      <w:color w:val="2B2421"/>
      <w:sz w:val="21"/>
      <w:lang w:val="fr-FR" w:eastAsia="fr-FR"/>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link w:val="Retraitcorpset1relig"/>
    <w:uiPriority w:val="99"/>
    <w:semiHidden/>
    <w:rsid w:val="00CB5ADC"/>
    <w:rPr>
      <w:rFonts w:ascii="Arial" w:hAnsi="Arial"/>
      <w:color w:val="2B2421"/>
      <w:sz w:val="21"/>
      <w:lang w:val="fr-FR" w:eastAsia="fr-FR"/>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link w:val="Retraitcorpsdetexte2"/>
    <w:uiPriority w:val="99"/>
    <w:semiHidden/>
    <w:rsid w:val="00CB5ADC"/>
    <w:rPr>
      <w:rFonts w:ascii="Arial" w:hAnsi="Arial"/>
      <w:color w:val="2B2421"/>
      <w:sz w:val="21"/>
      <w:lang w:val="fr-FR" w:eastAsia="fr-FR"/>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link w:val="Retraitcorpsdetexte3"/>
    <w:uiPriority w:val="99"/>
    <w:semiHidden/>
    <w:rsid w:val="00CB5ADC"/>
    <w:rPr>
      <w:rFonts w:ascii="Arial" w:hAnsi="Arial"/>
      <w:color w:val="2B2421"/>
      <w:sz w:val="16"/>
      <w:szCs w:val="16"/>
      <w:lang w:val="fr-FR" w:eastAsia="fr-FR"/>
    </w:rPr>
  </w:style>
  <w:style w:type="character" w:styleId="Titredulivre">
    <w:name w:val="Book Title"/>
    <w:uiPriority w:val="33"/>
    <w:semiHidden/>
    <w:rsid w:val="00CF53D7"/>
    <w:rPr>
      <w:b/>
      <w:bCs/>
      <w:smallCaps/>
      <w:spacing w:val="5"/>
      <w:lang w:val="fr-FR" w:eastAsia="fr-FR"/>
    </w:rPr>
  </w:style>
  <w:style w:type="paragraph" w:styleId="Lgende">
    <w:name w:val="caption"/>
    <w:basedOn w:val="Normal"/>
    <w:next w:val="Normal"/>
    <w:uiPriority w:val="35"/>
    <w:semiHidden/>
    <w:unhideWhenUsed/>
    <w:rsid w:val="00CF53D7"/>
    <w:pPr>
      <w:spacing w:line="240" w:lineRule="auto"/>
    </w:pPr>
    <w:rPr>
      <w:b/>
      <w:bCs/>
      <w:color w:val="00A4CF"/>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link w:val="Formuledepolitesse"/>
    <w:uiPriority w:val="99"/>
    <w:semiHidden/>
    <w:rsid w:val="00CB5ADC"/>
    <w:rPr>
      <w:rFonts w:ascii="Arial" w:hAnsi="Arial"/>
      <w:color w:val="2B2421"/>
      <w:sz w:val="21"/>
      <w:lang w:val="fr-FR" w:eastAsia="fr-FR"/>
    </w:rPr>
  </w:style>
  <w:style w:type="table" w:styleId="Grillecouleur">
    <w:name w:val="Colorful Grid"/>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D9D1CD"/>
    </w:tcPr>
    <w:tblStylePr w:type="firstRow">
      <w:rPr>
        <w:b/>
        <w:bCs/>
      </w:rPr>
      <w:tblPr/>
      <w:tcPr>
        <w:shd w:val="clear" w:color="auto" w:fill="B3A39C"/>
      </w:tcPr>
    </w:tblStylePr>
    <w:tblStylePr w:type="lastRow">
      <w:rPr>
        <w:b/>
        <w:bCs/>
        <w:color w:val="2B2421"/>
      </w:rPr>
      <w:tblPr/>
      <w:tcPr>
        <w:shd w:val="clear" w:color="auto" w:fill="B3A39C"/>
      </w:tcPr>
    </w:tblStylePr>
    <w:tblStylePr w:type="firstCol">
      <w:rPr>
        <w:color w:val="FFFFFF"/>
      </w:rPr>
      <w:tblPr/>
      <w:tcPr>
        <w:shd w:val="clear" w:color="auto" w:fill="201A18"/>
      </w:tcPr>
    </w:tblStylePr>
    <w:tblStylePr w:type="lastCol">
      <w:rPr>
        <w:color w:val="FFFFFF"/>
      </w:rPr>
      <w:tblPr/>
      <w:tcPr>
        <w:shd w:val="clear" w:color="auto" w:fill="201A18"/>
      </w:tcPr>
    </w:tblStylePr>
    <w:tblStylePr w:type="band1Vert">
      <w:tblPr/>
      <w:tcPr>
        <w:shd w:val="clear" w:color="auto" w:fill="A18D84"/>
      </w:tcPr>
    </w:tblStylePr>
    <w:tblStylePr w:type="band1Horz">
      <w:tblPr/>
      <w:tcPr>
        <w:shd w:val="clear" w:color="auto" w:fill="A18D84"/>
      </w:tcPr>
    </w:tblStylePr>
  </w:style>
  <w:style w:type="table" w:styleId="Grillecouleur-Accent1">
    <w:name w:val="Colorful Grid Accent 1"/>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C2F2FF"/>
    </w:tcPr>
    <w:tblStylePr w:type="firstRow">
      <w:rPr>
        <w:b/>
        <w:bCs/>
      </w:rPr>
      <w:tblPr/>
      <w:tcPr>
        <w:shd w:val="clear" w:color="auto" w:fill="85E5FF"/>
      </w:tcPr>
    </w:tblStylePr>
    <w:tblStylePr w:type="lastRow">
      <w:rPr>
        <w:b/>
        <w:bCs/>
        <w:color w:val="2B2421"/>
      </w:rPr>
      <w:tblPr/>
      <w:tcPr>
        <w:shd w:val="clear" w:color="auto" w:fill="85E5FF"/>
      </w:tcPr>
    </w:tblStylePr>
    <w:tblStylePr w:type="firstCol">
      <w:rPr>
        <w:color w:val="FFFFFF"/>
      </w:rPr>
      <w:tblPr/>
      <w:tcPr>
        <w:shd w:val="clear" w:color="auto" w:fill="007A9B"/>
      </w:tcPr>
    </w:tblStylePr>
    <w:tblStylePr w:type="lastCol">
      <w:rPr>
        <w:color w:val="FFFFFF"/>
      </w:rPr>
      <w:tblPr/>
      <w:tcPr>
        <w:shd w:val="clear" w:color="auto" w:fill="007A9B"/>
      </w:tcPr>
    </w:tblStylePr>
    <w:tblStylePr w:type="band1Vert">
      <w:tblPr/>
      <w:tcPr>
        <w:shd w:val="clear" w:color="auto" w:fill="68DFFF"/>
      </w:tcPr>
    </w:tblStylePr>
    <w:tblStylePr w:type="band1Horz">
      <w:tblPr/>
      <w:tcPr>
        <w:shd w:val="clear" w:color="auto" w:fill="68DFFF"/>
      </w:tcPr>
    </w:tblStylePr>
  </w:style>
  <w:style w:type="table" w:styleId="Grillecouleur-Accent2">
    <w:name w:val="Colorful Grid Accent 2"/>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AEAE9"/>
    </w:tcPr>
    <w:tblStylePr w:type="firstRow">
      <w:rPr>
        <w:b/>
        <w:bCs/>
      </w:rPr>
      <w:tblPr/>
      <w:tcPr>
        <w:shd w:val="clear" w:color="auto" w:fill="D5D5D3"/>
      </w:tcPr>
    </w:tblStylePr>
    <w:tblStylePr w:type="lastRow">
      <w:rPr>
        <w:b/>
        <w:bCs/>
        <w:color w:val="2B2421"/>
      </w:rPr>
      <w:tblPr/>
      <w:tcPr>
        <w:shd w:val="clear" w:color="auto" w:fill="D5D5D3"/>
      </w:tcPr>
    </w:tblStylePr>
    <w:tblStylePr w:type="firstCol">
      <w:rPr>
        <w:color w:val="FFFFFF"/>
      </w:rPr>
      <w:tblPr/>
      <w:tcPr>
        <w:shd w:val="clear" w:color="auto" w:fill="71726C"/>
      </w:tcPr>
    </w:tblStylePr>
    <w:tblStylePr w:type="lastCol">
      <w:rPr>
        <w:color w:val="FFFFFF"/>
      </w:rPr>
      <w:tblPr/>
      <w:tcPr>
        <w:shd w:val="clear" w:color="auto" w:fill="71726C"/>
      </w:tcPr>
    </w:tblStylePr>
    <w:tblStylePr w:type="band1Vert">
      <w:tblPr/>
      <w:tcPr>
        <w:shd w:val="clear" w:color="auto" w:fill="CBCBC8"/>
      </w:tcPr>
    </w:tblStylePr>
    <w:tblStylePr w:type="band1Horz">
      <w:tblPr/>
      <w:tcPr>
        <w:shd w:val="clear" w:color="auto" w:fill="CBCBC8"/>
      </w:tcPr>
    </w:tblStylePr>
  </w:style>
  <w:style w:type="table" w:styleId="Grillecouleur-Accent3">
    <w:name w:val="Colorful Grid Accent 3"/>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0F1F0"/>
    </w:tcPr>
    <w:tblStylePr w:type="firstRow">
      <w:rPr>
        <w:b/>
        <w:bCs/>
      </w:rPr>
      <w:tblPr/>
      <w:tcPr>
        <w:shd w:val="clear" w:color="auto" w:fill="E2E3E2"/>
      </w:tcPr>
    </w:tblStylePr>
    <w:tblStylePr w:type="lastRow">
      <w:rPr>
        <w:b/>
        <w:bCs/>
        <w:color w:val="2B2421"/>
      </w:rPr>
      <w:tblPr/>
      <w:tcPr>
        <w:shd w:val="clear" w:color="auto" w:fill="E2E3E2"/>
      </w:tcPr>
    </w:tblStylePr>
    <w:tblStylePr w:type="firstCol">
      <w:rPr>
        <w:color w:val="FFFFFF"/>
      </w:rPr>
      <w:tblPr/>
      <w:tcPr>
        <w:shd w:val="clear" w:color="auto" w:fill="8B8C87"/>
      </w:tcPr>
    </w:tblStylePr>
    <w:tblStylePr w:type="lastCol">
      <w:rPr>
        <w:color w:val="FFFFFF"/>
      </w:rPr>
      <w:tblPr/>
      <w:tcPr>
        <w:shd w:val="clear" w:color="auto" w:fill="8B8C87"/>
      </w:tcPr>
    </w:tblStylePr>
    <w:tblStylePr w:type="band1Vert">
      <w:tblPr/>
      <w:tcPr>
        <w:shd w:val="clear" w:color="auto" w:fill="DCDCDB"/>
      </w:tcPr>
    </w:tblStylePr>
    <w:tblStylePr w:type="band1Horz">
      <w:tblPr/>
      <w:tcPr>
        <w:shd w:val="clear" w:color="auto" w:fill="DCDCDB"/>
      </w:tcPr>
    </w:tblStylePr>
  </w:style>
  <w:style w:type="table" w:styleId="Grillecouleur-Accent4">
    <w:name w:val="Colorful Grid Accent 4"/>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BFBFB"/>
    </w:tcPr>
    <w:tblStylePr w:type="firstRow">
      <w:rPr>
        <w:b/>
        <w:bCs/>
      </w:rPr>
      <w:tblPr/>
      <w:tcPr>
        <w:shd w:val="clear" w:color="auto" w:fill="F8F8F7"/>
      </w:tcPr>
    </w:tblStylePr>
    <w:tblStylePr w:type="lastRow">
      <w:rPr>
        <w:b/>
        <w:bCs/>
        <w:color w:val="2B2421"/>
      </w:rPr>
      <w:tblPr/>
      <w:tcPr>
        <w:shd w:val="clear" w:color="auto" w:fill="F8F8F7"/>
      </w:tcPr>
    </w:tblStylePr>
    <w:tblStylePr w:type="firstCol">
      <w:rPr>
        <w:color w:val="FFFFFF"/>
      </w:rPr>
      <w:tblPr/>
      <w:tcPr>
        <w:shd w:val="clear" w:color="auto" w:fill="B4B4AF"/>
      </w:tcPr>
    </w:tblStylePr>
    <w:tblStylePr w:type="lastCol">
      <w:rPr>
        <w:color w:val="FFFFFF"/>
      </w:rPr>
      <w:tblPr/>
      <w:tcPr>
        <w:shd w:val="clear" w:color="auto" w:fill="B4B4AF"/>
      </w:tcPr>
    </w:tblStylePr>
    <w:tblStylePr w:type="band1Vert">
      <w:tblPr/>
      <w:tcPr>
        <w:shd w:val="clear" w:color="auto" w:fill="F6F6F5"/>
      </w:tcPr>
    </w:tblStylePr>
    <w:tblStylePr w:type="band1Horz">
      <w:tblPr/>
      <w:tcPr>
        <w:shd w:val="clear" w:color="auto" w:fill="F6F6F5"/>
      </w:tcPr>
    </w:tblStylePr>
  </w:style>
  <w:style w:type="table" w:styleId="Grillecouleur-Accent5">
    <w:name w:val="Colorful Grid Accent 5"/>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3E3E1"/>
    </w:tcPr>
    <w:tblStylePr w:type="firstRow">
      <w:rPr>
        <w:b/>
        <w:bCs/>
      </w:rPr>
      <w:tblPr/>
      <w:tcPr>
        <w:shd w:val="clear" w:color="auto" w:fill="C7C8C4"/>
      </w:tcPr>
    </w:tblStylePr>
    <w:tblStylePr w:type="lastRow">
      <w:rPr>
        <w:b/>
        <w:bCs/>
        <w:color w:val="2B2421"/>
      </w:rPr>
      <w:tblPr/>
      <w:tcPr>
        <w:shd w:val="clear" w:color="auto" w:fill="C7C8C4"/>
      </w:tcPr>
    </w:tblStylePr>
    <w:tblStylePr w:type="firstCol">
      <w:rPr>
        <w:color w:val="FFFFFF"/>
      </w:rPr>
      <w:tblPr/>
      <w:tcPr>
        <w:shd w:val="clear" w:color="auto" w:fill="565752"/>
      </w:tcPr>
    </w:tblStylePr>
    <w:tblStylePr w:type="lastCol">
      <w:rPr>
        <w:color w:val="FFFFFF"/>
      </w:rPr>
      <w:tblPr/>
      <w:tcPr>
        <w:shd w:val="clear" w:color="auto" w:fill="565752"/>
      </w:tcPr>
    </w:tblStylePr>
    <w:tblStylePr w:type="band1Vert">
      <w:tblPr/>
      <w:tcPr>
        <w:shd w:val="clear" w:color="auto" w:fill="BABAB6"/>
      </w:tcPr>
    </w:tblStylePr>
    <w:tblStylePr w:type="band1Horz">
      <w:tblPr/>
      <w:tcPr>
        <w:shd w:val="clear" w:color="auto" w:fill="BABAB6"/>
      </w:tcPr>
    </w:tblStylePr>
  </w:style>
  <w:style w:type="table" w:styleId="Grillecouleur-Accent6">
    <w:name w:val="Colorful Grid Accent 6"/>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7F8F7"/>
    </w:tcPr>
    <w:tblStylePr w:type="firstRow">
      <w:rPr>
        <w:b/>
        <w:bCs/>
      </w:rPr>
      <w:tblPr/>
      <w:tcPr>
        <w:shd w:val="clear" w:color="auto" w:fill="F0F1F0"/>
      </w:tcPr>
    </w:tblStylePr>
    <w:tblStylePr w:type="lastRow">
      <w:rPr>
        <w:b/>
        <w:bCs/>
        <w:color w:val="2B2421"/>
      </w:rPr>
      <w:tblPr/>
      <w:tcPr>
        <w:shd w:val="clear" w:color="auto" w:fill="F0F1F0"/>
      </w:tcPr>
    </w:tblStylePr>
    <w:tblStylePr w:type="firstCol">
      <w:rPr>
        <w:color w:val="FFFFFF"/>
      </w:rPr>
      <w:tblPr/>
      <w:tcPr>
        <w:shd w:val="clear" w:color="auto" w:fill="A4A7A2"/>
      </w:tcPr>
    </w:tblStylePr>
    <w:tblStylePr w:type="lastCol">
      <w:rPr>
        <w:color w:val="FFFFFF"/>
      </w:rPr>
      <w:tblPr/>
      <w:tcPr>
        <w:shd w:val="clear" w:color="auto" w:fill="A4A7A2"/>
      </w:tcPr>
    </w:tblStylePr>
    <w:tblStylePr w:type="band1Vert">
      <w:tblPr/>
      <w:tcPr>
        <w:shd w:val="clear" w:color="auto" w:fill="EDEEED"/>
      </w:tcPr>
    </w:tblStylePr>
    <w:tblStylePr w:type="band1Horz">
      <w:tblPr/>
      <w:tcPr>
        <w:shd w:val="clear" w:color="auto" w:fill="EDEEED"/>
      </w:tcPr>
    </w:tblStylePr>
  </w:style>
  <w:style w:type="table" w:styleId="Listecouleur">
    <w:name w:val="Colorful List"/>
    <w:basedOn w:val="TableauNormal"/>
    <w:uiPriority w:val="72"/>
    <w:semiHidden/>
    <w:rsid w:val="00CF53D7"/>
    <w:rPr>
      <w:color w:val="2B2421"/>
    </w:rPr>
    <w:tblPr>
      <w:tblStyleRowBandSize w:val="1"/>
      <w:tblStyleColBandSize w:val="1"/>
    </w:tblPr>
    <w:tcPr>
      <w:shd w:val="clear" w:color="auto" w:fill="ECE8E6"/>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cPr>
    </w:tblStylePr>
    <w:tblStylePr w:type="band1Horz">
      <w:tblPr/>
      <w:tcPr>
        <w:shd w:val="clear" w:color="auto" w:fill="D9D1CD"/>
      </w:tcPr>
    </w:tblStylePr>
  </w:style>
  <w:style w:type="table" w:styleId="Listecouleur-Accent1">
    <w:name w:val="Colorful List Accent 1"/>
    <w:basedOn w:val="TableauNormal"/>
    <w:uiPriority w:val="72"/>
    <w:semiHidden/>
    <w:rsid w:val="00CF53D7"/>
    <w:rPr>
      <w:color w:val="2B2421"/>
    </w:rPr>
    <w:tblPr>
      <w:tblStyleRowBandSize w:val="1"/>
      <w:tblStyleColBandSize w:val="1"/>
    </w:tblPr>
    <w:tcPr>
      <w:shd w:val="clear" w:color="auto" w:fill="E1F8FF"/>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cPr>
    </w:tblStylePr>
    <w:tblStylePr w:type="band1Horz">
      <w:tblPr/>
      <w:tcPr>
        <w:shd w:val="clear" w:color="auto" w:fill="C2F2FF"/>
      </w:tcPr>
    </w:tblStylePr>
  </w:style>
  <w:style w:type="table" w:styleId="Listecouleur-Accent2">
    <w:name w:val="Colorful List Accent 2"/>
    <w:basedOn w:val="TableauNormal"/>
    <w:uiPriority w:val="72"/>
    <w:semiHidden/>
    <w:rsid w:val="00CF53D7"/>
    <w:rPr>
      <w:color w:val="2B2421"/>
    </w:rPr>
    <w:tblPr>
      <w:tblStyleRowBandSize w:val="1"/>
      <w:tblStyleColBandSize w:val="1"/>
    </w:tblPr>
    <w:tcPr>
      <w:shd w:val="clear" w:color="auto" w:fill="F4F4F4"/>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cPr>
    </w:tblStylePr>
    <w:tblStylePr w:type="band1Horz">
      <w:tblPr/>
      <w:tcPr>
        <w:shd w:val="clear" w:color="auto" w:fill="EAEAE9"/>
      </w:tcPr>
    </w:tblStylePr>
  </w:style>
  <w:style w:type="table" w:styleId="Listecouleur-Accent3">
    <w:name w:val="Colorful List Accent 3"/>
    <w:basedOn w:val="TableauNormal"/>
    <w:uiPriority w:val="72"/>
    <w:semiHidden/>
    <w:rsid w:val="00CF53D7"/>
    <w:rPr>
      <w:color w:val="2B2421"/>
    </w:rPr>
    <w:tblPr>
      <w:tblStyleRowBandSize w:val="1"/>
      <w:tblStyleColBandSize w:val="1"/>
    </w:tblPr>
    <w:tcPr>
      <w:shd w:val="clear" w:color="auto" w:fill="F8F8F7"/>
    </w:tcPr>
    <w:tblStylePr w:type="firstRow">
      <w:rPr>
        <w:b/>
        <w:bCs/>
        <w:color w:val="FFFFFF"/>
      </w:rPr>
      <w:tblPr/>
      <w:tcPr>
        <w:tcBorders>
          <w:bottom w:val="single" w:sz="12" w:space="0" w:color="FFFFFF"/>
        </w:tcBorders>
        <w:shd w:val="clear" w:color="auto" w:fill="BFBFBC"/>
      </w:tcPr>
    </w:tblStylePr>
    <w:tblStylePr w:type="lastRow">
      <w:rPr>
        <w:b/>
        <w:bCs/>
        <w:color w:val="BFBFBC"/>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cPr>
    </w:tblStylePr>
    <w:tblStylePr w:type="band1Horz">
      <w:tblPr/>
      <w:tcPr>
        <w:shd w:val="clear" w:color="auto" w:fill="F0F1F0"/>
      </w:tcPr>
    </w:tblStylePr>
  </w:style>
  <w:style w:type="table" w:styleId="Listecouleur-Accent4">
    <w:name w:val="Colorful List Accent 4"/>
    <w:basedOn w:val="TableauNormal"/>
    <w:uiPriority w:val="72"/>
    <w:semiHidden/>
    <w:rsid w:val="00CF53D7"/>
    <w:rPr>
      <w:color w:val="2B2421"/>
    </w:rPr>
    <w:tblPr>
      <w:tblStyleRowBandSize w:val="1"/>
      <w:tblStyleColBandSize w:val="1"/>
    </w:tblPr>
    <w:tcPr>
      <w:shd w:val="clear" w:color="auto" w:fill="FDFDFD"/>
    </w:tcPr>
    <w:tblStylePr w:type="firstRow">
      <w:rPr>
        <w:b/>
        <w:bCs/>
        <w:color w:val="FFFFFF"/>
      </w:rPr>
      <w:tblPr/>
      <w:tcPr>
        <w:tcBorders>
          <w:bottom w:val="single" w:sz="12" w:space="0" w:color="FFFFFF"/>
        </w:tcBorders>
        <w:shd w:val="clear" w:color="auto" w:fill="949591"/>
      </w:tcPr>
    </w:tblStylePr>
    <w:tblStylePr w:type="lastRow">
      <w:rPr>
        <w:b/>
        <w:bCs/>
        <w:color w:val="949591"/>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cPr>
    </w:tblStylePr>
    <w:tblStylePr w:type="band1Horz">
      <w:tblPr/>
      <w:tcPr>
        <w:shd w:val="clear" w:color="auto" w:fill="FBFBFB"/>
      </w:tcPr>
    </w:tblStylePr>
  </w:style>
  <w:style w:type="table" w:styleId="Listecouleur-Accent5">
    <w:name w:val="Colorful List Accent 5"/>
    <w:basedOn w:val="TableauNormal"/>
    <w:uiPriority w:val="72"/>
    <w:semiHidden/>
    <w:rsid w:val="00CF53D7"/>
    <w:rPr>
      <w:color w:val="2B2421"/>
    </w:rPr>
    <w:tblPr>
      <w:tblStyleRowBandSize w:val="1"/>
      <w:tblStyleColBandSize w:val="1"/>
    </w:tblPr>
    <w:tcPr>
      <w:shd w:val="clear" w:color="auto" w:fill="F1F1F0"/>
    </w:tcPr>
    <w:tblStylePr w:type="firstRow">
      <w:rPr>
        <w:b/>
        <w:bCs/>
        <w:color w:val="FFFFFF"/>
      </w:rPr>
      <w:tblPr/>
      <w:tcPr>
        <w:tcBorders>
          <w:bottom w:val="single" w:sz="12" w:space="0" w:color="FFFFFF"/>
        </w:tcBorders>
        <w:shd w:val="clear" w:color="auto" w:fill="AFB2AD"/>
      </w:tcPr>
    </w:tblStylePr>
    <w:tblStylePr w:type="lastRow">
      <w:rPr>
        <w:b/>
        <w:bCs/>
        <w:color w:val="AFB2AD"/>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cPr>
    </w:tblStylePr>
    <w:tblStylePr w:type="band1Horz">
      <w:tblPr/>
      <w:tcPr>
        <w:shd w:val="clear" w:color="auto" w:fill="E3E3E1"/>
      </w:tcPr>
    </w:tblStylePr>
  </w:style>
  <w:style w:type="table" w:styleId="Listecouleur-Accent6">
    <w:name w:val="Colorful List Accent 6"/>
    <w:basedOn w:val="TableauNormal"/>
    <w:uiPriority w:val="72"/>
    <w:semiHidden/>
    <w:rsid w:val="00CF53D7"/>
    <w:rPr>
      <w:color w:val="2B2421"/>
    </w:rPr>
    <w:tblPr>
      <w:tblStyleRowBandSize w:val="1"/>
      <w:tblStyleColBandSize w:val="1"/>
    </w:tblPr>
    <w:tcPr>
      <w:shd w:val="clear" w:color="auto" w:fill="FBFBFB"/>
    </w:tcPr>
    <w:tblStylePr w:type="firstRow">
      <w:rPr>
        <w:b/>
        <w:bCs/>
        <w:color w:val="FFFFFF"/>
      </w:rPr>
      <w:tblPr/>
      <w:tcPr>
        <w:tcBorders>
          <w:bottom w:val="single" w:sz="12" w:space="0" w:color="FFFFFF"/>
        </w:tcBorders>
        <w:shd w:val="clear" w:color="auto" w:fill="5C5D58"/>
      </w:tcPr>
    </w:tblStylePr>
    <w:tblStylePr w:type="lastRow">
      <w:rPr>
        <w:b/>
        <w:bCs/>
        <w:color w:val="5C5D58"/>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cPr>
    </w:tblStylePr>
    <w:tblStylePr w:type="band1Horz">
      <w:tblPr/>
      <w:tcPr>
        <w:shd w:val="clear" w:color="auto" w:fill="F7F8F7"/>
      </w:tcPr>
    </w:tblStylePr>
  </w:style>
  <w:style w:type="table" w:styleId="Tramecouleur">
    <w:name w:val="Colorful Shading"/>
    <w:basedOn w:val="TableauNormal"/>
    <w:uiPriority w:val="71"/>
    <w:semiHidden/>
    <w:rsid w:val="00CF53D7"/>
    <w:rPr>
      <w:color w:val="2B2421"/>
    </w:rPr>
    <w:tblPr>
      <w:tblStyleRowBandSize w:val="1"/>
      <w:tblStyleColBandSize w:val="1"/>
      <w:tblBorders>
        <w:top w:val="single" w:sz="24" w:space="0" w:color="979892"/>
        <w:left w:val="single" w:sz="4" w:space="0" w:color="2B2421"/>
        <w:bottom w:val="single" w:sz="4" w:space="0" w:color="2B2421"/>
        <w:right w:val="single" w:sz="4" w:space="0" w:color="2B2421"/>
        <w:insideH w:val="single" w:sz="4" w:space="0" w:color="FFFFFF"/>
        <w:insideV w:val="single" w:sz="4" w:space="0" w:color="FFFFFF"/>
      </w:tblBorders>
    </w:tblPr>
    <w:tcPr>
      <w:shd w:val="clear" w:color="auto" w:fill="ECE8E6"/>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91513"/>
      </w:tcPr>
    </w:tblStylePr>
    <w:tblStylePr w:type="firstCol">
      <w:rPr>
        <w:color w:val="FFFFFF"/>
      </w:rPr>
      <w:tblPr/>
      <w:tcPr>
        <w:tcBorders>
          <w:top w:val="nil"/>
          <w:left w:val="nil"/>
          <w:bottom w:val="nil"/>
          <w:right w:val="nil"/>
          <w:insideH w:val="single" w:sz="4" w:space="0" w:color="191513"/>
          <w:insideV w:val="nil"/>
        </w:tcBorders>
        <w:shd w:val="clear" w:color="auto" w:fill="191513"/>
      </w:tcPr>
    </w:tblStylePr>
    <w:tblStylePr w:type="lastCol">
      <w:rPr>
        <w:color w:val="FFFFFF"/>
      </w:rPr>
      <w:tblPr/>
      <w:tcPr>
        <w:tcBorders>
          <w:top w:val="nil"/>
          <w:left w:val="nil"/>
          <w:bottom w:val="nil"/>
          <w:right w:val="nil"/>
          <w:insideH w:val="nil"/>
          <w:insideV w:val="nil"/>
        </w:tcBorders>
        <w:shd w:val="clear" w:color="auto" w:fill="201A18"/>
      </w:tcPr>
    </w:tblStylePr>
    <w:tblStylePr w:type="band1Vert">
      <w:tblPr/>
      <w:tcPr>
        <w:shd w:val="clear" w:color="auto" w:fill="B3A39C"/>
      </w:tcPr>
    </w:tblStylePr>
    <w:tblStylePr w:type="band1Horz">
      <w:tblPr/>
      <w:tcPr>
        <w:shd w:val="clear" w:color="auto" w:fill="A18D84"/>
      </w:tcPr>
    </w:tblStylePr>
    <w:tblStylePr w:type="neCell">
      <w:rPr>
        <w:color w:val="2B2421"/>
      </w:rPr>
    </w:tblStylePr>
    <w:tblStylePr w:type="nwCell">
      <w:rPr>
        <w:color w:val="2B2421"/>
      </w:rPr>
    </w:tblStylePr>
  </w:style>
  <w:style w:type="table" w:styleId="Tramecouleur-Accent1">
    <w:name w:val="Colorful Shading Accent 1"/>
    <w:basedOn w:val="TableauNormal"/>
    <w:uiPriority w:val="71"/>
    <w:semiHidden/>
    <w:rsid w:val="00CF53D7"/>
    <w:rPr>
      <w:color w:val="2B2421"/>
    </w:rPr>
    <w:tblPr>
      <w:tblStyleRowBandSize w:val="1"/>
      <w:tblStyleColBandSize w:val="1"/>
      <w:tblBorders>
        <w:top w:val="single" w:sz="24" w:space="0" w:color="979892"/>
        <w:left w:val="single" w:sz="4" w:space="0" w:color="00A4CF"/>
        <w:bottom w:val="single" w:sz="4" w:space="0" w:color="00A4CF"/>
        <w:right w:val="single" w:sz="4" w:space="0" w:color="00A4CF"/>
        <w:insideH w:val="single" w:sz="4" w:space="0" w:color="FFFFFF"/>
        <w:insideV w:val="single" w:sz="4" w:space="0" w:color="FFFFFF"/>
      </w:tblBorders>
    </w:tblPr>
    <w:tcPr>
      <w:shd w:val="clear" w:color="auto" w:fill="E1F8FF"/>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627C"/>
      </w:tcPr>
    </w:tblStylePr>
    <w:tblStylePr w:type="firstCol">
      <w:rPr>
        <w:color w:val="FFFFFF"/>
      </w:rPr>
      <w:tblPr/>
      <w:tcPr>
        <w:tcBorders>
          <w:top w:val="nil"/>
          <w:left w:val="nil"/>
          <w:bottom w:val="nil"/>
          <w:right w:val="nil"/>
          <w:insideH w:val="single" w:sz="4" w:space="0" w:color="00627C"/>
          <w:insideV w:val="nil"/>
        </w:tcBorders>
        <w:shd w:val="clear" w:color="auto" w:fill="00627C"/>
      </w:tcPr>
    </w:tblStylePr>
    <w:tblStylePr w:type="lastCol">
      <w:rPr>
        <w:color w:val="FFFFFF"/>
      </w:rPr>
      <w:tblPr/>
      <w:tcPr>
        <w:tcBorders>
          <w:top w:val="nil"/>
          <w:left w:val="nil"/>
          <w:bottom w:val="nil"/>
          <w:right w:val="nil"/>
          <w:insideH w:val="nil"/>
          <w:insideV w:val="nil"/>
        </w:tcBorders>
        <w:shd w:val="clear" w:color="auto" w:fill="00627C"/>
      </w:tcPr>
    </w:tblStylePr>
    <w:tblStylePr w:type="band1Vert">
      <w:tblPr/>
      <w:tcPr>
        <w:shd w:val="clear" w:color="auto" w:fill="85E5FF"/>
      </w:tcPr>
    </w:tblStylePr>
    <w:tblStylePr w:type="band1Horz">
      <w:tblPr/>
      <w:tcPr>
        <w:shd w:val="clear" w:color="auto" w:fill="68DFFF"/>
      </w:tcPr>
    </w:tblStylePr>
    <w:tblStylePr w:type="neCell">
      <w:rPr>
        <w:color w:val="2B2421"/>
      </w:rPr>
    </w:tblStylePr>
    <w:tblStylePr w:type="nwCell">
      <w:rPr>
        <w:color w:val="2B2421"/>
      </w:rPr>
    </w:tblStylePr>
  </w:style>
  <w:style w:type="table" w:styleId="Tramecouleur-Accent2">
    <w:name w:val="Colorful Shading Accent 2"/>
    <w:basedOn w:val="TableauNormal"/>
    <w:uiPriority w:val="71"/>
    <w:semiHidden/>
    <w:rsid w:val="00CF53D7"/>
    <w:rPr>
      <w:color w:val="2B2421"/>
    </w:rPr>
    <w:tblPr>
      <w:tblStyleRowBandSize w:val="1"/>
      <w:tblStyleColBandSize w:val="1"/>
      <w:tblBorders>
        <w:top w:val="single" w:sz="24" w:space="0" w:color="979892"/>
        <w:left w:val="single" w:sz="4" w:space="0" w:color="979892"/>
        <w:bottom w:val="single" w:sz="4" w:space="0" w:color="979892"/>
        <w:right w:val="single" w:sz="4" w:space="0" w:color="979892"/>
        <w:insideH w:val="single" w:sz="4" w:space="0" w:color="FFFFFF"/>
        <w:insideV w:val="single" w:sz="4" w:space="0" w:color="FFFFFF"/>
      </w:tblBorders>
    </w:tblPr>
    <w:tcPr>
      <w:shd w:val="clear" w:color="auto" w:fill="F4F4F4"/>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A5B56"/>
      </w:tcPr>
    </w:tblStylePr>
    <w:tblStylePr w:type="firstCol">
      <w:rPr>
        <w:color w:val="FFFFFF"/>
      </w:rPr>
      <w:tblPr/>
      <w:tcPr>
        <w:tcBorders>
          <w:top w:val="nil"/>
          <w:left w:val="nil"/>
          <w:bottom w:val="nil"/>
          <w:right w:val="nil"/>
          <w:insideH w:val="single" w:sz="4" w:space="0" w:color="5A5B56"/>
          <w:insideV w:val="nil"/>
        </w:tcBorders>
        <w:shd w:val="clear" w:color="auto" w:fill="5A5B56"/>
      </w:tcPr>
    </w:tblStylePr>
    <w:tblStylePr w:type="lastCol">
      <w:rPr>
        <w:color w:val="FFFFFF"/>
      </w:rPr>
      <w:tblPr/>
      <w:tcPr>
        <w:tcBorders>
          <w:top w:val="nil"/>
          <w:left w:val="nil"/>
          <w:bottom w:val="nil"/>
          <w:right w:val="nil"/>
          <w:insideH w:val="nil"/>
          <w:insideV w:val="nil"/>
        </w:tcBorders>
        <w:shd w:val="clear" w:color="auto" w:fill="5A5B56"/>
      </w:tcPr>
    </w:tblStylePr>
    <w:tblStylePr w:type="band1Vert">
      <w:tblPr/>
      <w:tcPr>
        <w:shd w:val="clear" w:color="auto" w:fill="D5D5D3"/>
      </w:tcPr>
    </w:tblStylePr>
    <w:tblStylePr w:type="band1Horz">
      <w:tblPr/>
      <w:tcPr>
        <w:shd w:val="clear" w:color="auto" w:fill="CBCBC8"/>
      </w:tcPr>
    </w:tblStylePr>
    <w:tblStylePr w:type="neCell">
      <w:rPr>
        <w:color w:val="2B2421"/>
      </w:rPr>
    </w:tblStylePr>
    <w:tblStylePr w:type="nwCell">
      <w:rPr>
        <w:color w:val="2B2421"/>
      </w:rPr>
    </w:tblStylePr>
  </w:style>
  <w:style w:type="table" w:styleId="Tramecouleur-Accent3">
    <w:name w:val="Colorful Shading Accent 3"/>
    <w:basedOn w:val="TableauNormal"/>
    <w:uiPriority w:val="71"/>
    <w:semiHidden/>
    <w:rsid w:val="00CF53D7"/>
    <w:rPr>
      <w:color w:val="2B2421"/>
    </w:rPr>
    <w:tblPr>
      <w:tblStyleRowBandSize w:val="1"/>
      <w:tblStyleColBandSize w:val="1"/>
      <w:tblBorders>
        <w:top w:val="single" w:sz="24" w:space="0" w:color="EEEEED"/>
        <w:left w:val="single" w:sz="4" w:space="0" w:color="B9BAB7"/>
        <w:bottom w:val="single" w:sz="4" w:space="0" w:color="B9BAB7"/>
        <w:right w:val="single" w:sz="4" w:space="0" w:color="B9BAB7"/>
        <w:insideH w:val="single" w:sz="4" w:space="0" w:color="FFFFFF"/>
        <w:insideV w:val="single" w:sz="4" w:space="0" w:color="FFFFFF"/>
      </w:tblBorders>
    </w:tblPr>
    <w:tcPr>
      <w:shd w:val="clear" w:color="auto" w:fill="F8F8F7"/>
    </w:tcPr>
    <w:tblStylePr w:type="firstRow">
      <w:rPr>
        <w:b/>
        <w:bCs/>
      </w:rPr>
      <w:tblPr/>
      <w:tcPr>
        <w:tcBorders>
          <w:top w:val="nil"/>
          <w:left w:val="nil"/>
          <w:bottom w:val="single" w:sz="24" w:space="0" w:color="EEEEE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F706C"/>
      </w:tcPr>
    </w:tblStylePr>
    <w:tblStylePr w:type="firstCol">
      <w:rPr>
        <w:color w:val="FFFFFF"/>
      </w:rPr>
      <w:tblPr/>
      <w:tcPr>
        <w:tcBorders>
          <w:top w:val="nil"/>
          <w:left w:val="nil"/>
          <w:bottom w:val="nil"/>
          <w:right w:val="nil"/>
          <w:insideH w:val="single" w:sz="4" w:space="0" w:color="6F706C"/>
          <w:insideV w:val="nil"/>
        </w:tcBorders>
        <w:shd w:val="clear" w:color="auto" w:fill="6F706C"/>
      </w:tcPr>
    </w:tblStylePr>
    <w:tblStylePr w:type="lastCol">
      <w:rPr>
        <w:color w:val="FFFFFF"/>
      </w:rPr>
      <w:tblPr/>
      <w:tcPr>
        <w:tcBorders>
          <w:top w:val="nil"/>
          <w:left w:val="nil"/>
          <w:bottom w:val="nil"/>
          <w:right w:val="nil"/>
          <w:insideH w:val="nil"/>
          <w:insideV w:val="nil"/>
        </w:tcBorders>
        <w:shd w:val="clear" w:color="auto" w:fill="6F706C"/>
      </w:tcPr>
    </w:tblStylePr>
    <w:tblStylePr w:type="band1Vert">
      <w:tblPr/>
      <w:tcPr>
        <w:shd w:val="clear" w:color="auto" w:fill="E2E3E2"/>
      </w:tcPr>
    </w:tblStylePr>
    <w:tblStylePr w:type="band1Horz">
      <w:tblPr/>
      <w:tcPr>
        <w:shd w:val="clear" w:color="auto" w:fill="DCDCDB"/>
      </w:tcPr>
    </w:tblStylePr>
  </w:style>
  <w:style w:type="table" w:styleId="Tramecouleur-Accent4">
    <w:name w:val="Colorful Shading Accent 4"/>
    <w:basedOn w:val="TableauNormal"/>
    <w:uiPriority w:val="71"/>
    <w:semiHidden/>
    <w:rsid w:val="00CF53D7"/>
    <w:rPr>
      <w:color w:val="2B2421"/>
    </w:rPr>
    <w:tblPr>
      <w:tblStyleRowBandSize w:val="1"/>
      <w:tblStyleColBandSize w:val="1"/>
      <w:tblBorders>
        <w:top w:val="single" w:sz="24" w:space="0" w:color="B9BAB7"/>
        <w:left w:val="single" w:sz="4" w:space="0" w:color="EEEEED"/>
        <w:bottom w:val="single" w:sz="4" w:space="0" w:color="EEEEED"/>
        <w:right w:val="single" w:sz="4" w:space="0" w:color="EEEEED"/>
        <w:insideH w:val="single" w:sz="4" w:space="0" w:color="FFFFFF"/>
        <w:insideV w:val="single" w:sz="4" w:space="0" w:color="FFFFFF"/>
      </w:tblBorders>
    </w:tblPr>
    <w:tcPr>
      <w:shd w:val="clear" w:color="auto" w:fill="FDFDFD"/>
    </w:tcPr>
    <w:tblStylePr w:type="firstRow">
      <w:rPr>
        <w:b/>
        <w:bCs/>
      </w:rPr>
      <w:tblPr/>
      <w:tcPr>
        <w:tcBorders>
          <w:top w:val="nil"/>
          <w:left w:val="nil"/>
          <w:bottom w:val="single" w:sz="24" w:space="0" w:color="B9BAB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1918B"/>
      </w:tcPr>
    </w:tblStylePr>
    <w:tblStylePr w:type="firstCol">
      <w:rPr>
        <w:color w:val="FFFFFF"/>
      </w:rPr>
      <w:tblPr/>
      <w:tcPr>
        <w:tcBorders>
          <w:top w:val="nil"/>
          <w:left w:val="nil"/>
          <w:bottom w:val="nil"/>
          <w:right w:val="nil"/>
          <w:insideH w:val="single" w:sz="4" w:space="0" w:color="91918B"/>
          <w:insideV w:val="nil"/>
        </w:tcBorders>
        <w:shd w:val="clear" w:color="auto" w:fill="91918B"/>
      </w:tcPr>
    </w:tblStylePr>
    <w:tblStylePr w:type="lastCol">
      <w:rPr>
        <w:color w:val="FFFFFF"/>
      </w:rPr>
      <w:tblPr/>
      <w:tcPr>
        <w:tcBorders>
          <w:top w:val="nil"/>
          <w:left w:val="nil"/>
          <w:bottom w:val="nil"/>
          <w:right w:val="nil"/>
          <w:insideH w:val="nil"/>
          <w:insideV w:val="nil"/>
        </w:tcBorders>
        <w:shd w:val="clear" w:color="auto" w:fill="91918B"/>
      </w:tcPr>
    </w:tblStylePr>
    <w:tblStylePr w:type="band1Vert">
      <w:tblPr/>
      <w:tcPr>
        <w:shd w:val="clear" w:color="auto" w:fill="F8F8F7"/>
      </w:tcPr>
    </w:tblStylePr>
    <w:tblStylePr w:type="band1Horz">
      <w:tblPr/>
      <w:tcPr>
        <w:shd w:val="clear" w:color="auto" w:fill="F6F6F5"/>
      </w:tcPr>
    </w:tblStylePr>
    <w:tblStylePr w:type="neCell">
      <w:rPr>
        <w:color w:val="2B2421"/>
      </w:rPr>
    </w:tblStylePr>
    <w:tblStylePr w:type="nwCell">
      <w:rPr>
        <w:color w:val="2B2421"/>
      </w:rPr>
    </w:tblStylePr>
  </w:style>
  <w:style w:type="table" w:styleId="Tramecouleur-Accent5">
    <w:name w:val="Colorful Shading Accent 5"/>
    <w:basedOn w:val="TableauNormal"/>
    <w:uiPriority w:val="71"/>
    <w:semiHidden/>
    <w:rsid w:val="00CF53D7"/>
    <w:rPr>
      <w:color w:val="2B2421"/>
    </w:rPr>
    <w:tblPr>
      <w:tblStyleRowBandSize w:val="1"/>
      <w:tblStyleColBandSize w:val="1"/>
      <w:tblBorders>
        <w:top w:val="single" w:sz="24" w:space="0" w:color="DCDDDB"/>
        <w:left w:val="single" w:sz="4" w:space="0" w:color="74756E"/>
        <w:bottom w:val="single" w:sz="4" w:space="0" w:color="74756E"/>
        <w:right w:val="single" w:sz="4" w:space="0" w:color="74756E"/>
        <w:insideH w:val="single" w:sz="4" w:space="0" w:color="FFFFFF"/>
        <w:insideV w:val="single" w:sz="4" w:space="0" w:color="FFFFFF"/>
      </w:tblBorders>
    </w:tblPr>
    <w:tcPr>
      <w:shd w:val="clear" w:color="auto" w:fill="F1F1F0"/>
    </w:tcPr>
    <w:tblStylePr w:type="firstRow">
      <w:rPr>
        <w:b/>
        <w:bCs/>
      </w:rPr>
      <w:tblPr/>
      <w:tcPr>
        <w:tcBorders>
          <w:top w:val="nil"/>
          <w:left w:val="nil"/>
          <w:bottom w:val="single" w:sz="24" w:space="0" w:color="DCDDD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54642"/>
      </w:tcPr>
    </w:tblStylePr>
    <w:tblStylePr w:type="firstCol">
      <w:rPr>
        <w:color w:val="FFFFFF"/>
      </w:rPr>
      <w:tblPr/>
      <w:tcPr>
        <w:tcBorders>
          <w:top w:val="nil"/>
          <w:left w:val="nil"/>
          <w:bottom w:val="nil"/>
          <w:right w:val="nil"/>
          <w:insideH w:val="single" w:sz="4" w:space="0" w:color="454642"/>
          <w:insideV w:val="nil"/>
        </w:tcBorders>
        <w:shd w:val="clear" w:color="auto" w:fill="454642"/>
      </w:tcPr>
    </w:tblStylePr>
    <w:tblStylePr w:type="lastCol">
      <w:rPr>
        <w:color w:val="FFFFFF"/>
      </w:rPr>
      <w:tblPr/>
      <w:tcPr>
        <w:tcBorders>
          <w:top w:val="nil"/>
          <w:left w:val="nil"/>
          <w:bottom w:val="nil"/>
          <w:right w:val="nil"/>
          <w:insideH w:val="nil"/>
          <w:insideV w:val="nil"/>
        </w:tcBorders>
        <w:shd w:val="clear" w:color="auto" w:fill="454642"/>
      </w:tcPr>
    </w:tblStylePr>
    <w:tblStylePr w:type="band1Vert">
      <w:tblPr/>
      <w:tcPr>
        <w:shd w:val="clear" w:color="auto" w:fill="C7C8C4"/>
      </w:tcPr>
    </w:tblStylePr>
    <w:tblStylePr w:type="band1Horz">
      <w:tblPr/>
      <w:tcPr>
        <w:shd w:val="clear" w:color="auto" w:fill="BABAB6"/>
      </w:tcPr>
    </w:tblStylePr>
    <w:tblStylePr w:type="neCell">
      <w:rPr>
        <w:color w:val="2B2421"/>
      </w:rPr>
    </w:tblStylePr>
    <w:tblStylePr w:type="nwCell">
      <w:rPr>
        <w:color w:val="2B2421"/>
      </w:rPr>
    </w:tblStylePr>
  </w:style>
  <w:style w:type="table" w:styleId="Tramecouleur-Accent6">
    <w:name w:val="Colorful Shading Accent 6"/>
    <w:basedOn w:val="TableauNormal"/>
    <w:uiPriority w:val="71"/>
    <w:semiHidden/>
    <w:rsid w:val="00CF53D7"/>
    <w:rPr>
      <w:color w:val="2B2421"/>
    </w:rPr>
    <w:tblPr>
      <w:tblStyleRowBandSize w:val="1"/>
      <w:tblStyleColBandSize w:val="1"/>
      <w:tblBorders>
        <w:top w:val="single" w:sz="24" w:space="0" w:color="74756E"/>
        <w:left w:val="single" w:sz="4" w:space="0" w:color="DCDDDB"/>
        <w:bottom w:val="single" w:sz="4" w:space="0" w:color="DCDDDB"/>
        <w:right w:val="single" w:sz="4" w:space="0" w:color="DCDDDB"/>
        <w:insideH w:val="single" w:sz="4" w:space="0" w:color="FFFFFF"/>
        <w:insideV w:val="single" w:sz="4" w:space="0" w:color="FFFFFF"/>
      </w:tblBorders>
    </w:tblPr>
    <w:tcPr>
      <w:shd w:val="clear" w:color="auto" w:fill="FBFBFB"/>
    </w:tcPr>
    <w:tblStylePr w:type="firstRow">
      <w:rPr>
        <w:b/>
        <w:bCs/>
      </w:rPr>
      <w:tblPr/>
      <w:tcPr>
        <w:tcBorders>
          <w:top w:val="nil"/>
          <w:left w:val="nil"/>
          <w:bottom w:val="single" w:sz="24" w:space="0" w:color="74756E"/>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38780"/>
      </w:tcPr>
    </w:tblStylePr>
    <w:tblStylePr w:type="firstCol">
      <w:rPr>
        <w:color w:val="FFFFFF"/>
      </w:rPr>
      <w:tblPr/>
      <w:tcPr>
        <w:tcBorders>
          <w:top w:val="nil"/>
          <w:left w:val="nil"/>
          <w:bottom w:val="nil"/>
          <w:right w:val="nil"/>
          <w:insideH w:val="single" w:sz="4" w:space="0" w:color="838780"/>
          <w:insideV w:val="nil"/>
        </w:tcBorders>
        <w:shd w:val="clear" w:color="auto" w:fill="838780"/>
      </w:tcPr>
    </w:tblStylePr>
    <w:tblStylePr w:type="lastCol">
      <w:rPr>
        <w:color w:val="FFFFFF"/>
      </w:rPr>
      <w:tblPr/>
      <w:tcPr>
        <w:tcBorders>
          <w:top w:val="nil"/>
          <w:left w:val="nil"/>
          <w:bottom w:val="nil"/>
          <w:right w:val="nil"/>
          <w:insideH w:val="nil"/>
          <w:insideV w:val="nil"/>
        </w:tcBorders>
        <w:shd w:val="clear" w:color="auto" w:fill="838780"/>
      </w:tcPr>
    </w:tblStylePr>
    <w:tblStylePr w:type="band1Vert">
      <w:tblPr/>
      <w:tcPr>
        <w:shd w:val="clear" w:color="auto" w:fill="F0F1F0"/>
      </w:tcPr>
    </w:tblStylePr>
    <w:tblStylePr w:type="band1Horz">
      <w:tblPr/>
      <w:tcPr>
        <w:shd w:val="clear" w:color="auto" w:fill="EDEEED"/>
      </w:tcPr>
    </w:tblStylePr>
    <w:tblStylePr w:type="neCell">
      <w:rPr>
        <w:color w:val="2B2421"/>
      </w:rPr>
    </w:tblStylePr>
    <w:tblStylePr w:type="nwCell">
      <w:rPr>
        <w:color w:val="2B2421"/>
      </w:rPr>
    </w:tblStylePr>
  </w:style>
  <w:style w:type="character" w:styleId="Marquedecommentaire">
    <w:name w:val="annotation reference"/>
    <w:semiHidden/>
    <w:rsid w:val="00CF53D7"/>
    <w:rPr>
      <w:sz w:val="16"/>
      <w:szCs w:val="16"/>
      <w:lang w:val="fr-FR" w:eastAsia="fr-FR"/>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link w:val="Commentaire"/>
    <w:semiHidden/>
    <w:rsid w:val="00CB5ADC"/>
    <w:rPr>
      <w:rFonts w:ascii="Arial" w:hAnsi="Arial"/>
      <w:color w:val="2B2421"/>
      <w:sz w:val="20"/>
      <w:szCs w:val="20"/>
      <w:lang w:val="fr-FR" w:eastAsia="fr-FR"/>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link w:val="Objetducommentaire"/>
    <w:semiHidden/>
    <w:rsid w:val="00CB5ADC"/>
    <w:rPr>
      <w:rFonts w:ascii="Arial" w:hAnsi="Arial"/>
      <w:b/>
      <w:bCs/>
      <w:color w:val="2B2421"/>
      <w:sz w:val="20"/>
      <w:szCs w:val="20"/>
      <w:lang w:val="fr-FR" w:eastAsia="fr-FR"/>
    </w:rPr>
  </w:style>
  <w:style w:type="table" w:styleId="Listefonce">
    <w:name w:val="Dark List"/>
    <w:basedOn w:val="TableauNormal"/>
    <w:uiPriority w:val="70"/>
    <w:semiHidden/>
    <w:rsid w:val="00CF53D7"/>
    <w:rPr>
      <w:color w:val="FFFFFF"/>
    </w:rPr>
    <w:tblPr>
      <w:tblStyleRowBandSize w:val="1"/>
      <w:tblStyleColBandSize w:val="1"/>
    </w:tblPr>
    <w:tcPr>
      <w:shd w:val="clear" w:color="auto" w:fill="2B2421"/>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151110"/>
      </w:tcPr>
    </w:tblStylePr>
    <w:tblStylePr w:type="firstCol">
      <w:tblPr/>
      <w:tcPr>
        <w:tcBorders>
          <w:top w:val="nil"/>
          <w:left w:val="nil"/>
          <w:bottom w:val="nil"/>
          <w:right w:val="single" w:sz="18" w:space="0" w:color="FFFFFF"/>
          <w:insideH w:val="nil"/>
          <w:insideV w:val="nil"/>
        </w:tcBorders>
        <w:shd w:val="clear" w:color="auto" w:fill="201A18"/>
      </w:tcPr>
    </w:tblStylePr>
    <w:tblStylePr w:type="lastCol">
      <w:tblPr/>
      <w:tcPr>
        <w:tcBorders>
          <w:top w:val="nil"/>
          <w:left w:val="single" w:sz="18" w:space="0" w:color="FFFFFF"/>
          <w:bottom w:val="nil"/>
          <w:right w:val="nil"/>
          <w:insideH w:val="nil"/>
          <w:insideV w:val="nil"/>
        </w:tcBorders>
        <w:shd w:val="clear" w:color="auto" w:fill="201A18"/>
      </w:tcPr>
    </w:tblStylePr>
    <w:tblStylePr w:type="band1Vert">
      <w:tblPr/>
      <w:tcPr>
        <w:tcBorders>
          <w:top w:val="nil"/>
          <w:left w:val="nil"/>
          <w:bottom w:val="nil"/>
          <w:right w:val="nil"/>
          <w:insideH w:val="nil"/>
          <w:insideV w:val="nil"/>
        </w:tcBorders>
        <w:shd w:val="clear" w:color="auto" w:fill="201A18"/>
      </w:tcPr>
    </w:tblStylePr>
    <w:tblStylePr w:type="band1Horz">
      <w:tblPr/>
      <w:tcPr>
        <w:tcBorders>
          <w:top w:val="nil"/>
          <w:left w:val="nil"/>
          <w:bottom w:val="nil"/>
          <w:right w:val="nil"/>
          <w:insideH w:val="nil"/>
          <w:insideV w:val="nil"/>
        </w:tcBorders>
        <w:shd w:val="clear" w:color="auto" w:fill="201A18"/>
      </w:tcPr>
    </w:tblStylePr>
  </w:style>
  <w:style w:type="table" w:styleId="Listefonce-Accent1">
    <w:name w:val="Dark List Accent 1"/>
    <w:basedOn w:val="TableauNormal"/>
    <w:uiPriority w:val="70"/>
    <w:semiHidden/>
    <w:rsid w:val="00CF53D7"/>
    <w:rPr>
      <w:color w:val="FFFFFF"/>
    </w:rPr>
    <w:tblPr>
      <w:tblStyleRowBandSize w:val="1"/>
      <w:tblStyleColBandSize w:val="1"/>
    </w:tblPr>
    <w:tcPr>
      <w:shd w:val="clear" w:color="auto" w:fill="00A4CF"/>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005167"/>
      </w:tcPr>
    </w:tblStylePr>
    <w:tblStylePr w:type="firstCol">
      <w:tblPr/>
      <w:tcPr>
        <w:tcBorders>
          <w:top w:val="nil"/>
          <w:left w:val="nil"/>
          <w:bottom w:val="nil"/>
          <w:right w:val="single" w:sz="18" w:space="0" w:color="FFFFFF"/>
          <w:insideH w:val="nil"/>
          <w:insideV w:val="nil"/>
        </w:tcBorders>
        <w:shd w:val="clear" w:color="auto" w:fill="007A9B"/>
      </w:tcPr>
    </w:tblStylePr>
    <w:tblStylePr w:type="lastCol">
      <w:tblPr/>
      <w:tcPr>
        <w:tcBorders>
          <w:top w:val="nil"/>
          <w:left w:val="single" w:sz="18" w:space="0" w:color="FFFFFF"/>
          <w:bottom w:val="nil"/>
          <w:right w:val="nil"/>
          <w:insideH w:val="nil"/>
          <w:insideV w:val="nil"/>
        </w:tcBorders>
        <w:shd w:val="clear" w:color="auto" w:fill="007A9B"/>
      </w:tcPr>
    </w:tblStylePr>
    <w:tblStylePr w:type="band1Vert">
      <w:tblPr/>
      <w:tcPr>
        <w:tcBorders>
          <w:top w:val="nil"/>
          <w:left w:val="nil"/>
          <w:bottom w:val="nil"/>
          <w:right w:val="nil"/>
          <w:insideH w:val="nil"/>
          <w:insideV w:val="nil"/>
        </w:tcBorders>
        <w:shd w:val="clear" w:color="auto" w:fill="007A9B"/>
      </w:tcPr>
    </w:tblStylePr>
    <w:tblStylePr w:type="band1Horz">
      <w:tblPr/>
      <w:tcPr>
        <w:tcBorders>
          <w:top w:val="nil"/>
          <w:left w:val="nil"/>
          <w:bottom w:val="nil"/>
          <w:right w:val="nil"/>
          <w:insideH w:val="nil"/>
          <w:insideV w:val="nil"/>
        </w:tcBorders>
        <w:shd w:val="clear" w:color="auto" w:fill="007A9B"/>
      </w:tcPr>
    </w:tblStylePr>
  </w:style>
  <w:style w:type="table" w:styleId="Listefonce-Accent2">
    <w:name w:val="Dark List Accent 2"/>
    <w:basedOn w:val="TableauNormal"/>
    <w:uiPriority w:val="70"/>
    <w:semiHidden/>
    <w:rsid w:val="00CF53D7"/>
    <w:rPr>
      <w:color w:val="FFFFFF"/>
    </w:rPr>
    <w:tblPr>
      <w:tblStyleRowBandSize w:val="1"/>
      <w:tblStyleColBandSize w:val="1"/>
    </w:tblPr>
    <w:tcPr>
      <w:shd w:val="clear" w:color="auto" w:fill="979892"/>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4B4C48"/>
      </w:tcPr>
    </w:tblStylePr>
    <w:tblStylePr w:type="firstCol">
      <w:tblPr/>
      <w:tcPr>
        <w:tcBorders>
          <w:top w:val="nil"/>
          <w:left w:val="nil"/>
          <w:bottom w:val="nil"/>
          <w:right w:val="single" w:sz="18" w:space="0" w:color="FFFFFF"/>
          <w:insideH w:val="nil"/>
          <w:insideV w:val="nil"/>
        </w:tcBorders>
        <w:shd w:val="clear" w:color="auto" w:fill="71726C"/>
      </w:tcPr>
    </w:tblStylePr>
    <w:tblStylePr w:type="lastCol">
      <w:tblPr/>
      <w:tcPr>
        <w:tcBorders>
          <w:top w:val="nil"/>
          <w:left w:val="single" w:sz="18" w:space="0" w:color="FFFFFF"/>
          <w:bottom w:val="nil"/>
          <w:right w:val="nil"/>
          <w:insideH w:val="nil"/>
          <w:insideV w:val="nil"/>
        </w:tcBorders>
        <w:shd w:val="clear" w:color="auto" w:fill="71726C"/>
      </w:tcPr>
    </w:tblStylePr>
    <w:tblStylePr w:type="band1Vert">
      <w:tblPr/>
      <w:tcPr>
        <w:tcBorders>
          <w:top w:val="nil"/>
          <w:left w:val="nil"/>
          <w:bottom w:val="nil"/>
          <w:right w:val="nil"/>
          <w:insideH w:val="nil"/>
          <w:insideV w:val="nil"/>
        </w:tcBorders>
        <w:shd w:val="clear" w:color="auto" w:fill="71726C"/>
      </w:tcPr>
    </w:tblStylePr>
    <w:tblStylePr w:type="band1Horz">
      <w:tblPr/>
      <w:tcPr>
        <w:tcBorders>
          <w:top w:val="nil"/>
          <w:left w:val="nil"/>
          <w:bottom w:val="nil"/>
          <w:right w:val="nil"/>
          <w:insideH w:val="nil"/>
          <w:insideV w:val="nil"/>
        </w:tcBorders>
        <w:shd w:val="clear" w:color="auto" w:fill="71726C"/>
      </w:tcPr>
    </w:tblStylePr>
  </w:style>
  <w:style w:type="table" w:styleId="Listefonce-Accent3">
    <w:name w:val="Dark List Accent 3"/>
    <w:basedOn w:val="TableauNormal"/>
    <w:uiPriority w:val="70"/>
    <w:semiHidden/>
    <w:rsid w:val="00CF53D7"/>
    <w:rPr>
      <w:color w:val="FFFFFF"/>
    </w:rPr>
    <w:tblPr>
      <w:tblStyleRowBandSize w:val="1"/>
      <w:tblStyleColBandSize w:val="1"/>
    </w:tblPr>
    <w:tcPr>
      <w:shd w:val="clear" w:color="auto" w:fill="B9BAB7"/>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5C5D5A"/>
      </w:tcPr>
    </w:tblStylePr>
    <w:tblStylePr w:type="firstCol">
      <w:tblPr/>
      <w:tcPr>
        <w:tcBorders>
          <w:top w:val="nil"/>
          <w:left w:val="nil"/>
          <w:bottom w:val="nil"/>
          <w:right w:val="single" w:sz="18" w:space="0" w:color="FFFFFF"/>
          <w:insideH w:val="nil"/>
          <w:insideV w:val="nil"/>
        </w:tcBorders>
        <w:shd w:val="clear" w:color="auto" w:fill="8B8C87"/>
      </w:tcPr>
    </w:tblStylePr>
    <w:tblStylePr w:type="lastCol">
      <w:tblPr/>
      <w:tcPr>
        <w:tcBorders>
          <w:top w:val="nil"/>
          <w:left w:val="single" w:sz="18" w:space="0" w:color="FFFFFF"/>
          <w:bottom w:val="nil"/>
          <w:right w:val="nil"/>
          <w:insideH w:val="nil"/>
          <w:insideV w:val="nil"/>
        </w:tcBorders>
        <w:shd w:val="clear" w:color="auto" w:fill="8B8C87"/>
      </w:tcPr>
    </w:tblStylePr>
    <w:tblStylePr w:type="band1Vert">
      <w:tblPr/>
      <w:tcPr>
        <w:tcBorders>
          <w:top w:val="nil"/>
          <w:left w:val="nil"/>
          <w:bottom w:val="nil"/>
          <w:right w:val="nil"/>
          <w:insideH w:val="nil"/>
          <w:insideV w:val="nil"/>
        </w:tcBorders>
        <w:shd w:val="clear" w:color="auto" w:fill="8B8C87"/>
      </w:tcPr>
    </w:tblStylePr>
    <w:tblStylePr w:type="band1Horz">
      <w:tblPr/>
      <w:tcPr>
        <w:tcBorders>
          <w:top w:val="nil"/>
          <w:left w:val="nil"/>
          <w:bottom w:val="nil"/>
          <w:right w:val="nil"/>
          <w:insideH w:val="nil"/>
          <w:insideV w:val="nil"/>
        </w:tcBorders>
        <w:shd w:val="clear" w:color="auto" w:fill="8B8C87"/>
      </w:tcPr>
    </w:tblStylePr>
  </w:style>
  <w:style w:type="table" w:styleId="Listefonce-Accent4">
    <w:name w:val="Dark List Accent 4"/>
    <w:basedOn w:val="TableauNormal"/>
    <w:uiPriority w:val="70"/>
    <w:semiHidden/>
    <w:rsid w:val="00CF53D7"/>
    <w:rPr>
      <w:color w:val="FFFFFF"/>
    </w:rPr>
    <w:tblPr>
      <w:tblStyleRowBandSize w:val="1"/>
      <w:tblStyleColBandSize w:val="1"/>
    </w:tblPr>
    <w:tcPr>
      <w:shd w:val="clear" w:color="auto" w:fill="EEEEED"/>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797973"/>
      </w:tcPr>
    </w:tblStylePr>
    <w:tblStylePr w:type="firstCol">
      <w:tblPr/>
      <w:tcPr>
        <w:tcBorders>
          <w:top w:val="nil"/>
          <w:left w:val="nil"/>
          <w:bottom w:val="nil"/>
          <w:right w:val="single" w:sz="18" w:space="0" w:color="FFFFFF"/>
          <w:insideH w:val="nil"/>
          <w:insideV w:val="nil"/>
        </w:tcBorders>
        <w:shd w:val="clear" w:color="auto" w:fill="B4B4AF"/>
      </w:tcPr>
    </w:tblStylePr>
    <w:tblStylePr w:type="lastCol">
      <w:tblPr/>
      <w:tcPr>
        <w:tcBorders>
          <w:top w:val="nil"/>
          <w:left w:val="single" w:sz="18" w:space="0" w:color="FFFFFF"/>
          <w:bottom w:val="nil"/>
          <w:right w:val="nil"/>
          <w:insideH w:val="nil"/>
          <w:insideV w:val="nil"/>
        </w:tcBorders>
        <w:shd w:val="clear" w:color="auto" w:fill="B4B4AF"/>
      </w:tcPr>
    </w:tblStylePr>
    <w:tblStylePr w:type="band1Vert">
      <w:tblPr/>
      <w:tcPr>
        <w:tcBorders>
          <w:top w:val="nil"/>
          <w:left w:val="nil"/>
          <w:bottom w:val="nil"/>
          <w:right w:val="nil"/>
          <w:insideH w:val="nil"/>
          <w:insideV w:val="nil"/>
        </w:tcBorders>
        <w:shd w:val="clear" w:color="auto" w:fill="B4B4AF"/>
      </w:tcPr>
    </w:tblStylePr>
    <w:tblStylePr w:type="band1Horz">
      <w:tblPr/>
      <w:tcPr>
        <w:tcBorders>
          <w:top w:val="nil"/>
          <w:left w:val="nil"/>
          <w:bottom w:val="nil"/>
          <w:right w:val="nil"/>
          <w:insideH w:val="nil"/>
          <w:insideV w:val="nil"/>
        </w:tcBorders>
        <w:shd w:val="clear" w:color="auto" w:fill="B4B4AF"/>
      </w:tcPr>
    </w:tblStylePr>
  </w:style>
  <w:style w:type="table" w:styleId="Listefonce-Accent5">
    <w:name w:val="Dark List Accent 5"/>
    <w:basedOn w:val="TableauNormal"/>
    <w:uiPriority w:val="70"/>
    <w:semiHidden/>
    <w:rsid w:val="00CF53D7"/>
    <w:rPr>
      <w:color w:val="FFFFFF"/>
    </w:rPr>
    <w:tblPr>
      <w:tblStyleRowBandSize w:val="1"/>
      <w:tblStyleColBandSize w:val="1"/>
    </w:tblPr>
    <w:tcPr>
      <w:shd w:val="clear" w:color="auto" w:fill="74756E"/>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393A36"/>
      </w:tcPr>
    </w:tblStylePr>
    <w:tblStylePr w:type="firstCol">
      <w:tblPr/>
      <w:tcPr>
        <w:tcBorders>
          <w:top w:val="nil"/>
          <w:left w:val="nil"/>
          <w:bottom w:val="nil"/>
          <w:right w:val="single" w:sz="18" w:space="0" w:color="FFFFFF"/>
          <w:insideH w:val="nil"/>
          <w:insideV w:val="nil"/>
        </w:tcBorders>
        <w:shd w:val="clear" w:color="auto" w:fill="565752"/>
      </w:tcPr>
    </w:tblStylePr>
    <w:tblStylePr w:type="lastCol">
      <w:tblPr/>
      <w:tcPr>
        <w:tcBorders>
          <w:top w:val="nil"/>
          <w:left w:val="single" w:sz="18" w:space="0" w:color="FFFFFF"/>
          <w:bottom w:val="nil"/>
          <w:right w:val="nil"/>
          <w:insideH w:val="nil"/>
          <w:insideV w:val="nil"/>
        </w:tcBorders>
        <w:shd w:val="clear" w:color="auto" w:fill="565752"/>
      </w:tcPr>
    </w:tblStylePr>
    <w:tblStylePr w:type="band1Vert">
      <w:tblPr/>
      <w:tcPr>
        <w:tcBorders>
          <w:top w:val="nil"/>
          <w:left w:val="nil"/>
          <w:bottom w:val="nil"/>
          <w:right w:val="nil"/>
          <w:insideH w:val="nil"/>
          <w:insideV w:val="nil"/>
        </w:tcBorders>
        <w:shd w:val="clear" w:color="auto" w:fill="565752"/>
      </w:tcPr>
    </w:tblStylePr>
    <w:tblStylePr w:type="band1Horz">
      <w:tblPr/>
      <w:tcPr>
        <w:tcBorders>
          <w:top w:val="nil"/>
          <w:left w:val="nil"/>
          <w:bottom w:val="nil"/>
          <w:right w:val="nil"/>
          <w:insideH w:val="nil"/>
          <w:insideV w:val="nil"/>
        </w:tcBorders>
        <w:shd w:val="clear" w:color="auto" w:fill="565752"/>
      </w:tcPr>
    </w:tblStylePr>
  </w:style>
  <w:style w:type="table" w:styleId="Listefonce-Accent6">
    <w:name w:val="Dark List Accent 6"/>
    <w:basedOn w:val="TableauNormal"/>
    <w:uiPriority w:val="70"/>
    <w:semiHidden/>
    <w:rsid w:val="00CF53D7"/>
    <w:rPr>
      <w:color w:val="FFFFFF"/>
    </w:rPr>
    <w:tblPr>
      <w:tblStyleRowBandSize w:val="1"/>
      <w:tblStyleColBandSize w:val="1"/>
    </w:tblPr>
    <w:tcPr>
      <w:shd w:val="clear" w:color="auto" w:fill="DCDDDB"/>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6D706A"/>
      </w:tcPr>
    </w:tblStylePr>
    <w:tblStylePr w:type="firstCol">
      <w:tblPr/>
      <w:tcPr>
        <w:tcBorders>
          <w:top w:val="nil"/>
          <w:left w:val="nil"/>
          <w:bottom w:val="nil"/>
          <w:right w:val="single" w:sz="18" w:space="0" w:color="FFFFFF"/>
          <w:insideH w:val="nil"/>
          <w:insideV w:val="nil"/>
        </w:tcBorders>
        <w:shd w:val="clear" w:color="auto" w:fill="A4A7A2"/>
      </w:tcPr>
    </w:tblStylePr>
    <w:tblStylePr w:type="lastCol">
      <w:tblPr/>
      <w:tcPr>
        <w:tcBorders>
          <w:top w:val="nil"/>
          <w:left w:val="single" w:sz="18" w:space="0" w:color="FFFFFF"/>
          <w:bottom w:val="nil"/>
          <w:right w:val="nil"/>
          <w:insideH w:val="nil"/>
          <w:insideV w:val="nil"/>
        </w:tcBorders>
        <w:shd w:val="clear" w:color="auto" w:fill="A4A7A2"/>
      </w:tcPr>
    </w:tblStylePr>
    <w:tblStylePr w:type="band1Vert">
      <w:tblPr/>
      <w:tcPr>
        <w:tcBorders>
          <w:top w:val="nil"/>
          <w:left w:val="nil"/>
          <w:bottom w:val="nil"/>
          <w:right w:val="nil"/>
          <w:insideH w:val="nil"/>
          <w:insideV w:val="nil"/>
        </w:tcBorders>
        <w:shd w:val="clear" w:color="auto" w:fill="A4A7A2"/>
      </w:tcPr>
    </w:tblStylePr>
    <w:tblStylePr w:type="band1Horz">
      <w:tblPr/>
      <w:tcPr>
        <w:tcBorders>
          <w:top w:val="nil"/>
          <w:left w:val="nil"/>
          <w:bottom w:val="nil"/>
          <w:right w:val="nil"/>
          <w:insideH w:val="nil"/>
          <w:insideV w:val="nil"/>
        </w:tcBorders>
        <w:shd w:val="clear" w:color="auto" w:fill="A4A7A2"/>
      </w:tcPr>
    </w:tblStylePr>
  </w:style>
  <w:style w:type="paragraph" w:styleId="Date">
    <w:name w:val="Date"/>
    <w:basedOn w:val="Normal"/>
    <w:next w:val="Normal"/>
    <w:link w:val="DateCar"/>
    <w:uiPriority w:val="99"/>
    <w:semiHidden/>
    <w:rsid w:val="00CF53D7"/>
  </w:style>
  <w:style w:type="character" w:customStyle="1" w:styleId="DateCar">
    <w:name w:val="Date Car"/>
    <w:link w:val="Date"/>
    <w:uiPriority w:val="99"/>
    <w:semiHidden/>
    <w:rsid w:val="00CB5ADC"/>
    <w:rPr>
      <w:rFonts w:ascii="Arial" w:hAnsi="Arial"/>
      <w:color w:val="2B2421"/>
      <w:sz w:val="21"/>
      <w:lang w:val="fr-FR" w:eastAsia="fr-FR"/>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link w:val="Explorateurdedocuments"/>
    <w:uiPriority w:val="99"/>
    <w:semiHidden/>
    <w:rsid w:val="00CB5ADC"/>
    <w:rPr>
      <w:rFonts w:ascii="Tahoma" w:hAnsi="Tahoma" w:cs="Tahoma"/>
      <w:color w:val="2B2421"/>
      <w:sz w:val="16"/>
      <w:szCs w:val="16"/>
      <w:lang w:val="fr-FR" w:eastAsia="fr-FR"/>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link w:val="Signaturelectronique"/>
    <w:uiPriority w:val="99"/>
    <w:semiHidden/>
    <w:rsid w:val="00CB5ADC"/>
    <w:rPr>
      <w:rFonts w:ascii="Arial" w:hAnsi="Arial"/>
      <w:color w:val="2B2421"/>
      <w:sz w:val="21"/>
      <w:lang w:val="fr-FR" w:eastAsia="fr-FR"/>
    </w:rPr>
  </w:style>
  <w:style w:type="character" w:styleId="Accentuation">
    <w:name w:val="Emphasis"/>
    <w:uiPriority w:val="20"/>
    <w:semiHidden/>
    <w:rsid w:val="00CF53D7"/>
    <w:rPr>
      <w:i/>
      <w:iCs/>
      <w:lang w:val="fr-FR" w:eastAsia="fr-FR"/>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eastAsia="Times New Roman"/>
      <w:sz w:val="24"/>
      <w:szCs w:val="24"/>
    </w:rPr>
  </w:style>
  <w:style w:type="paragraph" w:styleId="Adresseexpditeur">
    <w:name w:val="envelope return"/>
    <w:basedOn w:val="Normal"/>
    <w:uiPriority w:val="99"/>
    <w:semiHidden/>
    <w:rsid w:val="00CF53D7"/>
    <w:pPr>
      <w:spacing w:line="240" w:lineRule="auto"/>
    </w:pPr>
    <w:rPr>
      <w:rFonts w:eastAsia="Times New Roman"/>
      <w:sz w:val="20"/>
      <w:szCs w:val="20"/>
    </w:rPr>
  </w:style>
  <w:style w:type="character" w:styleId="Lienhypertextesuivivisit">
    <w:name w:val="FollowedHyperlink"/>
    <w:uiPriority w:val="99"/>
    <w:semiHidden/>
    <w:rsid w:val="00CF53D7"/>
    <w:rPr>
      <w:color w:val="A90163"/>
      <w:u w:val="single"/>
      <w:lang w:val="fr-FR" w:eastAsia="fr-FR"/>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link w:val="AdresseHTML"/>
    <w:uiPriority w:val="99"/>
    <w:semiHidden/>
    <w:rsid w:val="00CB5ADC"/>
    <w:rPr>
      <w:rFonts w:ascii="Arial" w:hAnsi="Arial"/>
      <w:i/>
      <w:iCs/>
      <w:color w:val="2B2421"/>
      <w:sz w:val="21"/>
      <w:lang w:val="fr-FR" w:eastAsia="fr-FR"/>
    </w:rPr>
  </w:style>
  <w:style w:type="character" w:styleId="CitationHTML">
    <w:name w:val="HTML Cite"/>
    <w:uiPriority w:val="99"/>
    <w:semiHidden/>
    <w:rsid w:val="00CF53D7"/>
    <w:rPr>
      <w:i/>
      <w:iCs/>
      <w:lang w:val="fr-FR" w:eastAsia="fr-FR"/>
    </w:rPr>
  </w:style>
  <w:style w:type="character" w:styleId="CodeHTML">
    <w:name w:val="HTML Code"/>
    <w:uiPriority w:val="99"/>
    <w:semiHidden/>
    <w:rsid w:val="00CF53D7"/>
    <w:rPr>
      <w:rFonts w:ascii="Consolas" w:hAnsi="Consolas" w:cs="Consolas"/>
      <w:sz w:val="20"/>
      <w:szCs w:val="20"/>
      <w:lang w:val="fr-FR" w:eastAsia="fr-FR"/>
    </w:rPr>
  </w:style>
  <w:style w:type="character" w:styleId="DfinitionHTML">
    <w:name w:val="HTML Definition"/>
    <w:uiPriority w:val="99"/>
    <w:semiHidden/>
    <w:rsid w:val="00CF53D7"/>
    <w:rPr>
      <w:i/>
      <w:iCs/>
      <w:lang w:val="fr-FR" w:eastAsia="fr-FR"/>
    </w:rPr>
  </w:style>
  <w:style w:type="character" w:styleId="ClavierHTML">
    <w:name w:val="HTML Keyboard"/>
    <w:uiPriority w:val="99"/>
    <w:semiHidden/>
    <w:rsid w:val="00CF53D7"/>
    <w:rPr>
      <w:rFonts w:ascii="Consolas" w:hAnsi="Consolas" w:cs="Consolas"/>
      <w:sz w:val="20"/>
      <w:szCs w:val="20"/>
      <w:lang w:val="fr-FR" w:eastAsia="fr-FR"/>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link w:val="PrformatHTML"/>
    <w:uiPriority w:val="99"/>
    <w:semiHidden/>
    <w:rsid w:val="00CB5ADC"/>
    <w:rPr>
      <w:rFonts w:ascii="Consolas" w:hAnsi="Consolas" w:cs="Consolas"/>
      <w:color w:val="2B2421"/>
      <w:sz w:val="20"/>
      <w:szCs w:val="20"/>
      <w:lang w:val="fr-FR" w:eastAsia="fr-FR"/>
    </w:rPr>
  </w:style>
  <w:style w:type="character" w:styleId="ExempleHTML">
    <w:name w:val="HTML Sample"/>
    <w:uiPriority w:val="99"/>
    <w:semiHidden/>
    <w:rsid w:val="00CF53D7"/>
    <w:rPr>
      <w:rFonts w:ascii="Consolas" w:hAnsi="Consolas" w:cs="Consolas"/>
      <w:sz w:val="24"/>
      <w:szCs w:val="24"/>
      <w:lang w:val="fr-FR" w:eastAsia="fr-FR"/>
    </w:rPr>
  </w:style>
  <w:style w:type="character" w:styleId="MachinecrireHTML">
    <w:name w:val="HTML Typewriter"/>
    <w:uiPriority w:val="99"/>
    <w:semiHidden/>
    <w:rsid w:val="00CF53D7"/>
    <w:rPr>
      <w:rFonts w:ascii="Consolas" w:hAnsi="Consolas" w:cs="Consolas"/>
      <w:sz w:val="20"/>
      <w:szCs w:val="20"/>
      <w:lang w:val="fr-FR" w:eastAsia="fr-FR"/>
    </w:rPr>
  </w:style>
  <w:style w:type="character" w:styleId="VariableHTML">
    <w:name w:val="HTML Variable"/>
    <w:uiPriority w:val="99"/>
    <w:semiHidden/>
    <w:rsid w:val="00CF53D7"/>
    <w:rPr>
      <w:i/>
      <w:iCs/>
      <w:lang w:val="fr-FR" w:eastAsia="fr-FR"/>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eastAsia="Times New Roman"/>
      <w:b/>
      <w:bCs/>
    </w:rPr>
  </w:style>
  <w:style w:type="character" w:styleId="Accentuationintense">
    <w:name w:val="Intense Emphasis"/>
    <w:qFormat/>
    <w:rsid w:val="00CF53D7"/>
    <w:rPr>
      <w:b/>
      <w:bCs/>
      <w:i/>
      <w:iCs/>
      <w:color w:val="00A4CF"/>
      <w:lang w:val="fr-FR" w:eastAsia="fr-FR"/>
    </w:rPr>
  </w:style>
  <w:style w:type="paragraph" w:styleId="Citationintense">
    <w:name w:val="Intense Quote"/>
    <w:basedOn w:val="Normal"/>
    <w:next w:val="Normal"/>
    <w:link w:val="CitationintenseCar"/>
    <w:qFormat/>
    <w:rsid w:val="00CF53D7"/>
    <w:pPr>
      <w:pBdr>
        <w:bottom w:val="single" w:sz="4" w:space="4" w:color="00A4CF"/>
      </w:pBdr>
      <w:spacing w:before="200" w:after="280"/>
      <w:ind w:left="936" w:right="936"/>
    </w:pPr>
    <w:rPr>
      <w:b/>
      <w:bCs/>
      <w:i/>
      <w:iCs/>
      <w:color w:val="00A4CF"/>
    </w:rPr>
  </w:style>
  <w:style w:type="character" w:customStyle="1" w:styleId="CitationintenseCar">
    <w:name w:val="Citation intense Car"/>
    <w:link w:val="Citationintense"/>
    <w:rsid w:val="00CF53D7"/>
    <w:rPr>
      <w:rFonts w:ascii="Arial" w:hAnsi="Arial"/>
      <w:b/>
      <w:bCs/>
      <w:i/>
      <w:iCs/>
      <w:color w:val="00A4CF"/>
      <w:sz w:val="21"/>
      <w:lang w:val="fr-FR" w:eastAsia="fr-FR"/>
    </w:rPr>
  </w:style>
  <w:style w:type="character" w:styleId="Rfrenceintense">
    <w:name w:val="Intense Reference"/>
    <w:uiPriority w:val="32"/>
    <w:semiHidden/>
    <w:rsid w:val="00CF53D7"/>
    <w:rPr>
      <w:b/>
      <w:bCs/>
      <w:smallCaps/>
      <w:color w:val="979892"/>
      <w:spacing w:val="5"/>
      <w:u w:val="single"/>
      <w:lang w:val="fr-FR" w:eastAsia="fr-FR"/>
    </w:rPr>
  </w:style>
  <w:style w:type="table" w:styleId="Grilleclaire">
    <w:name w:val="Light Grid"/>
    <w:basedOn w:val="TableauNormal"/>
    <w:uiPriority w:val="62"/>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blStylePr w:type="firstRow">
      <w:pPr>
        <w:spacing w:before="0" w:after="0" w:line="240" w:lineRule="auto"/>
      </w:pPr>
      <w:rPr>
        <w:rFonts w:ascii="Arial" w:eastAsia="Times New Roman" w:hAnsi="Arial" w:cs="Times New Roman"/>
        <w:b/>
        <w:bCs/>
      </w:rPr>
      <w:tblPr/>
      <w:tcPr>
        <w:tcBorders>
          <w:top w:val="single" w:sz="8" w:space="0" w:color="2B2421"/>
          <w:left w:val="single" w:sz="8" w:space="0" w:color="2B2421"/>
          <w:bottom w:val="single" w:sz="18" w:space="0" w:color="2B2421"/>
          <w:right w:val="single" w:sz="8" w:space="0" w:color="2B2421"/>
          <w:insideH w:val="nil"/>
          <w:insideV w:val="single" w:sz="8" w:space="0" w:color="2B2421"/>
        </w:tcBorders>
      </w:tcPr>
    </w:tblStylePr>
    <w:tblStylePr w:type="lastRow">
      <w:pPr>
        <w:spacing w:before="0" w:after="0" w:line="240" w:lineRule="auto"/>
      </w:pPr>
      <w:rPr>
        <w:rFonts w:ascii="Arial" w:eastAsia="Times New Roman" w:hAnsi="Arial" w:cs="Times New Roman"/>
        <w:b/>
        <w:bCs/>
      </w:rPr>
      <w:tblPr/>
      <w:tcPr>
        <w:tcBorders>
          <w:top w:val="double" w:sz="6" w:space="0" w:color="2B2421"/>
          <w:left w:val="single" w:sz="8" w:space="0" w:color="2B2421"/>
          <w:bottom w:val="single" w:sz="8" w:space="0" w:color="2B2421"/>
          <w:right w:val="single" w:sz="8" w:space="0" w:color="2B2421"/>
          <w:insideH w:val="nil"/>
          <w:insideV w:val="single" w:sz="8" w:space="0" w:color="2B2421"/>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2B2421"/>
          <w:left w:val="single" w:sz="8" w:space="0" w:color="2B2421"/>
          <w:bottom w:val="single" w:sz="8" w:space="0" w:color="2B2421"/>
          <w:right w:val="single" w:sz="8" w:space="0" w:color="2B2421"/>
        </w:tcBorders>
      </w:tcPr>
    </w:tblStylePr>
    <w:tblStylePr w:type="band1Vert">
      <w:tblPr/>
      <w:tcPr>
        <w:tcBorders>
          <w:top w:val="single" w:sz="8" w:space="0" w:color="2B2421"/>
          <w:left w:val="single" w:sz="8" w:space="0" w:color="2B2421"/>
          <w:bottom w:val="single" w:sz="8" w:space="0" w:color="2B2421"/>
          <w:right w:val="single" w:sz="8" w:space="0" w:color="2B2421"/>
        </w:tcBorders>
        <w:shd w:val="clear" w:color="auto" w:fill="D0C6C2"/>
      </w:tcPr>
    </w:tblStylePr>
    <w:tblStylePr w:type="band1Horz">
      <w:tblPr/>
      <w:tcPr>
        <w:tcBorders>
          <w:top w:val="single" w:sz="8" w:space="0" w:color="2B2421"/>
          <w:left w:val="single" w:sz="8" w:space="0" w:color="2B2421"/>
          <w:bottom w:val="single" w:sz="8" w:space="0" w:color="2B2421"/>
          <w:right w:val="single" w:sz="8" w:space="0" w:color="2B2421"/>
          <w:insideV w:val="single" w:sz="8" w:space="0" w:color="2B2421"/>
        </w:tcBorders>
        <w:shd w:val="clear" w:color="auto" w:fill="D0C6C2"/>
      </w:tcPr>
    </w:tblStylePr>
    <w:tblStylePr w:type="band2Horz">
      <w:tblPr/>
      <w:tcPr>
        <w:tcBorders>
          <w:top w:val="single" w:sz="8" w:space="0" w:color="2B2421"/>
          <w:left w:val="single" w:sz="8" w:space="0" w:color="2B2421"/>
          <w:bottom w:val="single" w:sz="8" w:space="0" w:color="2B2421"/>
          <w:right w:val="single" w:sz="8" w:space="0" w:color="2B2421"/>
          <w:insideV w:val="single" w:sz="8" w:space="0" w:color="2B2421"/>
        </w:tcBorders>
      </w:tcPr>
    </w:tblStylePr>
  </w:style>
  <w:style w:type="table" w:styleId="Grilleclaire-Accent1">
    <w:name w:val="Light Grid Accent 1"/>
    <w:basedOn w:val="TableauNormal"/>
    <w:uiPriority w:val="62"/>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blStylePr w:type="firstRow">
      <w:pPr>
        <w:spacing w:before="0" w:after="0" w:line="240" w:lineRule="auto"/>
      </w:pPr>
      <w:rPr>
        <w:rFonts w:ascii="Arial" w:eastAsia="Times New Roman" w:hAnsi="Arial" w:cs="Times New Roman"/>
        <w:b/>
        <w:bCs/>
      </w:rPr>
      <w:tblPr/>
      <w:tcPr>
        <w:tcBorders>
          <w:top w:val="single" w:sz="8" w:space="0" w:color="00A4CF"/>
          <w:left w:val="single" w:sz="8" w:space="0" w:color="00A4CF"/>
          <w:bottom w:val="single" w:sz="18" w:space="0" w:color="00A4CF"/>
          <w:right w:val="single" w:sz="8" w:space="0" w:color="00A4CF"/>
          <w:insideH w:val="nil"/>
          <w:insideV w:val="single" w:sz="8" w:space="0" w:color="00A4CF"/>
        </w:tcBorders>
      </w:tcPr>
    </w:tblStylePr>
    <w:tblStylePr w:type="lastRow">
      <w:pPr>
        <w:spacing w:before="0" w:after="0" w:line="240" w:lineRule="auto"/>
      </w:pPr>
      <w:rPr>
        <w:rFonts w:ascii="Arial" w:eastAsia="Times New Roman" w:hAnsi="Arial" w:cs="Times New Roman"/>
        <w:b/>
        <w:bCs/>
      </w:rPr>
      <w:tblPr/>
      <w:tcPr>
        <w:tcBorders>
          <w:top w:val="double" w:sz="6" w:space="0" w:color="00A4CF"/>
          <w:left w:val="single" w:sz="8" w:space="0" w:color="00A4CF"/>
          <w:bottom w:val="single" w:sz="8" w:space="0" w:color="00A4CF"/>
          <w:right w:val="single" w:sz="8" w:space="0" w:color="00A4CF"/>
          <w:insideH w:val="nil"/>
          <w:insideV w:val="single" w:sz="8" w:space="0" w:color="00A4CF"/>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00A4CF"/>
          <w:left w:val="single" w:sz="8" w:space="0" w:color="00A4CF"/>
          <w:bottom w:val="single" w:sz="8" w:space="0" w:color="00A4CF"/>
          <w:right w:val="single" w:sz="8" w:space="0" w:color="00A4CF"/>
        </w:tcBorders>
      </w:tcPr>
    </w:tblStylePr>
    <w:tblStylePr w:type="band1Vert">
      <w:tblPr/>
      <w:tcPr>
        <w:tcBorders>
          <w:top w:val="single" w:sz="8" w:space="0" w:color="00A4CF"/>
          <w:left w:val="single" w:sz="8" w:space="0" w:color="00A4CF"/>
          <w:bottom w:val="single" w:sz="8" w:space="0" w:color="00A4CF"/>
          <w:right w:val="single" w:sz="8" w:space="0" w:color="00A4CF"/>
        </w:tcBorders>
        <w:shd w:val="clear" w:color="auto" w:fill="B4EFFF"/>
      </w:tcPr>
    </w:tblStylePr>
    <w:tblStylePr w:type="band1Horz">
      <w:tblPr/>
      <w:tcPr>
        <w:tcBorders>
          <w:top w:val="single" w:sz="8" w:space="0" w:color="00A4CF"/>
          <w:left w:val="single" w:sz="8" w:space="0" w:color="00A4CF"/>
          <w:bottom w:val="single" w:sz="8" w:space="0" w:color="00A4CF"/>
          <w:right w:val="single" w:sz="8" w:space="0" w:color="00A4CF"/>
          <w:insideV w:val="single" w:sz="8" w:space="0" w:color="00A4CF"/>
        </w:tcBorders>
        <w:shd w:val="clear" w:color="auto" w:fill="B4EFFF"/>
      </w:tcPr>
    </w:tblStylePr>
    <w:tblStylePr w:type="band2Horz">
      <w:tblPr/>
      <w:tcPr>
        <w:tcBorders>
          <w:top w:val="single" w:sz="8" w:space="0" w:color="00A4CF"/>
          <w:left w:val="single" w:sz="8" w:space="0" w:color="00A4CF"/>
          <w:bottom w:val="single" w:sz="8" w:space="0" w:color="00A4CF"/>
          <w:right w:val="single" w:sz="8" w:space="0" w:color="00A4CF"/>
          <w:insideV w:val="single" w:sz="8" w:space="0" w:color="00A4CF"/>
        </w:tcBorders>
      </w:tcPr>
    </w:tblStylePr>
  </w:style>
  <w:style w:type="table" w:styleId="Grilleclaire-Accent2">
    <w:name w:val="Light Grid Accent 2"/>
    <w:basedOn w:val="TableauNormal"/>
    <w:uiPriority w:val="62"/>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blStylePr w:type="firstRow">
      <w:pPr>
        <w:spacing w:before="0" w:after="0" w:line="240" w:lineRule="auto"/>
      </w:pPr>
      <w:rPr>
        <w:rFonts w:ascii="Arial" w:eastAsia="Times New Roman" w:hAnsi="Arial" w:cs="Times New Roman"/>
        <w:b/>
        <w:bCs/>
      </w:rPr>
      <w:tblPr/>
      <w:tcPr>
        <w:tcBorders>
          <w:top w:val="single" w:sz="8" w:space="0" w:color="979892"/>
          <w:left w:val="single" w:sz="8" w:space="0" w:color="979892"/>
          <w:bottom w:val="single" w:sz="18" w:space="0" w:color="979892"/>
          <w:right w:val="single" w:sz="8" w:space="0" w:color="979892"/>
          <w:insideH w:val="nil"/>
          <w:insideV w:val="single" w:sz="8" w:space="0" w:color="979892"/>
        </w:tcBorders>
      </w:tcPr>
    </w:tblStylePr>
    <w:tblStylePr w:type="lastRow">
      <w:pPr>
        <w:spacing w:before="0" w:after="0" w:line="240" w:lineRule="auto"/>
      </w:pPr>
      <w:rPr>
        <w:rFonts w:ascii="Arial" w:eastAsia="Times New Roman" w:hAnsi="Arial" w:cs="Times New Roman"/>
        <w:b/>
        <w:bCs/>
      </w:rPr>
      <w:tblPr/>
      <w:tcPr>
        <w:tcBorders>
          <w:top w:val="double" w:sz="6" w:space="0" w:color="979892"/>
          <w:left w:val="single" w:sz="8" w:space="0" w:color="979892"/>
          <w:bottom w:val="single" w:sz="8" w:space="0" w:color="979892"/>
          <w:right w:val="single" w:sz="8" w:space="0" w:color="979892"/>
          <w:insideH w:val="nil"/>
          <w:insideV w:val="single" w:sz="8" w:space="0" w:color="979892"/>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979892"/>
          <w:left w:val="single" w:sz="8" w:space="0" w:color="979892"/>
          <w:bottom w:val="single" w:sz="8" w:space="0" w:color="979892"/>
          <w:right w:val="single" w:sz="8" w:space="0" w:color="979892"/>
        </w:tcBorders>
      </w:tcPr>
    </w:tblStylePr>
    <w:tblStylePr w:type="band1Vert">
      <w:tblPr/>
      <w:tcPr>
        <w:tcBorders>
          <w:top w:val="single" w:sz="8" w:space="0" w:color="979892"/>
          <w:left w:val="single" w:sz="8" w:space="0" w:color="979892"/>
          <w:bottom w:val="single" w:sz="8" w:space="0" w:color="979892"/>
          <w:right w:val="single" w:sz="8" w:space="0" w:color="979892"/>
        </w:tcBorders>
        <w:shd w:val="clear" w:color="auto" w:fill="E5E5E3"/>
      </w:tcPr>
    </w:tblStylePr>
    <w:tblStylePr w:type="band1Horz">
      <w:tblPr/>
      <w:tcPr>
        <w:tcBorders>
          <w:top w:val="single" w:sz="8" w:space="0" w:color="979892"/>
          <w:left w:val="single" w:sz="8" w:space="0" w:color="979892"/>
          <w:bottom w:val="single" w:sz="8" w:space="0" w:color="979892"/>
          <w:right w:val="single" w:sz="8" w:space="0" w:color="979892"/>
          <w:insideV w:val="single" w:sz="8" w:space="0" w:color="979892"/>
        </w:tcBorders>
        <w:shd w:val="clear" w:color="auto" w:fill="E5E5E3"/>
      </w:tcPr>
    </w:tblStylePr>
    <w:tblStylePr w:type="band2Horz">
      <w:tblPr/>
      <w:tcPr>
        <w:tcBorders>
          <w:top w:val="single" w:sz="8" w:space="0" w:color="979892"/>
          <w:left w:val="single" w:sz="8" w:space="0" w:color="979892"/>
          <w:bottom w:val="single" w:sz="8" w:space="0" w:color="979892"/>
          <w:right w:val="single" w:sz="8" w:space="0" w:color="979892"/>
          <w:insideV w:val="single" w:sz="8" w:space="0" w:color="979892"/>
        </w:tcBorders>
      </w:tcPr>
    </w:tblStylePr>
  </w:style>
  <w:style w:type="table" w:styleId="Grilleclaire-Accent3">
    <w:name w:val="Light Grid Accent 3"/>
    <w:basedOn w:val="TableauNormal"/>
    <w:uiPriority w:val="62"/>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blStylePr w:type="firstRow">
      <w:pPr>
        <w:spacing w:before="0" w:after="0" w:line="240" w:lineRule="auto"/>
      </w:pPr>
      <w:rPr>
        <w:rFonts w:ascii="Arial" w:eastAsia="Times New Roman" w:hAnsi="Arial" w:cs="Times New Roman"/>
        <w:b/>
        <w:bCs/>
      </w:rPr>
      <w:tblPr/>
      <w:tcPr>
        <w:tcBorders>
          <w:top w:val="single" w:sz="8" w:space="0" w:color="B9BAB7"/>
          <w:left w:val="single" w:sz="8" w:space="0" w:color="B9BAB7"/>
          <w:bottom w:val="single" w:sz="18" w:space="0" w:color="B9BAB7"/>
          <w:right w:val="single" w:sz="8" w:space="0" w:color="B9BAB7"/>
          <w:insideH w:val="nil"/>
          <w:insideV w:val="single" w:sz="8" w:space="0" w:color="B9BAB7"/>
        </w:tcBorders>
      </w:tcPr>
    </w:tblStylePr>
    <w:tblStylePr w:type="lastRow">
      <w:pPr>
        <w:spacing w:before="0" w:after="0" w:line="240" w:lineRule="auto"/>
      </w:pPr>
      <w:rPr>
        <w:rFonts w:ascii="Arial" w:eastAsia="Times New Roman" w:hAnsi="Arial" w:cs="Times New Roman"/>
        <w:b/>
        <w:bCs/>
      </w:rPr>
      <w:tblPr/>
      <w:tcPr>
        <w:tcBorders>
          <w:top w:val="double" w:sz="6" w:space="0" w:color="B9BAB7"/>
          <w:left w:val="single" w:sz="8" w:space="0" w:color="B9BAB7"/>
          <w:bottom w:val="single" w:sz="8" w:space="0" w:color="B9BAB7"/>
          <w:right w:val="single" w:sz="8" w:space="0" w:color="B9BAB7"/>
          <w:insideH w:val="nil"/>
          <w:insideV w:val="single" w:sz="8" w:space="0" w:color="B9BAB7"/>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B9BAB7"/>
          <w:left w:val="single" w:sz="8" w:space="0" w:color="B9BAB7"/>
          <w:bottom w:val="single" w:sz="8" w:space="0" w:color="B9BAB7"/>
          <w:right w:val="single" w:sz="8" w:space="0" w:color="B9BAB7"/>
        </w:tcBorders>
      </w:tcPr>
    </w:tblStylePr>
    <w:tblStylePr w:type="band1Vert">
      <w:tblPr/>
      <w:tcPr>
        <w:tcBorders>
          <w:top w:val="single" w:sz="8" w:space="0" w:color="B9BAB7"/>
          <w:left w:val="single" w:sz="8" w:space="0" w:color="B9BAB7"/>
          <w:bottom w:val="single" w:sz="8" w:space="0" w:color="B9BAB7"/>
          <w:right w:val="single" w:sz="8" w:space="0" w:color="B9BAB7"/>
        </w:tcBorders>
        <w:shd w:val="clear" w:color="auto" w:fill="EDEEED"/>
      </w:tcPr>
    </w:tblStylePr>
    <w:tblStylePr w:type="band1Horz">
      <w:tblPr/>
      <w:tcPr>
        <w:tcBorders>
          <w:top w:val="single" w:sz="8" w:space="0" w:color="B9BAB7"/>
          <w:left w:val="single" w:sz="8" w:space="0" w:color="B9BAB7"/>
          <w:bottom w:val="single" w:sz="8" w:space="0" w:color="B9BAB7"/>
          <w:right w:val="single" w:sz="8" w:space="0" w:color="B9BAB7"/>
          <w:insideV w:val="single" w:sz="8" w:space="0" w:color="B9BAB7"/>
        </w:tcBorders>
        <w:shd w:val="clear" w:color="auto" w:fill="EDEEED"/>
      </w:tcPr>
    </w:tblStylePr>
    <w:tblStylePr w:type="band2Horz">
      <w:tblPr/>
      <w:tcPr>
        <w:tcBorders>
          <w:top w:val="single" w:sz="8" w:space="0" w:color="B9BAB7"/>
          <w:left w:val="single" w:sz="8" w:space="0" w:color="B9BAB7"/>
          <w:bottom w:val="single" w:sz="8" w:space="0" w:color="B9BAB7"/>
          <w:right w:val="single" w:sz="8" w:space="0" w:color="B9BAB7"/>
          <w:insideV w:val="single" w:sz="8" w:space="0" w:color="B9BAB7"/>
        </w:tcBorders>
      </w:tcPr>
    </w:tblStylePr>
  </w:style>
  <w:style w:type="table" w:styleId="Grilleclaire-Accent4">
    <w:name w:val="Light Grid Accent 4"/>
    <w:basedOn w:val="TableauNormal"/>
    <w:uiPriority w:val="62"/>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blStylePr w:type="firstRow">
      <w:pPr>
        <w:spacing w:before="0" w:after="0" w:line="240" w:lineRule="auto"/>
      </w:pPr>
      <w:rPr>
        <w:rFonts w:ascii="Arial" w:eastAsia="Times New Roman" w:hAnsi="Arial" w:cs="Times New Roman"/>
        <w:b/>
        <w:bCs/>
      </w:rPr>
      <w:tblPr/>
      <w:tcPr>
        <w:tcBorders>
          <w:top w:val="single" w:sz="8" w:space="0" w:color="EEEEED"/>
          <w:left w:val="single" w:sz="8" w:space="0" w:color="EEEEED"/>
          <w:bottom w:val="single" w:sz="18" w:space="0" w:color="EEEEED"/>
          <w:right w:val="single" w:sz="8" w:space="0" w:color="EEEEED"/>
          <w:insideH w:val="nil"/>
          <w:insideV w:val="single" w:sz="8" w:space="0" w:color="EEEEED"/>
        </w:tcBorders>
      </w:tcPr>
    </w:tblStylePr>
    <w:tblStylePr w:type="lastRow">
      <w:pPr>
        <w:spacing w:before="0" w:after="0" w:line="240" w:lineRule="auto"/>
      </w:pPr>
      <w:rPr>
        <w:rFonts w:ascii="Arial" w:eastAsia="Times New Roman" w:hAnsi="Arial" w:cs="Times New Roman"/>
        <w:b/>
        <w:bCs/>
      </w:rPr>
      <w:tblPr/>
      <w:tcPr>
        <w:tcBorders>
          <w:top w:val="double" w:sz="6" w:space="0" w:color="EEEEED"/>
          <w:left w:val="single" w:sz="8" w:space="0" w:color="EEEEED"/>
          <w:bottom w:val="single" w:sz="8" w:space="0" w:color="EEEEED"/>
          <w:right w:val="single" w:sz="8" w:space="0" w:color="EEEEED"/>
          <w:insideH w:val="nil"/>
          <w:insideV w:val="single" w:sz="8" w:space="0" w:color="EEEEED"/>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EEEEED"/>
          <w:left w:val="single" w:sz="8" w:space="0" w:color="EEEEED"/>
          <w:bottom w:val="single" w:sz="8" w:space="0" w:color="EEEEED"/>
          <w:right w:val="single" w:sz="8" w:space="0" w:color="EEEEED"/>
        </w:tcBorders>
      </w:tcPr>
    </w:tblStylePr>
    <w:tblStylePr w:type="band1Vert">
      <w:tblPr/>
      <w:tcPr>
        <w:tcBorders>
          <w:top w:val="single" w:sz="8" w:space="0" w:color="EEEEED"/>
          <w:left w:val="single" w:sz="8" w:space="0" w:color="EEEEED"/>
          <w:bottom w:val="single" w:sz="8" w:space="0" w:color="EEEEED"/>
          <w:right w:val="single" w:sz="8" w:space="0" w:color="EEEEED"/>
        </w:tcBorders>
        <w:shd w:val="clear" w:color="auto" w:fill="FAFAFA"/>
      </w:tcPr>
    </w:tblStylePr>
    <w:tblStylePr w:type="band1Horz">
      <w:tblPr/>
      <w:tcPr>
        <w:tcBorders>
          <w:top w:val="single" w:sz="8" w:space="0" w:color="EEEEED"/>
          <w:left w:val="single" w:sz="8" w:space="0" w:color="EEEEED"/>
          <w:bottom w:val="single" w:sz="8" w:space="0" w:color="EEEEED"/>
          <w:right w:val="single" w:sz="8" w:space="0" w:color="EEEEED"/>
          <w:insideV w:val="single" w:sz="8" w:space="0" w:color="EEEEED"/>
        </w:tcBorders>
        <w:shd w:val="clear" w:color="auto" w:fill="FAFAFA"/>
      </w:tcPr>
    </w:tblStylePr>
    <w:tblStylePr w:type="band2Horz">
      <w:tblPr/>
      <w:tcPr>
        <w:tcBorders>
          <w:top w:val="single" w:sz="8" w:space="0" w:color="EEEEED"/>
          <w:left w:val="single" w:sz="8" w:space="0" w:color="EEEEED"/>
          <w:bottom w:val="single" w:sz="8" w:space="0" w:color="EEEEED"/>
          <w:right w:val="single" w:sz="8" w:space="0" w:color="EEEEED"/>
          <w:insideV w:val="single" w:sz="8" w:space="0" w:color="EEEEED"/>
        </w:tcBorders>
      </w:tcPr>
    </w:tblStylePr>
  </w:style>
  <w:style w:type="table" w:styleId="Grilleclaire-Accent5">
    <w:name w:val="Light Grid Accent 5"/>
    <w:basedOn w:val="TableauNormal"/>
    <w:uiPriority w:val="62"/>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blStylePr w:type="firstRow">
      <w:pPr>
        <w:spacing w:before="0" w:after="0" w:line="240" w:lineRule="auto"/>
      </w:pPr>
      <w:rPr>
        <w:rFonts w:ascii="Arial" w:eastAsia="Times New Roman" w:hAnsi="Arial" w:cs="Times New Roman"/>
        <w:b/>
        <w:bCs/>
      </w:rPr>
      <w:tblPr/>
      <w:tcPr>
        <w:tcBorders>
          <w:top w:val="single" w:sz="8" w:space="0" w:color="74756E"/>
          <w:left w:val="single" w:sz="8" w:space="0" w:color="74756E"/>
          <w:bottom w:val="single" w:sz="18" w:space="0" w:color="74756E"/>
          <w:right w:val="single" w:sz="8" w:space="0" w:color="74756E"/>
          <w:insideH w:val="nil"/>
          <w:insideV w:val="single" w:sz="8" w:space="0" w:color="74756E"/>
        </w:tcBorders>
      </w:tcPr>
    </w:tblStylePr>
    <w:tblStylePr w:type="lastRow">
      <w:pPr>
        <w:spacing w:before="0" w:after="0" w:line="240" w:lineRule="auto"/>
      </w:pPr>
      <w:rPr>
        <w:rFonts w:ascii="Arial" w:eastAsia="Times New Roman" w:hAnsi="Arial" w:cs="Times New Roman"/>
        <w:b/>
        <w:bCs/>
      </w:rPr>
      <w:tblPr/>
      <w:tcPr>
        <w:tcBorders>
          <w:top w:val="double" w:sz="6" w:space="0" w:color="74756E"/>
          <w:left w:val="single" w:sz="8" w:space="0" w:color="74756E"/>
          <w:bottom w:val="single" w:sz="8" w:space="0" w:color="74756E"/>
          <w:right w:val="single" w:sz="8" w:space="0" w:color="74756E"/>
          <w:insideH w:val="nil"/>
          <w:insideV w:val="single" w:sz="8" w:space="0" w:color="74756E"/>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74756E"/>
          <w:left w:val="single" w:sz="8" w:space="0" w:color="74756E"/>
          <w:bottom w:val="single" w:sz="8" w:space="0" w:color="74756E"/>
          <w:right w:val="single" w:sz="8" w:space="0" w:color="74756E"/>
        </w:tcBorders>
      </w:tcPr>
    </w:tblStylePr>
    <w:tblStylePr w:type="band1Vert">
      <w:tblPr/>
      <w:tcPr>
        <w:tcBorders>
          <w:top w:val="single" w:sz="8" w:space="0" w:color="74756E"/>
          <w:left w:val="single" w:sz="8" w:space="0" w:color="74756E"/>
          <w:bottom w:val="single" w:sz="8" w:space="0" w:color="74756E"/>
          <w:right w:val="single" w:sz="8" w:space="0" w:color="74756E"/>
        </w:tcBorders>
        <w:shd w:val="clear" w:color="auto" w:fill="DCDDDA"/>
      </w:tcPr>
    </w:tblStylePr>
    <w:tblStylePr w:type="band1Horz">
      <w:tblPr/>
      <w:tcPr>
        <w:tcBorders>
          <w:top w:val="single" w:sz="8" w:space="0" w:color="74756E"/>
          <w:left w:val="single" w:sz="8" w:space="0" w:color="74756E"/>
          <w:bottom w:val="single" w:sz="8" w:space="0" w:color="74756E"/>
          <w:right w:val="single" w:sz="8" w:space="0" w:color="74756E"/>
          <w:insideV w:val="single" w:sz="8" w:space="0" w:color="74756E"/>
        </w:tcBorders>
        <w:shd w:val="clear" w:color="auto" w:fill="DCDDDA"/>
      </w:tcPr>
    </w:tblStylePr>
    <w:tblStylePr w:type="band2Horz">
      <w:tblPr/>
      <w:tcPr>
        <w:tcBorders>
          <w:top w:val="single" w:sz="8" w:space="0" w:color="74756E"/>
          <w:left w:val="single" w:sz="8" w:space="0" w:color="74756E"/>
          <w:bottom w:val="single" w:sz="8" w:space="0" w:color="74756E"/>
          <w:right w:val="single" w:sz="8" w:space="0" w:color="74756E"/>
          <w:insideV w:val="single" w:sz="8" w:space="0" w:color="74756E"/>
        </w:tcBorders>
      </w:tcPr>
    </w:tblStylePr>
  </w:style>
  <w:style w:type="table" w:styleId="Grilleclaire-Accent6">
    <w:name w:val="Light Grid Accent 6"/>
    <w:basedOn w:val="TableauNormal"/>
    <w:uiPriority w:val="62"/>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blStylePr w:type="firstRow">
      <w:pPr>
        <w:spacing w:before="0" w:after="0" w:line="240" w:lineRule="auto"/>
      </w:pPr>
      <w:rPr>
        <w:rFonts w:ascii="Arial" w:eastAsia="Times New Roman" w:hAnsi="Arial" w:cs="Times New Roman"/>
        <w:b/>
        <w:bCs/>
      </w:rPr>
      <w:tblPr/>
      <w:tcPr>
        <w:tcBorders>
          <w:top w:val="single" w:sz="8" w:space="0" w:color="DCDDDB"/>
          <w:left w:val="single" w:sz="8" w:space="0" w:color="DCDDDB"/>
          <w:bottom w:val="single" w:sz="18" w:space="0" w:color="DCDDDB"/>
          <w:right w:val="single" w:sz="8" w:space="0" w:color="DCDDDB"/>
          <w:insideH w:val="nil"/>
          <w:insideV w:val="single" w:sz="8" w:space="0" w:color="DCDDDB"/>
        </w:tcBorders>
      </w:tcPr>
    </w:tblStylePr>
    <w:tblStylePr w:type="lastRow">
      <w:pPr>
        <w:spacing w:before="0" w:after="0" w:line="240" w:lineRule="auto"/>
      </w:pPr>
      <w:rPr>
        <w:rFonts w:ascii="Arial" w:eastAsia="Times New Roman" w:hAnsi="Arial" w:cs="Times New Roman"/>
        <w:b/>
        <w:bCs/>
      </w:rPr>
      <w:tblPr/>
      <w:tcPr>
        <w:tcBorders>
          <w:top w:val="double" w:sz="6" w:space="0" w:color="DCDDDB"/>
          <w:left w:val="single" w:sz="8" w:space="0" w:color="DCDDDB"/>
          <w:bottom w:val="single" w:sz="8" w:space="0" w:color="DCDDDB"/>
          <w:right w:val="single" w:sz="8" w:space="0" w:color="DCDDDB"/>
          <w:insideH w:val="nil"/>
          <w:insideV w:val="single" w:sz="8" w:space="0" w:color="DCDDDB"/>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DCDDDB"/>
          <w:left w:val="single" w:sz="8" w:space="0" w:color="DCDDDB"/>
          <w:bottom w:val="single" w:sz="8" w:space="0" w:color="DCDDDB"/>
          <w:right w:val="single" w:sz="8" w:space="0" w:color="DCDDDB"/>
        </w:tcBorders>
      </w:tcPr>
    </w:tblStylePr>
    <w:tblStylePr w:type="band1Vert">
      <w:tblPr/>
      <w:tcPr>
        <w:tcBorders>
          <w:top w:val="single" w:sz="8" w:space="0" w:color="DCDDDB"/>
          <w:left w:val="single" w:sz="8" w:space="0" w:color="DCDDDB"/>
          <w:bottom w:val="single" w:sz="8" w:space="0" w:color="DCDDDB"/>
          <w:right w:val="single" w:sz="8" w:space="0" w:color="DCDDDB"/>
        </w:tcBorders>
        <w:shd w:val="clear" w:color="auto" w:fill="F6F6F6"/>
      </w:tcPr>
    </w:tblStylePr>
    <w:tblStylePr w:type="band1Horz">
      <w:tblPr/>
      <w:tcPr>
        <w:tcBorders>
          <w:top w:val="single" w:sz="8" w:space="0" w:color="DCDDDB"/>
          <w:left w:val="single" w:sz="8" w:space="0" w:color="DCDDDB"/>
          <w:bottom w:val="single" w:sz="8" w:space="0" w:color="DCDDDB"/>
          <w:right w:val="single" w:sz="8" w:space="0" w:color="DCDDDB"/>
          <w:insideV w:val="single" w:sz="8" w:space="0" w:color="DCDDDB"/>
        </w:tcBorders>
        <w:shd w:val="clear" w:color="auto" w:fill="F6F6F6"/>
      </w:tcPr>
    </w:tblStylePr>
    <w:tblStylePr w:type="band2Horz">
      <w:tblPr/>
      <w:tcPr>
        <w:tcBorders>
          <w:top w:val="single" w:sz="8" w:space="0" w:color="DCDDDB"/>
          <w:left w:val="single" w:sz="8" w:space="0" w:color="DCDDDB"/>
          <w:bottom w:val="single" w:sz="8" w:space="0" w:color="DCDDDB"/>
          <w:right w:val="single" w:sz="8" w:space="0" w:color="DCDDDB"/>
          <w:insideV w:val="single" w:sz="8" w:space="0" w:color="DCDDDB"/>
        </w:tcBorders>
      </w:tcPr>
    </w:tblStylePr>
  </w:style>
  <w:style w:type="table" w:styleId="Listeclaire">
    <w:name w:val="Light List"/>
    <w:basedOn w:val="TableauNormal"/>
    <w:uiPriority w:val="61"/>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pPr>
        <w:spacing w:before="0" w:after="0" w:line="240" w:lineRule="auto"/>
      </w:pPr>
      <w:rPr>
        <w:b/>
        <w:bCs/>
        <w:color w:val="FFFFFF"/>
      </w:rPr>
      <w:tblPr/>
      <w:tcPr>
        <w:shd w:val="clear" w:color="auto" w:fill="2B2421"/>
      </w:tcPr>
    </w:tblStylePr>
    <w:tblStylePr w:type="lastRow">
      <w:pPr>
        <w:spacing w:before="0" w:after="0" w:line="240" w:lineRule="auto"/>
      </w:pPr>
      <w:rPr>
        <w:b/>
        <w:bCs/>
      </w:rPr>
      <w:tblPr/>
      <w:tcPr>
        <w:tcBorders>
          <w:top w:val="double" w:sz="6" w:space="0" w:color="2B2421"/>
          <w:left w:val="single" w:sz="8" w:space="0" w:color="2B2421"/>
          <w:bottom w:val="single" w:sz="8" w:space="0" w:color="2B2421"/>
          <w:right w:val="single" w:sz="8" w:space="0" w:color="2B2421"/>
        </w:tcBorders>
      </w:tcPr>
    </w:tblStylePr>
    <w:tblStylePr w:type="firstCol">
      <w:rPr>
        <w:b/>
        <w:bCs/>
      </w:rPr>
    </w:tblStylePr>
    <w:tblStylePr w:type="lastCol">
      <w:rPr>
        <w:b/>
        <w:bCs/>
      </w:rPr>
    </w:tblStylePr>
    <w:tblStylePr w:type="band1Vert">
      <w:tblPr/>
      <w:tcPr>
        <w:tcBorders>
          <w:top w:val="single" w:sz="8" w:space="0" w:color="2B2421"/>
          <w:left w:val="single" w:sz="8" w:space="0" w:color="2B2421"/>
          <w:bottom w:val="single" w:sz="8" w:space="0" w:color="2B2421"/>
          <w:right w:val="single" w:sz="8" w:space="0" w:color="2B2421"/>
        </w:tcBorders>
      </w:tcPr>
    </w:tblStylePr>
    <w:tblStylePr w:type="band1Horz">
      <w:tblPr/>
      <w:tcPr>
        <w:tcBorders>
          <w:top w:val="single" w:sz="8" w:space="0" w:color="2B2421"/>
          <w:left w:val="single" w:sz="8" w:space="0" w:color="2B2421"/>
          <w:bottom w:val="single" w:sz="8" w:space="0" w:color="2B2421"/>
          <w:right w:val="single" w:sz="8" w:space="0" w:color="2B2421"/>
        </w:tcBorders>
      </w:tcPr>
    </w:tblStylePr>
  </w:style>
  <w:style w:type="table" w:styleId="Listeclaire-Accent1">
    <w:name w:val="Light List Accent 1"/>
    <w:basedOn w:val="TableauNormal"/>
    <w:uiPriority w:val="61"/>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pPr>
        <w:spacing w:before="0" w:after="0" w:line="240" w:lineRule="auto"/>
      </w:pPr>
      <w:rPr>
        <w:b/>
        <w:bCs/>
        <w:color w:val="FFFFFF"/>
      </w:rPr>
      <w:tblPr/>
      <w:tcPr>
        <w:shd w:val="clear" w:color="auto" w:fill="00A4CF"/>
      </w:tcPr>
    </w:tblStylePr>
    <w:tblStylePr w:type="lastRow">
      <w:pPr>
        <w:spacing w:before="0" w:after="0" w:line="240" w:lineRule="auto"/>
      </w:pPr>
      <w:rPr>
        <w:b/>
        <w:bCs/>
      </w:rPr>
      <w:tblPr/>
      <w:tcPr>
        <w:tcBorders>
          <w:top w:val="double" w:sz="6" w:space="0" w:color="00A4CF"/>
          <w:left w:val="single" w:sz="8" w:space="0" w:color="00A4CF"/>
          <w:bottom w:val="single" w:sz="8" w:space="0" w:color="00A4CF"/>
          <w:right w:val="single" w:sz="8" w:space="0" w:color="00A4CF"/>
        </w:tcBorders>
      </w:tcPr>
    </w:tblStylePr>
    <w:tblStylePr w:type="firstCol">
      <w:rPr>
        <w:b/>
        <w:bCs/>
      </w:rPr>
    </w:tblStylePr>
    <w:tblStylePr w:type="lastCol">
      <w:rPr>
        <w:b/>
        <w:bCs/>
      </w:rPr>
    </w:tblStylePr>
    <w:tblStylePr w:type="band1Vert">
      <w:tblPr/>
      <w:tcPr>
        <w:tcBorders>
          <w:top w:val="single" w:sz="8" w:space="0" w:color="00A4CF"/>
          <w:left w:val="single" w:sz="8" w:space="0" w:color="00A4CF"/>
          <w:bottom w:val="single" w:sz="8" w:space="0" w:color="00A4CF"/>
          <w:right w:val="single" w:sz="8" w:space="0" w:color="00A4CF"/>
        </w:tcBorders>
      </w:tcPr>
    </w:tblStylePr>
    <w:tblStylePr w:type="band1Horz">
      <w:tblPr/>
      <w:tcPr>
        <w:tcBorders>
          <w:top w:val="single" w:sz="8" w:space="0" w:color="00A4CF"/>
          <w:left w:val="single" w:sz="8" w:space="0" w:color="00A4CF"/>
          <w:bottom w:val="single" w:sz="8" w:space="0" w:color="00A4CF"/>
          <w:right w:val="single" w:sz="8" w:space="0" w:color="00A4CF"/>
        </w:tcBorders>
      </w:tcPr>
    </w:tblStylePr>
  </w:style>
  <w:style w:type="table" w:styleId="Listeclaire-Accent2">
    <w:name w:val="Light List Accent 2"/>
    <w:basedOn w:val="TableauNormal"/>
    <w:uiPriority w:val="61"/>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pPr>
        <w:spacing w:before="0" w:after="0" w:line="240" w:lineRule="auto"/>
      </w:pPr>
      <w:rPr>
        <w:b/>
        <w:bCs/>
        <w:color w:val="FFFFFF"/>
      </w:rPr>
      <w:tblPr/>
      <w:tcPr>
        <w:shd w:val="clear" w:color="auto" w:fill="979892"/>
      </w:tcPr>
    </w:tblStylePr>
    <w:tblStylePr w:type="lastRow">
      <w:pPr>
        <w:spacing w:before="0" w:after="0" w:line="240" w:lineRule="auto"/>
      </w:pPr>
      <w:rPr>
        <w:b/>
        <w:bCs/>
      </w:rPr>
      <w:tblPr/>
      <w:tcPr>
        <w:tcBorders>
          <w:top w:val="double" w:sz="6" w:space="0" w:color="979892"/>
          <w:left w:val="single" w:sz="8" w:space="0" w:color="979892"/>
          <w:bottom w:val="single" w:sz="8" w:space="0" w:color="979892"/>
          <w:right w:val="single" w:sz="8" w:space="0" w:color="979892"/>
        </w:tcBorders>
      </w:tcPr>
    </w:tblStylePr>
    <w:tblStylePr w:type="firstCol">
      <w:rPr>
        <w:b/>
        <w:bCs/>
      </w:rPr>
    </w:tblStylePr>
    <w:tblStylePr w:type="lastCol">
      <w:rPr>
        <w:b/>
        <w:bCs/>
      </w:rPr>
    </w:tblStylePr>
    <w:tblStylePr w:type="band1Vert">
      <w:tblPr/>
      <w:tcPr>
        <w:tcBorders>
          <w:top w:val="single" w:sz="8" w:space="0" w:color="979892"/>
          <w:left w:val="single" w:sz="8" w:space="0" w:color="979892"/>
          <w:bottom w:val="single" w:sz="8" w:space="0" w:color="979892"/>
          <w:right w:val="single" w:sz="8" w:space="0" w:color="979892"/>
        </w:tcBorders>
      </w:tcPr>
    </w:tblStylePr>
    <w:tblStylePr w:type="band1Horz">
      <w:tblPr/>
      <w:tcPr>
        <w:tcBorders>
          <w:top w:val="single" w:sz="8" w:space="0" w:color="979892"/>
          <w:left w:val="single" w:sz="8" w:space="0" w:color="979892"/>
          <w:bottom w:val="single" w:sz="8" w:space="0" w:color="979892"/>
          <w:right w:val="single" w:sz="8" w:space="0" w:color="979892"/>
        </w:tcBorders>
      </w:tcPr>
    </w:tblStylePr>
  </w:style>
  <w:style w:type="table" w:styleId="Listeclaire-Accent3">
    <w:name w:val="Light List Accent 3"/>
    <w:basedOn w:val="TableauNormal"/>
    <w:uiPriority w:val="61"/>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pPr>
        <w:spacing w:before="0" w:after="0" w:line="240" w:lineRule="auto"/>
      </w:pPr>
      <w:rPr>
        <w:b/>
        <w:bCs/>
        <w:color w:val="FFFFFF"/>
      </w:rPr>
      <w:tblPr/>
      <w:tcPr>
        <w:shd w:val="clear" w:color="auto" w:fill="B9BAB7"/>
      </w:tcPr>
    </w:tblStylePr>
    <w:tblStylePr w:type="lastRow">
      <w:pPr>
        <w:spacing w:before="0" w:after="0" w:line="240" w:lineRule="auto"/>
      </w:pPr>
      <w:rPr>
        <w:b/>
        <w:bCs/>
      </w:rPr>
      <w:tblPr/>
      <w:tcPr>
        <w:tcBorders>
          <w:top w:val="double" w:sz="6" w:space="0" w:color="B9BAB7"/>
          <w:left w:val="single" w:sz="8" w:space="0" w:color="B9BAB7"/>
          <w:bottom w:val="single" w:sz="8" w:space="0" w:color="B9BAB7"/>
          <w:right w:val="single" w:sz="8" w:space="0" w:color="B9BAB7"/>
        </w:tcBorders>
      </w:tcPr>
    </w:tblStylePr>
    <w:tblStylePr w:type="firstCol">
      <w:rPr>
        <w:b/>
        <w:bCs/>
      </w:rPr>
    </w:tblStylePr>
    <w:tblStylePr w:type="lastCol">
      <w:rPr>
        <w:b/>
        <w:bCs/>
      </w:rPr>
    </w:tblStylePr>
    <w:tblStylePr w:type="band1Vert">
      <w:tblPr/>
      <w:tcPr>
        <w:tcBorders>
          <w:top w:val="single" w:sz="8" w:space="0" w:color="B9BAB7"/>
          <w:left w:val="single" w:sz="8" w:space="0" w:color="B9BAB7"/>
          <w:bottom w:val="single" w:sz="8" w:space="0" w:color="B9BAB7"/>
          <w:right w:val="single" w:sz="8" w:space="0" w:color="B9BAB7"/>
        </w:tcBorders>
      </w:tcPr>
    </w:tblStylePr>
    <w:tblStylePr w:type="band1Horz">
      <w:tblPr/>
      <w:tcPr>
        <w:tcBorders>
          <w:top w:val="single" w:sz="8" w:space="0" w:color="B9BAB7"/>
          <w:left w:val="single" w:sz="8" w:space="0" w:color="B9BAB7"/>
          <w:bottom w:val="single" w:sz="8" w:space="0" w:color="B9BAB7"/>
          <w:right w:val="single" w:sz="8" w:space="0" w:color="B9BAB7"/>
        </w:tcBorders>
      </w:tcPr>
    </w:tblStylePr>
  </w:style>
  <w:style w:type="table" w:styleId="Listeclaire-Accent4">
    <w:name w:val="Light List Accent 4"/>
    <w:basedOn w:val="TableauNormal"/>
    <w:uiPriority w:val="61"/>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pPr>
        <w:spacing w:before="0" w:after="0" w:line="240" w:lineRule="auto"/>
      </w:pPr>
      <w:rPr>
        <w:b/>
        <w:bCs/>
        <w:color w:val="FFFFFF"/>
      </w:rPr>
      <w:tblPr/>
      <w:tcPr>
        <w:shd w:val="clear" w:color="auto" w:fill="EEEEED"/>
      </w:tcPr>
    </w:tblStylePr>
    <w:tblStylePr w:type="lastRow">
      <w:pPr>
        <w:spacing w:before="0" w:after="0" w:line="240" w:lineRule="auto"/>
      </w:pPr>
      <w:rPr>
        <w:b/>
        <w:bCs/>
      </w:rPr>
      <w:tblPr/>
      <w:tcPr>
        <w:tcBorders>
          <w:top w:val="double" w:sz="6" w:space="0" w:color="EEEEED"/>
          <w:left w:val="single" w:sz="8" w:space="0" w:color="EEEEED"/>
          <w:bottom w:val="single" w:sz="8" w:space="0" w:color="EEEEED"/>
          <w:right w:val="single" w:sz="8" w:space="0" w:color="EEEEED"/>
        </w:tcBorders>
      </w:tcPr>
    </w:tblStylePr>
    <w:tblStylePr w:type="firstCol">
      <w:rPr>
        <w:b/>
        <w:bCs/>
      </w:rPr>
    </w:tblStylePr>
    <w:tblStylePr w:type="lastCol">
      <w:rPr>
        <w:b/>
        <w:bCs/>
      </w:rPr>
    </w:tblStylePr>
    <w:tblStylePr w:type="band1Vert">
      <w:tblPr/>
      <w:tcPr>
        <w:tcBorders>
          <w:top w:val="single" w:sz="8" w:space="0" w:color="EEEEED"/>
          <w:left w:val="single" w:sz="8" w:space="0" w:color="EEEEED"/>
          <w:bottom w:val="single" w:sz="8" w:space="0" w:color="EEEEED"/>
          <w:right w:val="single" w:sz="8" w:space="0" w:color="EEEEED"/>
        </w:tcBorders>
      </w:tcPr>
    </w:tblStylePr>
    <w:tblStylePr w:type="band1Horz">
      <w:tblPr/>
      <w:tcPr>
        <w:tcBorders>
          <w:top w:val="single" w:sz="8" w:space="0" w:color="EEEEED"/>
          <w:left w:val="single" w:sz="8" w:space="0" w:color="EEEEED"/>
          <w:bottom w:val="single" w:sz="8" w:space="0" w:color="EEEEED"/>
          <w:right w:val="single" w:sz="8" w:space="0" w:color="EEEEED"/>
        </w:tcBorders>
      </w:tcPr>
    </w:tblStylePr>
  </w:style>
  <w:style w:type="table" w:styleId="Listeclaire-Accent5">
    <w:name w:val="Light List Accent 5"/>
    <w:basedOn w:val="TableauNormal"/>
    <w:uiPriority w:val="61"/>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pPr>
        <w:spacing w:before="0" w:after="0" w:line="240" w:lineRule="auto"/>
      </w:pPr>
      <w:rPr>
        <w:b/>
        <w:bCs/>
        <w:color w:val="FFFFFF"/>
      </w:rPr>
      <w:tblPr/>
      <w:tcPr>
        <w:shd w:val="clear" w:color="auto" w:fill="74756E"/>
      </w:tcPr>
    </w:tblStylePr>
    <w:tblStylePr w:type="lastRow">
      <w:pPr>
        <w:spacing w:before="0" w:after="0" w:line="240" w:lineRule="auto"/>
      </w:pPr>
      <w:rPr>
        <w:b/>
        <w:bCs/>
      </w:rPr>
      <w:tblPr/>
      <w:tcPr>
        <w:tcBorders>
          <w:top w:val="double" w:sz="6" w:space="0" w:color="74756E"/>
          <w:left w:val="single" w:sz="8" w:space="0" w:color="74756E"/>
          <w:bottom w:val="single" w:sz="8" w:space="0" w:color="74756E"/>
          <w:right w:val="single" w:sz="8" w:space="0" w:color="74756E"/>
        </w:tcBorders>
      </w:tcPr>
    </w:tblStylePr>
    <w:tblStylePr w:type="firstCol">
      <w:rPr>
        <w:b/>
        <w:bCs/>
      </w:rPr>
    </w:tblStylePr>
    <w:tblStylePr w:type="lastCol">
      <w:rPr>
        <w:b/>
        <w:bCs/>
      </w:rPr>
    </w:tblStylePr>
    <w:tblStylePr w:type="band1Vert">
      <w:tblPr/>
      <w:tcPr>
        <w:tcBorders>
          <w:top w:val="single" w:sz="8" w:space="0" w:color="74756E"/>
          <w:left w:val="single" w:sz="8" w:space="0" w:color="74756E"/>
          <w:bottom w:val="single" w:sz="8" w:space="0" w:color="74756E"/>
          <w:right w:val="single" w:sz="8" w:space="0" w:color="74756E"/>
        </w:tcBorders>
      </w:tcPr>
    </w:tblStylePr>
    <w:tblStylePr w:type="band1Horz">
      <w:tblPr/>
      <w:tcPr>
        <w:tcBorders>
          <w:top w:val="single" w:sz="8" w:space="0" w:color="74756E"/>
          <w:left w:val="single" w:sz="8" w:space="0" w:color="74756E"/>
          <w:bottom w:val="single" w:sz="8" w:space="0" w:color="74756E"/>
          <w:right w:val="single" w:sz="8" w:space="0" w:color="74756E"/>
        </w:tcBorders>
      </w:tcPr>
    </w:tblStylePr>
  </w:style>
  <w:style w:type="table" w:styleId="Listeclaire-Accent6">
    <w:name w:val="Light List Accent 6"/>
    <w:basedOn w:val="TableauNormal"/>
    <w:uiPriority w:val="61"/>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pPr>
        <w:spacing w:before="0" w:after="0" w:line="240" w:lineRule="auto"/>
      </w:pPr>
      <w:rPr>
        <w:b/>
        <w:bCs/>
        <w:color w:val="FFFFFF"/>
      </w:rPr>
      <w:tblPr/>
      <w:tcPr>
        <w:shd w:val="clear" w:color="auto" w:fill="DCDDDB"/>
      </w:tcPr>
    </w:tblStylePr>
    <w:tblStylePr w:type="lastRow">
      <w:pPr>
        <w:spacing w:before="0" w:after="0" w:line="240" w:lineRule="auto"/>
      </w:pPr>
      <w:rPr>
        <w:b/>
        <w:bCs/>
      </w:rPr>
      <w:tblPr/>
      <w:tcPr>
        <w:tcBorders>
          <w:top w:val="double" w:sz="6" w:space="0" w:color="DCDDDB"/>
          <w:left w:val="single" w:sz="8" w:space="0" w:color="DCDDDB"/>
          <w:bottom w:val="single" w:sz="8" w:space="0" w:color="DCDDDB"/>
          <w:right w:val="single" w:sz="8" w:space="0" w:color="DCDDDB"/>
        </w:tcBorders>
      </w:tcPr>
    </w:tblStylePr>
    <w:tblStylePr w:type="firstCol">
      <w:rPr>
        <w:b/>
        <w:bCs/>
      </w:rPr>
    </w:tblStylePr>
    <w:tblStylePr w:type="lastCol">
      <w:rPr>
        <w:b/>
        <w:bCs/>
      </w:rPr>
    </w:tblStylePr>
    <w:tblStylePr w:type="band1Vert">
      <w:tblPr/>
      <w:tcPr>
        <w:tcBorders>
          <w:top w:val="single" w:sz="8" w:space="0" w:color="DCDDDB"/>
          <w:left w:val="single" w:sz="8" w:space="0" w:color="DCDDDB"/>
          <w:bottom w:val="single" w:sz="8" w:space="0" w:color="DCDDDB"/>
          <w:right w:val="single" w:sz="8" w:space="0" w:color="DCDDDB"/>
        </w:tcBorders>
      </w:tcPr>
    </w:tblStylePr>
    <w:tblStylePr w:type="band1Horz">
      <w:tblPr/>
      <w:tcPr>
        <w:tcBorders>
          <w:top w:val="single" w:sz="8" w:space="0" w:color="DCDDDB"/>
          <w:left w:val="single" w:sz="8" w:space="0" w:color="DCDDDB"/>
          <w:bottom w:val="single" w:sz="8" w:space="0" w:color="DCDDDB"/>
          <w:right w:val="single" w:sz="8" w:space="0" w:color="DCDDDB"/>
        </w:tcBorders>
      </w:tcPr>
    </w:tblStylePr>
  </w:style>
  <w:style w:type="table" w:styleId="Ombrageclair">
    <w:name w:val="Light Shading"/>
    <w:basedOn w:val="TableauNormal"/>
    <w:uiPriority w:val="60"/>
    <w:semiHidden/>
    <w:rsid w:val="00CF53D7"/>
    <w:rPr>
      <w:color w:val="201A18"/>
    </w:rPr>
    <w:tblPr>
      <w:tblStyleRowBandSize w:val="1"/>
      <w:tblStyleColBandSize w:val="1"/>
      <w:tblBorders>
        <w:top w:val="single" w:sz="8" w:space="0" w:color="2B2421"/>
        <w:bottom w:val="single" w:sz="8" w:space="0" w:color="2B2421"/>
      </w:tblBorders>
    </w:tblPr>
    <w:tblStylePr w:type="fir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la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cPr>
    </w:tblStylePr>
    <w:tblStylePr w:type="band1Horz">
      <w:tblPr/>
      <w:tcPr>
        <w:tcBorders>
          <w:left w:val="nil"/>
          <w:right w:val="nil"/>
          <w:insideH w:val="nil"/>
          <w:insideV w:val="nil"/>
        </w:tcBorders>
        <w:shd w:val="clear" w:color="auto" w:fill="D0C6C2"/>
      </w:tcPr>
    </w:tblStylePr>
  </w:style>
  <w:style w:type="table" w:styleId="Trameclaire-Accent1">
    <w:name w:val="Light Shading Accent 1"/>
    <w:basedOn w:val="TableauNormal"/>
    <w:uiPriority w:val="60"/>
    <w:semiHidden/>
    <w:rsid w:val="00CF53D7"/>
    <w:rPr>
      <w:color w:val="007A9B"/>
    </w:rPr>
    <w:tblPr>
      <w:tblStyleRowBandSize w:val="1"/>
      <w:tblStyleColBandSize w:val="1"/>
      <w:tblBorders>
        <w:top w:val="single" w:sz="8" w:space="0" w:color="00A4CF"/>
        <w:bottom w:val="single" w:sz="8" w:space="0" w:color="00A4CF"/>
      </w:tblBorders>
    </w:tblPr>
    <w:tblStylePr w:type="fir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la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cPr>
    </w:tblStylePr>
    <w:tblStylePr w:type="band1Horz">
      <w:tblPr/>
      <w:tcPr>
        <w:tcBorders>
          <w:left w:val="nil"/>
          <w:right w:val="nil"/>
          <w:insideH w:val="nil"/>
          <w:insideV w:val="nil"/>
        </w:tcBorders>
        <w:shd w:val="clear" w:color="auto" w:fill="B4EFFF"/>
      </w:tcPr>
    </w:tblStylePr>
  </w:style>
  <w:style w:type="table" w:styleId="Trameclaire-Accent2">
    <w:name w:val="Light Shading Accent 2"/>
    <w:basedOn w:val="TableauNormal"/>
    <w:uiPriority w:val="60"/>
    <w:semiHidden/>
    <w:rsid w:val="00CF53D7"/>
    <w:rPr>
      <w:color w:val="71726C"/>
    </w:rPr>
    <w:tblPr>
      <w:tblStyleRowBandSize w:val="1"/>
      <w:tblStyleColBandSize w:val="1"/>
      <w:tblBorders>
        <w:top w:val="single" w:sz="8" w:space="0" w:color="979892"/>
        <w:bottom w:val="single" w:sz="8" w:space="0" w:color="979892"/>
      </w:tblBorders>
    </w:tblPr>
    <w:tblStylePr w:type="fir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la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cPr>
    </w:tblStylePr>
    <w:tblStylePr w:type="band1Horz">
      <w:tblPr/>
      <w:tcPr>
        <w:tcBorders>
          <w:left w:val="nil"/>
          <w:right w:val="nil"/>
          <w:insideH w:val="nil"/>
          <w:insideV w:val="nil"/>
        </w:tcBorders>
        <w:shd w:val="clear" w:color="auto" w:fill="E5E5E3"/>
      </w:tcPr>
    </w:tblStylePr>
  </w:style>
  <w:style w:type="table" w:styleId="Trameclaire-Accent3">
    <w:name w:val="Light Shading Accent 3"/>
    <w:basedOn w:val="TableauNormal"/>
    <w:uiPriority w:val="60"/>
    <w:semiHidden/>
    <w:rsid w:val="00CF53D7"/>
    <w:rPr>
      <w:color w:val="8B8C87"/>
    </w:rPr>
    <w:tblPr>
      <w:tblStyleRowBandSize w:val="1"/>
      <w:tblStyleColBandSize w:val="1"/>
      <w:tblBorders>
        <w:top w:val="single" w:sz="8" w:space="0" w:color="B9BAB7"/>
        <w:bottom w:val="single" w:sz="8" w:space="0" w:color="B9BAB7"/>
      </w:tblBorders>
    </w:tblPr>
    <w:tblStylePr w:type="fir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la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cPr>
    </w:tblStylePr>
    <w:tblStylePr w:type="band1Horz">
      <w:tblPr/>
      <w:tcPr>
        <w:tcBorders>
          <w:left w:val="nil"/>
          <w:right w:val="nil"/>
          <w:insideH w:val="nil"/>
          <w:insideV w:val="nil"/>
        </w:tcBorders>
        <w:shd w:val="clear" w:color="auto" w:fill="EDEEED"/>
      </w:tcPr>
    </w:tblStylePr>
  </w:style>
  <w:style w:type="table" w:styleId="Trameclaire-Accent4">
    <w:name w:val="Light Shading Accent 4"/>
    <w:basedOn w:val="TableauNormal"/>
    <w:uiPriority w:val="60"/>
    <w:semiHidden/>
    <w:rsid w:val="00CF53D7"/>
    <w:rPr>
      <w:color w:val="B4B4AF"/>
    </w:rPr>
    <w:tblPr>
      <w:tblStyleRowBandSize w:val="1"/>
      <w:tblStyleColBandSize w:val="1"/>
      <w:tblBorders>
        <w:top w:val="single" w:sz="8" w:space="0" w:color="EEEEED"/>
        <w:bottom w:val="single" w:sz="8" w:space="0" w:color="EEEEED"/>
      </w:tblBorders>
    </w:tblPr>
    <w:tblStylePr w:type="fir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la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cPr>
    </w:tblStylePr>
    <w:tblStylePr w:type="band1Horz">
      <w:tblPr/>
      <w:tcPr>
        <w:tcBorders>
          <w:left w:val="nil"/>
          <w:right w:val="nil"/>
          <w:insideH w:val="nil"/>
          <w:insideV w:val="nil"/>
        </w:tcBorders>
        <w:shd w:val="clear" w:color="auto" w:fill="FAFAFA"/>
      </w:tcPr>
    </w:tblStylePr>
  </w:style>
  <w:style w:type="table" w:styleId="Trameclaire-Accent5">
    <w:name w:val="Light Shading Accent 5"/>
    <w:basedOn w:val="TableauNormal"/>
    <w:uiPriority w:val="60"/>
    <w:semiHidden/>
    <w:rsid w:val="00CF53D7"/>
    <w:rPr>
      <w:color w:val="565752"/>
    </w:rPr>
    <w:tblPr>
      <w:tblStyleRowBandSize w:val="1"/>
      <w:tblStyleColBandSize w:val="1"/>
      <w:tblBorders>
        <w:top w:val="single" w:sz="8" w:space="0" w:color="74756E"/>
        <w:bottom w:val="single" w:sz="8" w:space="0" w:color="74756E"/>
      </w:tblBorders>
    </w:tblPr>
    <w:tblStylePr w:type="fir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la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cPr>
    </w:tblStylePr>
    <w:tblStylePr w:type="band1Horz">
      <w:tblPr/>
      <w:tcPr>
        <w:tcBorders>
          <w:left w:val="nil"/>
          <w:right w:val="nil"/>
          <w:insideH w:val="nil"/>
          <w:insideV w:val="nil"/>
        </w:tcBorders>
        <w:shd w:val="clear" w:color="auto" w:fill="DCDDDA"/>
      </w:tcPr>
    </w:tblStylePr>
  </w:style>
  <w:style w:type="table" w:styleId="Trameclaire-Accent6">
    <w:name w:val="Light Shading Accent 6"/>
    <w:basedOn w:val="TableauNormal"/>
    <w:uiPriority w:val="60"/>
    <w:semiHidden/>
    <w:rsid w:val="00CF53D7"/>
    <w:rPr>
      <w:color w:val="A4A7A2"/>
    </w:rPr>
    <w:tblPr>
      <w:tblStyleRowBandSize w:val="1"/>
      <w:tblStyleColBandSize w:val="1"/>
      <w:tblBorders>
        <w:top w:val="single" w:sz="8" w:space="0" w:color="DCDDDB"/>
        <w:bottom w:val="single" w:sz="8" w:space="0" w:color="DCDDDB"/>
      </w:tblBorders>
    </w:tblPr>
    <w:tblStylePr w:type="fir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la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line="0" w:lineRule="auto"/>
    </w:pPr>
    <w:rPr>
      <w:rFonts w:ascii="Consolas" w:hAnsi="Consolas" w:cs="Consolas"/>
      <w:color w:val="2B2421"/>
    </w:rPr>
  </w:style>
  <w:style w:type="character" w:customStyle="1" w:styleId="TextedemacroCar">
    <w:name w:val="Texte de macro Car"/>
    <w:link w:val="Textedemacro"/>
    <w:uiPriority w:val="99"/>
    <w:semiHidden/>
    <w:rsid w:val="00CB5ADC"/>
    <w:rPr>
      <w:rFonts w:ascii="Consolas" w:hAnsi="Consolas" w:cs="Consolas"/>
      <w:color w:val="2B2421"/>
      <w:sz w:val="20"/>
      <w:szCs w:val="20"/>
      <w:lang w:val="fr-FR" w:eastAsia="fr-FR"/>
    </w:rPr>
  </w:style>
  <w:style w:type="table" w:styleId="Grillemoyenne1">
    <w:name w:val="Medium Grid 1"/>
    <w:basedOn w:val="TableauNormal"/>
    <w:uiPriority w:val="67"/>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insideV w:val="single" w:sz="8" w:space="0" w:color="685750"/>
      </w:tblBorders>
    </w:tblPr>
    <w:tcPr>
      <w:shd w:val="clear" w:color="auto" w:fill="D0C6C2"/>
    </w:tcPr>
    <w:tblStylePr w:type="firstRow">
      <w:rPr>
        <w:b/>
        <w:bCs/>
      </w:rPr>
    </w:tblStylePr>
    <w:tblStylePr w:type="lastRow">
      <w:rPr>
        <w:b/>
        <w:bCs/>
      </w:rPr>
      <w:tblPr/>
      <w:tcPr>
        <w:tcBorders>
          <w:top w:val="single" w:sz="18" w:space="0" w:color="685750"/>
        </w:tcBorders>
      </w:tcPr>
    </w:tblStylePr>
    <w:tblStylePr w:type="firstCol">
      <w:rPr>
        <w:b/>
        <w:bCs/>
      </w:rPr>
    </w:tblStylePr>
    <w:tblStylePr w:type="lastCol">
      <w:rPr>
        <w:b/>
        <w:bCs/>
      </w:rPr>
    </w:tblStylePr>
    <w:tblStylePr w:type="band1Vert">
      <w:tblPr/>
      <w:tcPr>
        <w:shd w:val="clear" w:color="auto" w:fill="A18D84"/>
      </w:tcPr>
    </w:tblStylePr>
    <w:tblStylePr w:type="band1Horz">
      <w:tblPr/>
      <w:tcPr>
        <w:shd w:val="clear" w:color="auto" w:fill="A18D84"/>
      </w:tcPr>
    </w:tblStylePr>
  </w:style>
  <w:style w:type="table" w:styleId="Grillemoyenne1-Accent1">
    <w:name w:val="Medium Grid 1 Accent 1"/>
    <w:basedOn w:val="TableauNormal"/>
    <w:uiPriority w:val="67"/>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insideV w:val="single" w:sz="8" w:space="0" w:color="1CCFFF"/>
      </w:tblBorders>
    </w:tblPr>
    <w:tcPr>
      <w:shd w:val="clear" w:color="auto" w:fill="B4EFFF"/>
    </w:tcPr>
    <w:tblStylePr w:type="firstRow">
      <w:rPr>
        <w:b/>
        <w:bCs/>
      </w:rPr>
    </w:tblStylePr>
    <w:tblStylePr w:type="lastRow">
      <w:rPr>
        <w:b/>
        <w:bCs/>
      </w:rPr>
      <w:tblPr/>
      <w:tcPr>
        <w:tcBorders>
          <w:top w:val="single" w:sz="18" w:space="0" w:color="1CCFFF"/>
        </w:tcBorders>
      </w:tcPr>
    </w:tblStylePr>
    <w:tblStylePr w:type="firstCol">
      <w:rPr>
        <w:b/>
        <w:bCs/>
      </w:rPr>
    </w:tblStylePr>
    <w:tblStylePr w:type="lastCol">
      <w:rPr>
        <w:b/>
        <w:bCs/>
      </w:rPr>
    </w:tblStylePr>
    <w:tblStylePr w:type="band1Vert">
      <w:tblPr/>
      <w:tcPr>
        <w:shd w:val="clear" w:color="auto" w:fill="68DFFF"/>
      </w:tcPr>
    </w:tblStylePr>
    <w:tblStylePr w:type="band1Horz">
      <w:tblPr/>
      <w:tcPr>
        <w:shd w:val="clear" w:color="auto" w:fill="68DFFF"/>
      </w:tcPr>
    </w:tblStylePr>
  </w:style>
  <w:style w:type="table" w:styleId="Grillemoyenne1-Accent2">
    <w:name w:val="Medium Grid 1 Accent 2"/>
    <w:basedOn w:val="TableauNormal"/>
    <w:uiPriority w:val="67"/>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insideV w:val="single" w:sz="8" w:space="0" w:color="B1B1AD"/>
      </w:tblBorders>
    </w:tblPr>
    <w:tcPr>
      <w:shd w:val="clear" w:color="auto" w:fill="E5E5E3"/>
    </w:tcPr>
    <w:tblStylePr w:type="firstRow">
      <w:rPr>
        <w:b/>
        <w:bCs/>
      </w:rPr>
    </w:tblStylePr>
    <w:tblStylePr w:type="lastRow">
      <w:rPr>
        <w:b/>
        <w:bCs/>
      </w:rPr>
      <w:tblPr/>
      <w:tcPr>
        <w:tcBorders>
          <w:top w:val="single" w:sz="18" w:space="0" w:color="B1B1AD"/>
        </w:tcBorders>
      </w:tcPr>
    </w:tblStylePr>
    <w:tblStylePr w:type="firstCol">
      <w:rPr>
        <w:b/>
        <w:bCs/>
      </w:rPr>
    </w:tblStylePr>
    <w:tblStylePr w:type="lastCol">
      <w:rPr>
        <w:b/>
        <w:bCs/>
      </w:rPr>
    </w:tblStylePr>
    <w:tblStylePr w:type="band1Vert">
      <w:tblPr/>
      <w:tcPr>
        <w:shd w:val="clear" w:color="auto" w:fill="CBCBC8"/>
      </w:tcPr>
    </w:tblStylePr>
    <w:tblStylePr w:type="band1Horz">
      <w:tblPr/>
      <w:tcPr>
        <w:shd w:val="clear" w:color="auto" w:fill="CBCBC8"/>
      </w:tcPr>
    </w:tblStylePr>
  </w:style>
  <w:style w:type="table" w:styleId="Grillemoyenne1-Accent3">
    <w:name w:val="Medium Grid 1 Accent 3"/>
    <w:basedOn w:val="TableauNormal"/>
    <w:uiPriority w:val="67"/>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insideV w:val="single" w:sz="8" w:space="0" w:color="CACBC9"/>
      </w:tblBorders>
    </w:tblPr>
    <w:tcPr>
      <w:shd w:val="clear" w:color="auto" w:fill="EDEEED"/>
    </w:tcPr>
    <w:tblStylePr w:type="firstRow">
      <w:rPr>
        <w:b/>
        <w:bCs/>
      </w:rPr>
    </w:tblStylePr>
    <w:tblStylePr w:type="lastRow">
      <w:rPr>
        <w:b/>
        <w:bCs/>
      </w:rPr>
      <w:tblPr/>
      <w:tcPr>
        <w:tcBorders>
          <w:top w:val="single" w:sz="18" w:space="0" w:color="CACBC9"/>
        </w:tcBorders>
      </w:tcPr>
    </w:tblStylePr>
    <w:tblStylePr w:type="firstCol">
      <w:rPr>
        <w:b/>
        <w:bCs/>
      </w:rPr>
    </w:tblStylePr>
    <w:tblStylePr w:type="lastCol">
      <w:rPr>
        <w:b/>
        <w:bCs/>
      </w:rPr>
    </w:tblStylePr>
    <w:tblStylePr w:type="band1Vert">
      <w:tblPr/>
      <w:tcPr>
        <w:shd w:val="clear" w:color="auto" w:fill="DCDCDB"/>
      </w:tcPr>
    </w:tblStylePr>
    <w:tblStylePr w:type="band1Horz">
      <w:tblPr/>
      <w:tcPr>
        <w:shd w:val="clear" w:color="auto" w:fill="DCDCDB"/>
      </w:tcPr>
    </w:tblStylePr>
  </w:style>
  <w:style w:type="table" w:styleId="Grillemoyenne1-Accent4">
    <w:name w:val="Medium Grid 1 Accent 4"/>
    <w:basedOn w:val="TableauNormal"/>
    <w:uiPriority w:val="67"/>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insideV w:val="single" w:sz="8" w:space="0" w:color="F2F2F1"/>
      </w:tblBorders>
    </w:tblPr>
    <w:tcPr>
      <w:shd w:val="clear" w:color="auto" w:fill="FAFAFA"/>
    </w:tcPr>
    <w:tblStylePr w:type="firstRow">
      <w:rPr>
        <w:b/>
        <w:bCs/>
      </w:rPr>
    </w:tblStylePr>
    <w:tblStylePr w:type="lastRow">
      <w:rPr>
        <w:b/>
        <w:bCs/>
      </w:rPr>
      <w:tblPr/>
      <w:tcPr>
        <w:tcBorders>
          <w:top w:val="single" w:sz="18" w:space="0" w:color="F2F2F1"/>
        </w:tcBorders>
      </w:tcPr>
    </w:tblStylePr>
    <w:tblStylePr w:type="firstCol">
      <w:rPr>
        <w:b/>
        <w:bCs/>
      </w:rPr>
    </w:tblStylePr>
    <w:tblStylePr w:type="lastCol">
      <w:rPr>
        <w:b/>
        <w:bCs/>
      </w:rPr>
    </w:tblStylePr>
    <w:tblStylePr w:type="band1Vert">
      <w:tblPr/>
      <w:tcPr>
        <w:shd w:val="clear" w:color="auto" w:fill="F6F6F5"/>
      </w:tcPr>
    </w:tblStylePr>
    <w:tblStylePr w:type="band1Horz">
      <w:tblPr/>
      <w:tcPr>
        <w:shd w:val="clear" w:color="auto" w:fill="F6F6F5"/>
      </w:tcPr>
    </w:tblStylePr>
  </w:style>
  <w:style w:type="table" w:styleId="Grillemoyenne1-Accent5">
    <w:name w:val="Medium Grid 1 Accent 5"/>
    <w:basedOn w:val="TableauNormal"/>
    <w:uiPriority w:val="67"/>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insideV w:val="single" w:sz="8" w:space="0" w:color="979891"/>
      </w:tblBorders>
    </w:tblPr>
    <w:tcPr>
      <w:shd w:val="clear" w:color="auto" w:fill="DCDDDA"/>
    </w:tcPr>
    <w:tblStylePr w:type="firstRow">
      <w:rPr>
        <w:b/>
        <w:bCs/>
      </w:rPr>
    </w:tblStylePr>
    <w:tblStylePr w:type="lastRow">
      <w:rPr>
        <w:b/>
        <w:bCs/>
      </w:rPr>
      <w:tblPr/>
      <w:tcPr>
        <w:tcBorders>
          <w:top w:val="single" w:sz="18" w:space="0" w:color="979891"/>
        </w:tcBorders>
      </w:tcPr>
    </w:tblStylePr>
    <w:tblStylePr w:type="firstCol">
      <w:rPr>
        <w:b/>
        <w:bCs/>
      </w:rPr>
    </w:tblStylePr>
    <w:tblStylePr w:type="lastCol">
      <w:rPr>
        <w:b/>
        <w:bCs/>
      </w:rPr>
    </w:tblStylePr>
    <w:tblStylePr w:type="band1Vert">
      <w:tblPr/>
      <w:tcPr>
        <w:shd w:val="clear" w:color="auto" w:fill="BABAB6"/>
      </w:tcPr>
    </w:tblStylePr>
    <w:tblStylePr w:type="band1Horz">
      <w:tblPr/>
      <w:tcPr>
        <w:shd w:val="clear" w:color="auto" w:fill="BABAB6"/>
      </w:tcPr>
    </w:tblStylePr>
  </w:style>
  <w:style w:type="table" w:styleId="Grillemoyenne1-Accent6">
    <w:name w:val="Medium Grid 1 Accent 6"/>
    <w:basedOn w:val="TableauNormal"/>
    <w:uiPriority w:val="67"/>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insideV w:val="single" w:sz="8" w:space="0" w:color="E4E5E3"/>
      </w:tblBorders>
    </w:tblPr>
    <w:tcPr>
      <w:shd w:val="clear" w:color="auto" w:fill="F6F6F6"/>
    </w:tcPr>
    <w:tblStylePr w:type="firstRow">
      <w:rPr>
        <w:b/>
        <w:bCs/>
      </w:rPr>
    </w:tblStylePr>
    <w:tblStylePr w:type="lastRow">
      <w:rPr>
        <w:b/>
        <w:bCs/>
      </w:rPr>
      <w:tblPr/>
      <w:tcPr>
        <w:tcBorders>
          <w:top w:val="single" w:sz="18" w:space="0" w:color="E4E5E3"/>
        </w:tcBorders>
      </w:tcPr>
    </w:tblStylePr>
    <w:tblStylePr w:type="firstCol">
      <w:rPr>
        <w:b/>
        <w:bCs/>
      </w:rPr>
    </w:tblStylePr>
    <w:tblStylePr w:type="lastCol">
      <w:rPr>
        <w:b/>
        <w:bCs/>
      </w:rPr>
    </w:tblStylePr>
    <w:tblStylePr w:type="band1Vert">
      <w:tblPr/>
      <w:tcPr>
        <w:shd w:val="clear" w:color="auto" w:fill="EDEEED"/>
      </w:tcPr>
    </w:tblStylePr>
    <w:tblStylePr w:type="band1Horz">
      <w:tblPr/>
      <w:tcPr>
        <w:shd w:val="clear" w:color="auto" w:fill="EDEEED"/>
      </w:tcPr>
    </w:tblStylePr>
  </w:style>
  <w:style w:type="table" w:styleId="Grillemoyenne2">
    <w:name w:val="Medium Grid 2"/>
    <w:basedOn w:val="TableauNormal"/>
    <w:uiPriority w:val="68"/>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cPr>
      <w:shd w:val="clear" w:color="auto" w:fill="D0C6C2"/>
    </w:tcPr>
    <w:tblStylePr w:type="firstRow">
      <w:rPr>
        <w:b/>
        <w:bCs/>
        <w:color w:val="2B2421"/>
      </w:rPr>
      <w:tblPr/>
      <w:tcPr>
        <w:shd w:val="clear" w:color="auto" w:fill="ECE8E6"/>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D9D1CD"/>
      </w:tcPr>
    </w:tblStylePr>
    <w:tblStylePr w:type="band1Vert">
      <w:tblPr/>
      <w:tcPr>
        <w:shd w:val="clear" w:color="auto" w:fill="A18D84"/>
      </w:tcPr>
    </w:tblStylePr>
    <w:tblStylePr w:type="band1Horz">
      <w:tblPr/>
      <w:tcPr>
        <w:tcBorders>
          <w:insideH w:val="single" w:sz="6" w:space="0" w:color="2B2421"/>
          <w:insideV w:val="single" w:sz="6" w:space="0" w:color="2B2421"/>
        </w:tcBorders>
        <w:shd w:val="clear" w:color="auto" w:fill="A18D84"/>
      </w:tcPr>
    </w:tblStylePr>
    <w:tblStylePr w:type="nwCell">
      <w:tblPr/>
      <w:tcPr>
        <w:shd w:val="clear" w:color="auto" w:fill="FFFFFF"/>
      </w:tcPr>
    </w:tblStylePr>
  </w:style>
  <w:style w:type="table" w:styleId="Grillemoyenne2-Accent1">
    <w:name w:val="Medium Grid 2 Accent 1"/>
    <w:basedOn w:val="TableauNormal"/>
    <w:uiPriority w:val="68"/>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cPr>
      <w:shd w:val="clear" w:color="auto" w:fill="B4EFFF"/>
    </w:tcPr>
    <w:tblStylePr w:type="firstRow">
      <w:rPr>
        <w:b/>
        <w:bCs/>
        <w:color w:val="2B2421"/>
      </w:rPr>
      <w:tblPr/>
      <w:tcPr>
        <w:shd w:val="clear" w:color="auto" w:fill="E1F8FF"/>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C2F2FF"/>
      </w:tcPr>
    </w:tblStylePr>
    <w:tblStylePr w:type="band1Vert">
      <w:tblPr/>
      <w:tcPr>
        <w:shd w:val="clear" w:color="auto" w:fill="68DFFF"/>
      </w:tcPr>
    </w:tblStylePr>
    <w:tblStylePr w:type="band1Horz">
      <w:tblPr/>
      <w:tcPr>
        <w:tcBorders>
          <w:insideH w:val="single" w:sz="6" w:space="0" w:color="00A4CF"/>
          <w:insideV w:val="single" w:sz="6" w:space="0" w:color="00A4CF"/>
        </w:tcBorders>
        <w:shd w:val="clear" w:color="auto" w:fill="68DFFF"/>
      </w:tcPr>
    </w:tblStylePr>
    <w:tblStylePr w:type="nwCell">
      <w:tblPr/>
      <w:tcPr>
        <w:shd w:val="clear" w:color="auto" w:fill="FFFFFF"/>
      </w:tcPr>
    </w:tblStylePr>
  </w:style>
  <w:style w:type="table" w:styleId="Grillemoyenne2-Accent2">
    <w:name w:val="Medium Grid 2 Accent 2"/>
    <w:basedOn w:val="TableauNormal"/>
    <w:uiPriority w:val="68"/>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cPr>
      <w:shd w:val="clear" w:color="auto" w:fill="E5E5E3"/>
    </w:tcPr>
    <w:tblStylePr w:type="firstRow">
      <w:rPr>
        <w:b/>
        <w:bCs/>
        <w:color w:val="2B2421"/>
      </w:rPr>
      <w:tblPr/>
      <w:tcPr>
        <w:shd w:val="clear" w:color="auto" w:fill="F4F4F4"/>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AEAE9"/>
      </w:tcPr>
    </w:tblStylePr>
    <w:tblStylePr w:type="band1Vert">
      <w:tblPr/>
      <w:tcPr>
        <w:shd w:val="clear" w:color="auto" w:fill="CBCBC8"/>
      </w:tcPr>
    </w:tblStylePr>
    <w:tblStylePr w:type="band1Horz">
      <w:tblPr/>
      <w:tcPr>
        <w:tcBorders>
          <w:insideH w:val="single" w:sz="6" w:space="0" w:color="979892"/>
          <w:insideV w:val="single" w:sz="6" w:space="0" w:color="979892"/>
        </w:tcBorders>
        <w:shd w:val="clear" w:color="auto" w:fill="CBCBC8"/>
      </w:tcPr>
    </w:tblStylePr>
    <w:tblStylePr w:type="nwCell">
      <w:tblPr/>
      <w:tcPr>
        <w:shd w:val="clear" w:color="auto" w:fill="FFFFFF"/>
      </w:tcPr>
    </w:tblStylePr>
  </w:style>
  <w:style w:type="table" w:styleId="Grillemoyenne2-Accent3">
    <w:name w:val="Medium Grid 2 Accent 3"/>
    <w:basedOn w:val="TableauNormal"/>
    <w:uiPriority w:val="68"/>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cPr>
      <w:shd w:val="clear" w:color="auto" w:fill="EDEEED"/>
    </w:tcPr>
    <w:tblStylePr w:type="firstRow">
      <w:rPr>
        <w:b/>
        <w:bCs/>
        <w:color w:val="2B2421"/>
      </w:rPr>
      <w:tblPr/>
      <w:tcPr>
        <w:shd w:val="clear" w:color="auto" w:fill="F8F8F7"/>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0F1F0"/>
      </w:tcPr>
    </w:tblStylePr>
    <w:tblStylePr w:type="band1Vert">
      <w:tblPr/>
      <w:tcPr>
        <w:shd w:val="clear" w:color="auto" w:fill="DCDCDB"/>
      </w:tcPr>
    </w:tblStylePr>
    <w:tblStylePr w:type="band1Horz">
      <w:tblPr/>
      <w:tcPr>
        <w:tcBorders>
          <w:insideH w:val="single" w:sz="6" w:space="0" w:color="B9BAB7"/>
          <w:insideV w:val="single" w:sz="6" w:space="0" w:color="B9BAB7"/>
        </w:tcBorders>
        <w:shd w:val="clear" w:color="auto" w:fill="DCDCDB"/>
      </w:tcPr>
    </w:tblStylePr>
    <w:tblStylePr w:type="nwCell">
      <w:tblPr/>
      <w:tcPr>
        <w:shd w:val="clear" w:color="auto" w:fill="FFFFFF"/>
      </w:tcPr>
    </w:tblStylePr>
  </w:style>
  <w:style w:type="table" w:styleId="Grillemoyenne2-Accent4">
    <w:name w:val="Medium Grid 2 Accent 4"/>
    <w:basedOn w:val="TableauNormal"/>
    <w:uiPriority w:val="68"/>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cPr>
      <w:shd w:val="clear" w:color="auto" w:fill="FAFAFA"/>
    </w:tcPr>
    <w:tblStylePr w:type="firstRow">
      <w:rPr>
        <w:b/>
        <w:bCs/>
        <w:color w:val="2B2421"/>
      </w:rPr>
      <w:tblPr/>
      <w:tcPr>
        <w:shd w:val="clear" w:color="auto" w:fill="FDFDFD"/>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BFBFB"/>
      </w:tcPr>
    </w:tblStylePr>
    <w:tblStylePr w:type="band1Vert">
      <w:tblPr/>
      <w:tcPr>
        <w:shd w:val="clear" w:color="auto" w:fill="F6F6F5"/>
      </w:tcPr>
    </w:tblStylePr>
    <w:tblStylePr w:type="band1Horz">
      <w:tblPr/>
      <w:tcPr>
        <w:tcBorders>
          <w:insideH w:val="single" w:sz="6" w:space="0" w:color="EEEEED"/>
          <w:insideV w:val="single" w:sz="6" w:space="0" w:color="EEEEED"/>
        </w:tcBorders>
        <w:shd w:val="clear" w:color="auto" w:fill="F6F6F5"/>
      </w:tcPr>
    </w:tblStylePr>
    <w:tblStylePr w:type="nwCell">
      <w:tblPr/>
      <w:tcPr>
        <w:shd w:val="clear" w:color="auto" w:fill="FFFFFF"/>
      </w:tcPr>
    </w:tblStylePr>
  </w:style>
  <w:style w:type="table" w:styleId="Grillemoyenne2-Accent5">
    <w:name w:val="Medium Grid 2 Accent 5"/>
    <w:basedOn w:val="TableauNormal"/>
    <w:uiPriority w:val="68"/>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cPr>
      <w:shd w:val="clear" w:color="auto" w:fill="DCDDDA"/>
    </w:tcPr>
    <w:tblStylePr w:type="firstRow">
      <w:rPr>
        <w:b/>
        <w:bCs/>
        <w:color w:val="2B2421"/>
      </w:rPr>
      <w:tblPr/>
      <w:tcPr>
        <w:shd w:val="clear" w:color="auto" w:fill="F1F1F0"/>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3E3E1"/>
      </w:tcPr>
    </w:tblStylePr>
    <w:tblStylePr w:type="band1Vert">
      <w:tblPr/>
      <w:tcPr>
        <w:shd w:val="clear" w:color="auto" w:fill="BABAB6"/>
      </w:tcPr>
    </w:tblStylePr>
    <w:tblStylePr w:type="band1Horz">
      <w:tblPr/>
      <w:tcPr>
        <w:tcBorders>
          <w:insideH w:val="single" w:sz="6" w:space="0" w:color="74756E"/>
          <w:insideV w:val="single" w:sz="6" w:space="0" w:color="74756E"/>
        </w:tcBorders>
        <w:shd w:val="clear" w:color="auto" w:fill="BABAB6"/>
      </w:tcPr>
    </w:tblStylePr>
    <w:tblStylePr w:type="nwCell">
      <w:tblPr/>
      <w:tcPr>
        <w:shd w:val="clear" w:color="auto" w:fill="FFFFFF"/>
      </w:tcPr>
    </w:tblStylePr>
  </w:style>
  <w:style w:type="table" w:styleId="Grillemoyenne2-Accent6">
    <w:name w:val="Medium Grid 2 Accent 6"/>
    <w:basedOn w:val="TableauNormal"/>
    <w:uiPriority w:val="68"/>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cPr>
      <w:shd w:val="clear" w:color="auto" w:fill="F6F6F6"/>
    </w:tcPr>
    <w:tblStylePr w:type="firstRow">
      <w:rPr>
        <w:b/>
        <w:bCs/>
        <w:color w:val="2B2421"/>
      </w:rPr>
      <w:tblPr/>
      <w:tcPr>
        <w:shd w:val="clear" w:color="auto" w:fill="FBFBFB"/>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7F8F7"/>
      </w:tcPr>
    </w:tblStylePr>
    <w:tblStylePr w:type="band1Vert">
      <w:tblPr/>
      <w:tcPr>
        <w:shd w:val="clear" w:color="auto" w:fill="EDEEED"/>
      </w:tcPr>
    </w:tblStylePr>
    <w:tblStylePr w:type="band1Horz">
      <w:tblPr/>
      <w:tcPr>
        <w:tcBorders>
          <w:insideH w:val="single" w:sz="6" w:space="0" w:color="DCDDDB"/>
          <w:insideV w:val="single" w:sz="6" w:space="0" w:color="DCDDDB"/>
        </w:tcBorders>
        <w:shd w:val="clear" w:color="auto" w:fill="EDEEED"/>
      </w:tcPr>
    </w:tblStylePr>
    <w:tblStylePr w:type="nwCell">
      <w:tblPr/>
      <w:tcPr>
        <w:shd w:val="clear" w:color="auto" w:fill="FFFFFF"/>
      </w:tcPr>
    </w:tblStylePr>
  </w:style>
  <w:style w:type="table" w:styleId="Grillemoyenne3">
    <w:name w:val="Medium Grid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C6C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2B242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2B242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2B242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2B242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8D84"/>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8D84"/>
      </w:tcPr>
    </w:tblStylePr>
  </w:style>
  <w:style w:type="table" w:styleId="Grillemoyenne3-Accent1">
    <w:name w:val="Medium Grid 3 Accent 1"/>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4EFF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A4C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A4C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A4C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A4C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8DFF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8DFFF"/>
      </w:tcPr>
    </w:tblStylePr>
  </w:style>
  <w:style w:type="table" w:styleId="Grillemoyenne3-Accent2">
    <w:name w:val="Medium Grid 3 Accent 2"/>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5E5E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7989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7989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7989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7989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BCBC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BCBC8"/>
      </w:tcPr>
    </w:tblStylePr>
  </w:style>
  <w:style w:type="table" w:styleId="Grillemoyenne3-Accent3">
    <w:name w:val="Medium Grid 3 Accent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DEEED"/>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9BAB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9BAB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9BAB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9BAB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CDCD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CDCDB"/>
      </w:tcPr>
    </w:tblStylePr>
  </w:style>
  <w:style w:type="table" w:styleId="Grillemoyenne3-Accent4">
    <w:name w:val="Medium Grid 3 Accent 4"/>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FAF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EEEE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EEEE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EEEE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EEEE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F6F5"/>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F6F5"/>
      </w:tcPr>
    </w:tblStylePr>
  </w:style>
  <w:style w:type="table" w:styleId="Grillemoyenne3-Accent5">
    <w:name w:val="Medium Grid 3 Accent 5"/>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CDDD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4756E"/>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4756E"/>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4756E"/>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4756E"/>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ABAB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ABAB6"/>
      </w:tcPr>
    </w:tblStylePr>
  </w:style>
  <w:style w:type="table" w:styleId="Grillemoyenne3-Accent6">
    <w:name w:val="Medium Grid 3 Accent 6"/>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6F6F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DCDDDB"/>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DCDDDB"/>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DCDDDB"/>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DCDDDB"/>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DEEE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DEEED"/>
      </w:tcPr>
    </w:tblStylePr>
  </w:style>
  <w:style w:type="table" w:styleId="Listemoyenne1">
    <w:name w:val="Medium List 1"/>
    <w:basedOn w:val="TableauNormal"/>
    <w:uiPriority w:val="65"/>
    <w:semiHidden/>
    <w:rsid w:val="00CF53D7"/>
    <w:rPr>
      <w:color w:val="2B2421"/>
    </w:rPr>
    <w:tblPr>
      <w:tblStyleRowBandSize w:val="1"/>
      <w:tblStyleColBandSize w:val="1"/>
      <w:tblBorders>
        <w:top w:val="single" w:sz="8" w:space="0" w:color="2B2421"/>
        <w:bottom w:val="single" w:sz="8" w:space="0" w:color="2B2421"/>
      </w:tblBorders>
    </w:tblPr>
    <w:tblStylePr w:type="firstRow">
      <w:rPr>
        <w:rFonts w:ascii="Arial" w:eastAsia="Times New Roman" w:hAnsi="Arial" w:cs="Times New Roman"/>
      </w:rPr>
      <w:tblPr/>
      <w:tcPr>
        <w:tcBorders>
          <w:top w:val="nil"/>
          <w:bottom w:val="single" w:sz="8" w:space="0" w:color="2B2421"/>
        </w:tcBorders>
      </w:tcPr>
    </w:tblStylePr>
    <w:tblStylePr w:type="lastRow">
      <w:rPr>
        <w:b/>
        <w:bCs/>
        <w:color w:val="2E3456"/>
      </w:rPr>
      <w:tblPr/>
      <w:tcPr>
        <w:tcBorders>
          <w:top w:val="single" w:sz="8" w:space="0" w:color="2B2421"/>
          <w:bottom w:val="single" w:sz="8" w:space="0" w:color="2B2421"/>
        </w:tcBorders>
      </w:tcPr>
    </w:tblStylePr>
    <w:tblStylePr w:type="firstCol">
      <w:rPr>
        <w:b/>
        <w:bCs/>
      </w:rPr>
    </w:tblStylePr>
    <w:tblStylePr w:type="lastCol">
      <w:rPr>
        <w:b/>
        <w:bCs/>
      </w:rPr>
      <w:tblPr/>
      <w:tcPr>
        <w:tcBorders>
          <w:top w:val="single" w:sz="8" w:space="0" w:color="2B2421"/>
          <w:bottom w:val="single" w:sz="8" w:space="0" w:color="2B2421"/>
        </w:tcBorders>
      </w:tcPr>
    </w:tblStylePr>
    <w:tblStylePr w:type="band1Vert">
      <w:tblPr/>
      <w:tcPr>
        <w:shd w:val="clear" w:color="auto" w:fill="D0C6C2"/>
      </w:tcPr>
    </w:tblStylePr>
    <w:tblStylePr w:type="band1Horz">
      <w:tblPr/>
      <w:tcPr>
        <w:shd w:val="clear" w:color="auto" w:fill="D0C6C2"/>
      </w:tcPr>
    </w:tblStylePr>
  </w:style>
  <w:style w:type="table" w:styleId="Listemoyenne1-Accent1">
    <w:name w:val="Medium List 1 Accent 1"/>
    <w:basedOn w:val="TableauNormal"/>
    <w:uiPriority w:val="65"/>
    <w:semiHidden/>
    <w:rsid w:val="00CF53D7"/>
    <w:rPr>
      <w:color w:val="2B2421"/>
    </w:rPr>
    <w:tblPr>
      <w:tblStyleRowBandSize w:val="1"/>
      <w:tblStyleColBandSize w:val="1"/>
      <w:tblBorders>
        <w:top w:val="single" w:sz="8" w:space="0" w:color="00A4CF"/>
        <w:bottom w:val="single" w:sz="8" w:space="0" w:color="00A4CF"/>
      </w:tblBorders>
    </w:tblPr>
    <w:tblStylePr w:type="firstRow">
      <w:rPr>
        <w:rFonts w:ascii="Arial" w:eastAsia="Times New Roman" w:hAnsi="Arial" w:cs="Times New Roman"/>
      </w:rPr>
      <w:tblPr/>
      <w:tcPr>
        <w:tcBorders>
          <w:top w:val="nil"/>
          <w:bottom w:val="single" w:sz="8" w:space="0" w:color="00A4CF"/>
        </w:tcBorders>
      </w:tcPr>
    </w:tblStylePr>
    <w:tblStylePr w:type="lastRow">
      <w:rPr>
        <w:b/>
        <w:bCs/>
        <w:color w:val="2E3456"/>
      </w:rPr>
      <w:tblPr/>
      <w:tcPr>
        <w:tcBorders>
          <w:top w:val="single" w:sz="8" w:space="0" w:color="00A4CF"/>
          <w:bottom w:val="single" w:sz="8" w:space="0" w:color="00A4CF"/>
        </w:tcBorders>
      </w:tcPr>
    </w:tblStylePr>
    <w:tblStylePr w:type="firstCol">
      <w:rPr>
        <w:b/>
        <w:bCs/>
      </w:rPr>
    </w:tblStylePr>
    <w:tblStylePr w:type="lastCol">
      <w:rPr>
        <w:b/>
        <w:bCs/>
      </w:rPr>
      <w:tblPr/>
      <w:tcPr>
        <w:tcBorders>
          <w:top w:val="single" w:sz="8" w:space="0" w:color="00A4CF"/>
          <w:bottom w:val="single" w:sz="8" w:space="0" w:color="00A4CF"/>
        </w:tcBorders>
      </w:tcPr>
    </w:tblStylePr>
    <w:tblStylePr w:type="band1Vert">
      <w:tblPr/>
      <w:tcPr>
        <w:shd w:val="clear" w:color="auto" w:fill="B4EFFF"/>
      </w:tcPr>
    </w:tblStylePr>
    <w:tblStylePr w:type="band1Horz">
      <w:tblPr/>
      <w:tcPr>
        <w:shd w:val="clear" w:color="auto" w:fill="B4EFFF"/>
      </w:tcPr>
    </w:tblStylePr>
  </w:style>
  <w:style w:type="table" w:styleId="Listemoyenne1-Accent2">
    <w:name w:val="Medium List 1 Accent 2"/>
    <w:basedOn w:val="TableauNormal"/>
    <w:uiPriority w:val="65"/>
    <w:semiHidden/>
    <w:rsid w:val="00CF53D7"/>
    <w:rPr>
      <w:color w:val="2B2421"/>
    </w:rPr>
    <w:tblPr>
      <w:tblStyleRowBandSize w:val="1"/>
      <w:tblStyleColBandSize w:val="1"/>
      <w:tblBorders>
        <w:top w:val="single" w:sz="8" w:space="0" w:color="979892"/>
        <w:bottom w:val="single" w:sz="8" w:space="0" w:color="979892"/>
      </w:tblBorders>
    </w:tblPr>
    <w:tblStylePr w:type="firstRow">
      <w:rPr>
        <w:rFonts w:ascii="Arial" w:eastAsia="Times New Roman" w:hAnsi="Arial" w:cs="Times New Roman"/>
      </w:rPr>
      <w:tblPr/>
      <w:tcPr>
        <w:tcBorders>
          <w:top w:val="nil"/>
          <w:bottom w:val="single" w:sz="8" w:space="0" w:color="979892"/>
        </w:tcBorders>
      </w:tcPr>
    </w:tblStylePr>
    <w:tblStylePr w:type="lastRow">
      <w:rPr>
        <w:b/>
        <w:bCs/>
        <w:color w:val="2E3456"/>
      </w:rPr>
      <w:tblPr/>
      <w:tcPr>
        <w:tcBorders>
          <w:top w:val="single" w:sz="8" w:space="0" w:color="979892"/>
          <w:bottom w:val="single" w:sz="8" w:space="0" w:color="979892"/>
        </w:tcBorders>
      </w:tcPr>
    </w:tblStylePr>
    <w:tblStylePr w:type="firstCol">
      <w:rPr>
        <w:b/>
        <w:bCs/>
      </w:rPr>
    </w:tblStylePr>
    <w:tblStylePr w:type="lastCol">
      <w:rPr>
        <w:b/>
        <w:bCs/>
      </w:rPr>
      <w:tblPr/>
      <w:tcPr>
        <w:tcBorders>
          <w:top w:val="single" w:sz="8" w:space="0" w:color="979892"/>
          <w:bottom w:val="single" w:sz="8" w:space="0" w:color="979892"/>
        </w:tcBorders>
      </w:tcPr>
    </w:tblStylePr>
    <w:tblStylePr w:type="band1Vert">
      <w:tblPr/>
      <w:tcPr>
        <w:shd w:val="clear" w:color="auto" w:fill="E5E5E3"/>
      </w:tcPr>
    </w:tblStylePr>
    <w:tblStylePr w:type="band1Horz">
      <w:tblPr/>
      <w:tcPr>
        <w:shd w:val="clear" w:color="auto" w:fill="E5E5E3"/>
      </w:tcPr>
    </w:tblStylePr>
  </w:style>
  <w:style w:type="table" w:styleId="Listemoyenne1-Accent3">
    <w:name w:val="Medium List 1 Accent 3"/>
    <w:basedOn w:val="TableauNormal"/>
    <w:uiPriority w:val="65"/>
    <w:semiHidden/>
    <w:rsid w:val="00CF53D7"/>
    <w:rPr>
      <w:color w:val="2B2421"/>
    </w:rPr>
    <w:tblPr>
      <w:tblStyleRowBandSize w:val="1"/>
      <w:tblStyleColBandSize w:val="1"/>
      <w:tblBorders>
        <w:top w:val="single" w:sz="8" w:space="0" w:color="B9BAB7"/>
        <w:bottom w:val="single" w:sz="8" w:space="0" w:color="B9BAB7"/>
      </w:tblBorders>
    </w:tblPr>
    <w:tblStylePr w:type="firstRow">
      <w:rPr>
        <w:rFonts w:ascii="Arial" w:eastAsia="Times New Roman" w:hAnsi="Arial" w:cs="Times New Roman"/>
      </w:rPr>
      <w:tblPr/>
      <w:tcPr>
        <w:tcBorders>
          <w:top w:val="nil"/>
          <w:bottom w:val="single" w:sz="8" w:space="0" w:color="B9BAB7"/>
        </w:tcBorders>
      </w:tcPr>
    </w:tblStylePr>
    <w:tblStylePr w:type="lastRow">
      <w:rPr>
        <w:b/>
        <w:bCs/>
        <w:color w:val="2E3456"/>
      </w:rPr>
      <w:tblPr/>
      <w:tcPr>
        <w:tcBorders>
          <w:top w:val="single" w:sz="8" w:space="0" w:color="B9BAB7"/>
          <w:bottom w:val="single" w:sz="8" w:space="0" w:color="B9BAB7"/>
        </w:tcBorders>
      </w:tcPr>
    </w:tblStylePr>
    <w:tblStylePr w:type="firstCol">
      <w:rPr>
        <w:b/>
        <w:bCs/>
      </w:rPr>
    </w:tblStylePr>
    <w:tblStylePr w:type="lastCol">
      <w:rPr>
        <w:b/>
        <w:bCs/>
      </w:rPr>
      <w:tblPr/>
      <w:tcPr>
        <w:tcBorders>
          <w:top w:val="single" w:sz="8" w:space="0" w:color="B9BAB7"/>
          <w:bottom w:val="single" w:sz="8" w:space="0" w:color="B9BAB7"/>
        </w:tcBorders>
      </w:tcPr>
    </w:tblStylePr>
    <w:tblStylePr w:type="band1Vert">
      <w:tblPr/>
      <w:tcPr>
        <w:shd w:val="clear" w:color="auto" w:fill="EDEEED"/>
      </w:tcPr>
    </w:tblStylePr>
    <w:tblStylePr w:type="band1Horz">
      <w:tblPr/>
      <w:tcPr>
        <w:shd w:val="clear" w:color="auto" w:fill="EDEEED"/>
      </w:tcPr>
    </w:tblStylePr>
  </w:style>
  <w:style w:type="table" w:styleId="Listemoyenne1-Accent4">
    <w:name w:val="Medium List 1 Accent 4"/>
    <w:basedOn w:val="TableauNormal"/>
    <w:uiPriority w:val="65"/>
    <w:semiHidden/>
    <w:rsid w:val="00CF53D7"/>
    <w:rPr>
      <w:color w:val="2B2421"/>
    </w:rPr>
    <w:tblPr>
      <w:tblStyleRowBandSize w:val="1"/>
      <w:tblStyleColBandSize w:val="1"/>
      <w:tblBorders>
        <w:top w:val="single" w:sz="8" w:space="0" w:color="EEEEED"/>
        <w:bottom w:val="single" w:sz="8" w:space="0" w:color="EEEEED"/>
      </w:tblBorders>
    </w:tblPr>
    <w:tblStylePr w:type="firstRow">
      <w:rPr>
        <w:rFonts w:ascii="Arial" w:eastAsia="Times New Roman" w:hAnsi="Arial" w:cs="Times New Roman"/>
      </w:rPr>
      <w:tblPr/>
      <w:tcPr>
        <w:tcBorders>
          <w:top w:val="nil"/>
          <w:bottom w:val="single" w:sz="8" w:space="0" w:color="EEEEED"/>
        </w:tcBorders>
      </w:tcPr>
    </w:tblStylePr>
    <w:tblStylePr w:type="lastRow">
      <w:rPr>
        <w:b/>
        <w:bCs/>
        <w:color w:val="2E3456"/>
      </w:rPr>
      <w:tblPr/>
      <w:tcPr>
        <w:tcBorders>
          <w:top w:val="single" w:sz="8" w:space="0" w:color="EEEEED"/>
          <w:bottom w:val="single" w:sz="8" w:space="0" w:color="EEEEED"/>
        </w:tcBorders>
      </w:tcPr>
    </w:tblStylePr>
    <w:tblStylePr w:type="firstCol">
      <w:rPr>
        <w:b/>
        <w:bCs/>
      </w:rPr>
    </w:tblStylePr>
    <w:tblStylePr w:type="lastCol">
      <w:rPr>
        <w:b/>
        <w:bCs/>
      </w:rPr>
      <w:tblPr/>
      <w:tcPr>
        <w:tcBorders>
          <w:top w:val="single" w:sz="8" w:space="0" w:color="EEEEED"/>
          <w:bottom w:val="single" w:sz="8" w:space="0" w:color="EEEEED"/>
        </w:tcBorders>
      </w:tcPr>
    </w:tblStylePr>
    <w:tblStylePr w:type="band1Vert">
      <w:tblPr/>
      <w:tcPr>
        <w:shd w:val="clear" w:color="auto" w:fill="FAFAFA"/>
      </w:tcPr>
    </w:tblStylePr>
    <w:tblStylePr w:type="band1Horz">
      <w:tblPr/>
      <w:tcPr>
        <w:shd w:val="clear" w:color="auto" w:fill="FAFAFA"/>
      </w:tcPr>
    </w:tblStylePr>
  </w:style>
  <w:style w:type="table" w:styleId="Listemoyenne1-Accent5">
    <w:name w:val="Medium List 1 Accent 5"/>
    <w:basedOn w:val="TableauNormal"/>
    <w:uiPriority w:val="65"/>
    <w:semiHidden/>
    <w:rsid w:val="00CF53D7"/>
    <w:rPr>
      <w:color w:val="2B2421"/>
    </w:rPr>
    <w:tblPr>
      <w:tblStyleRowBandSize w:val="1"/>
      <w:tblStyleColBandSize w:val="1"/>
      <w:tblBorders>
        <w:top w:val="single" w:sz="8" w:space="0" w:color="74756E"/>
        <w:bottom w:val="single" w:sz="8" w:space="0" w:color="74756E"/>
      </w:tblBorders>
    </w:tblPr>
    <w:tblStylePr w:type="firstRow">
      <w:rPr>
        <w:rFonts w:ascii="Arial" w:eastAsia="Times New Roman" w:hAnsi="Arial" w:cs="Times New Roman"/>
      </w:rPr>
      <w:tblPr/>
      <w:tcPr>
        <w:tcBorders>
          <w:top w:val="nil"/>
          <w:bottom w:val="single" w:sz="8" w:space="0" w:color="74756E"/>
        </w:tcBorders>
      </w:tcPr>
    </w:tblStylePr>
    <w:tblStylePr w:type="lastRow">
      <w:rPr>
        <w:b/>
        <w:bCs/>
        <w:color w:val="2E3456"/>
      </w:rPr>
      <w:tblPr/>
      <w:tcPr>
        <w:tcBorders>
          <w:top w:val="single" w:sz="8" w:space="0" w:color="74756E"/>
          <w:bottom w:val="single" w:sz="8" w:space="0" w:color="74756E"/>
        </w:tcBorders>
      </w:tcPr>
    </w:tblStylePr>
    <w:tblStylePr w:type="firstCol">
      <w:rPr>
        <w:b/>
        <w:bCs/>
      </w:rPr>
    </w:tblStylePr>
    <w:tblStylePr w:type="lastCol">
      <w:rPr>
        <w:b/>
        <w:bCs/>
      </w:rPr>
      <w:tblPr/>
      <w:tcPr>
        <w:tcBorders>
          <w:top w:val="single" w:sz="8" w:space="0" w:color="74756E"/>
          <w:bottom w:val="single" w:sz="8" w:space="0" w:color="74756E"/>
        </w:tcBorders>
      </w:tcPr>
    </w:tblStylePr>
    <w:tblStylePr w:type="band1Vert">
      <w:tblPr/>
      <w:tcPr>
        <w:shd w:val="clear" w:color="auto" w:fill="DCDDDA"/>
      </w:tcPr>
    </w:tblStylePr>
    <w:tblStylePr w:type="band1Horz">
      <w:tblPr/>
      <w:tcPr>
        <w:shd w:val="clear" w:color="auto" w:fill="DCDDDA"/>
      </w:tcPr>
    </w:tblStylePr>
  </w:style>
  <w:style w:type="table" w:styleId="Listemoyenne1-Accent6">
    <w:name w:val="Medium List 1 Accent 6"/>
    <w:basedOn w:val="TableauNormal"/>
    <w:uiPriority w:val="65"/>
    <w:semiHidden/>
    <w:rsid w:val="00CF53D7"/>
    <w:rPr>
      <w:color w:val="2B2421"/>
    </w:rPr>
    <w:tblPr>
      <w:tblStyleRowBandSize w:val="1"/>
      <w:tblStyleColBandSize w:val="1"/>
      <w:tblBorders>
        <w:top w:val="single" w:sz="8" w:space="0" w:color="DCDDDB"/>
        <w:bottom w:val="single" w:sz="8" w:space="0" w:color="DCDDDB"/>
      </w:tblBorders>
    </w:tblPr>
    <w:tblStylePr w:type="firstRow">
      <w:rPr>
        <w:rFonts w:ascii="Arial" w:eastAsia="Times New Roman" w:hAnsi="Arial" w:cs="Times New Roman"/>
      </w:rPr>
      <w:tblPr/>
      <w:tcPr>
        <w:tcBorders>
          <w:top w:val="nil"/>
          <w:bottom w:val="single" w:sz="8" w:space="0" w:color="DCDDDB"/>
        </w:tcBorders>
      </w:tcPr>
    </w:tblStylePr>
    <w:tblStylePr w:type="lastRow">
      <w:rPr>
        <w:b/>
        <w:bCs/>
        <w:color w:val="2E3456"/>
      </w:rPr>
      <w:tblPr/>
      <w:tcPr>
        <w:tcBorders>
          <w:top w:val="single" w:sz="8" w:space="0" w:color="DCDDDB"/>
          <w:bottom w:val="single" w:sz="8" w:space="0" w:color="DCDDDB"/>
        </w:tcBorders>
      </w:tcPr>
    </w:tblStylePr>
    <w:tblStylePr w:type="firstCol">
      <w:rPr>
        <w:b/>
        <w:bCs/>
      </w:rPr>
    </w:tblStylePr>
    <w:tblStylePr w:type="lastCol">
      <w:rPr>
        <w:b/>
        <w:bCs/>
      </w:rPr>
      <w:tblPr/>
      <w:tcPr>
        <w:tcBorders>
          <w:top w:val="single" w:sz="8" w:space="0" w:color="DCDDDB"/>
          <w:bottom w:val="single" w:sz="8" w:space="0" w:color="DCDDDB"/>
        </w:tcBorders>
      </w:tcPr>
    </w:tblStylePr>
    <w:tblStylePr w:type="band1Vert">
      <w:tblPr/>
      <w:tcPr>
        <w:shd w:val="clear" w:color="auto" w:fill="F6F6F6"/>
      </w:tcPr>
    </w:tblStylePr>
    <w:tblStylePr w:type="band1Horz">
      <w:tblPr/>
      <w:tcPr>
        <w:shd w:val="clear" w:color="auto" w:fill="F6F6F6"/>
      </w:tcPr>
    </w:tblStylePr>
  </w:style>
  <w:style w:type="table" w:styleId="Listemoyenne2">
    <w:name w:val="Medium List 2"/>
    <w:basedOn w:val="TableauNormal"/>
    <w:uiPriority w:val="66"/>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rPr>
        <w:sz w:val="24"/>
        <w:szCs w:val="24"/>
      </w:rPr>
      <w:tblPr/>
      <w:tcPr>
        <w:tcBorders>
          <w:top w:val="nil"/>
          <w:left w:val="nil"/>
          <w:bottom w:val="single" w:sz="24" w:space="0" w:color="2B2421"/>
          <w:right w:val="nil"/>
          <w:insideH w:val="nil"/>
          <w:insideV w:val="nil"/>
        </w:tcBorders>
        <w:shd w:val="clear" w:color="auto" w:fill="FFFFFF"/>
      </w:tcPr>
    </w:tblStylePr>
    <w:tblStylePr w:type="lastRow">
      <w:tblPr/>
      <w:tcPr>
        <w:tcBorders>
          <w:top w:val="single" w:sz="8" w:space="0" w:color="2B2421"/>
          <w:left w:val="nil"/>
          <w:bottom w:val="nil"/>
          <w:right w:val="nil"/>
          <w:insideH w:val="nil"/>
          <w:insideV w:val="nil"/>
        </w:tcBorders>
        <w:shd w:val="clear" w:color="auto" w:fill="FFFFFF"/>
      </w:tcPr>
    </w:tblStylePr>
    <w:tblStylePr w:type="firstCol">
      <w:tblPr/>
      <w:tcPr>
        <w:tcBorders>
          <w:top w:val="nil"/>
          <w:left w:val="nil"/>
          <w:bottom w:val="nil"/>
          <w:right w:val="single" w:sz="8" w:space="0" w:color="2B2421"/>
          <w:insideH w:val="nil"/>
          <w:insideV w:val="nil"/>
        </w:tcBorders>
        <w:shd w:val="clear" w:color="auto" w:fill="FFFFFF"/>
      </w:tcPr>
    </w:tblStylePr>
    <w:tblStylePr w:type="lastCol">
      <w:tblPr/>
      <w:tcPr>
        <w:tcBorders>
          <w:top w:val="nil"/>
          <w:left w:val="single" w:sz="8" w:space="0" w:color="2B242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C6C2"/>
      </w:tcPr>
    </w:tblStylePr>
    <w:tblStylePr w:type="band1Horz">
      <w:tblPr/>
      <w:tcPr>
        <w:tcBorders>
          <w:top w:val="nil"/>
          <w:bottom w:val="nil"/>
          <w:insideH w:val="nil"/>
          <w:insideV w:val="nil"/>
        </w:tcBorders>
        <w:shd w:val="clear" w:color="auto" w:fill="D0C6C2"/>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rPr>
        <w:sz w:val="24"/>
        <w:szCs w:val="24"/>
      </w:rPr>
      <w:tblPr/>
      <w:tcPr>
        <w:tcBorders>
          <w:top w:val="nil"/>
          <w:left w:val="nil"/>
          <w:bottom w:val="single" w:sz="24" w:space="0" w:color="00A4CF"/>
          <w:right w:val="nil"/>
          <w:insideH w:val="nil"/>
          <w:insideV w:val="nil"/>
        </w:tcBorders>
        <w:shd w:val="clear" w:color="auto" w:fill="FFFFFF"/>
      </w:tcPr>
    </w:tblStylePr>
    <w:tblStylePr w:type="lastRow">
      <w:tblPr/>
      <w:tcPr>
        <w:tcBorders>
          <w:top w:val="single" w:sz="8" w:space="0" w:color="00A4CF"/>
          <w:left w:val="nil"/>
          <w:bottom w:val="nil"/>
          <w:right w:val="nil"/>
          <w:insideH w:val="nil"/>
          <w:insideV w:val="nil"/>
        </w:tcBorders>
        <w:shd w:val="clear" w:color="auto" w:fill="FFFFFF"/>
      </w:tcPr>
    </w:tblStylePr>
    <w:tblStylePr w:type="firstCol">
      <w:tblPr/>
      <w:tcPr>
        <w:tcBorders>
          <w:top w:val="nil"/>
          <w:left w:val="nil"/>
          <w:bottom w:val="nil"/>
          <w:right w:val="single" w:sz="8" w:space="0" w:color="00A4CF"/>
          <w:insideH w:val="nil"/>
          <w:insideV w:val="nil"/>
        </w:tcBorders>
        <w:shd w:val="clear" w:color="auto" w:fill="FFFFFF"/>
      </w:tcPr>
    </w:tblStylePr>
    <w:tblStylePr w:type="lastCol">
      <w:tblPr/>
      <w:tcPr>
        <w:tcBorders>
          <w:top w:val="nil"/>
          <w:left w:val="single" w:sz="8" w:space="0" w:color="00A4C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4EFFF"/>
      </w:tcPr>
    </w:tblStylePr>
    <w:tblStylePr w:type="band1Horz">
      <w:tblPr/>
      <w:tcPr>
        <w:tcBorders>
          <w:top w:val="nil"/>
          <w:bottom w:val="nil"/>
          <w:insideH w:val="nil"/>
          <w:insideV w:val="nil"/>
        </w:tcBorders>
        <w:shd w:val="clear" w:color="auto" w:fill="B4EFFF"/>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rPr>
        <w:sz w:val="24"/>
        <w:szCs w:val="24"/>
      </w:rPr>
      <w:tblPr/>
      <w:tcPr>
        <w:tcBorders>
          <w:top w:val="nil"/>
          <w:left w:val="nil"/>
          <w:bottom w:val="single" w:sz="24" w:space="0" w:color="979892"/>
          <w:right w:val="nil"/>
          <w:insideH w:val="nil"/>
          <w:insideV w:val="nil"/>
        </w:tcBorders>
        <w:shd w:val="clear" w:color="auto" w:fill="FFFFFF"/>
      </w:tcPr>
    </w:tblStylePr>
    <w:tblStylePr w:type="lastRow">
      <w:tblPr/>
      <w:tcPr>
        <w:tcBorders>
          <w:top w:val="single" w:sz="8" w:space="0" w:color="979892"/>
          <w:left w:val="nil"/>
          <w:bottom w:val="nil"/>
          <w:right w:val="nil"/>
          <w:insideH w:val="nil"/>
          <w:insideV w:val="nil"/>
        </w:tcBorders>
        <w:shd w:val="clear" w:color="auto" w:fill="FFFFFF"/>
      </w:tcPr>
    </w:tblStylePr>
    <w:tblStylePr w:type="firstCol">
      <w:tblPr/>
      <w:tcPr>
        <w:tcBorders>
          <w:top w:val="nil"/>
          <w:left w:val="nil"/>
          <w:bottom w:val="nil"/>
          <w:right w:val="single" w:sz="8" w:space="0" w:color="979892"/>
          <w:insideH w:val="nil"/>
          <w:insideV w:val="nil"/>
        </w:tcBorders>
        <w:shd w:val="clear" w:color="auto" w:fill="FFFFFF"/>
      </w:tcPr>
    </w:tblStylePr>
    <w:tblStylePr w:type="lastCol">
      <w:tblPr/>
      <w:tcPr>
        <w:tcBorders>
          <w:top w:val="nil"/>
          <w:left w:val="single" w:sz="8" w:space="0" w:color="97989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5E5E3"/>
      </w:tcPr>
    </w:tblStylePr>
    <w:tblStylePr w:type="band1Horz">
      <w:tblPr/>
      <w:tcPr>
        <w:tcBorders>
          <w:top w:val="nil"/>
          <w:bottom w:val="nil"/>
          <w:insideH w:val="nil"/>
          <w:insideV w:val="nil"/>
        </w:tcBorders>
        <w:shd w:val="clear" w:color="auto" w:fill="E5E5E3"/>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rPr>
        <w:sz w:val="24"/>
        <w:szCs w:val="24"/>
      </w:rPr>
      <w:tblPr/>
      <w:tcPr>
        <w:tcBorders>
          <w:top w:val="nil"/>
          <w:left w:val="nil"/>
          <w:bottom w:val="single" w:sz="24" w:space="0" w:color="B9BAB7"/>
          <w:right w:val="nil"/>
          <w:insideH w:val="nil"/>
          <w:insideV w:val="nil"/>
        </w:tcBorders>
        <w:shd w:val="clear" w:color="auto" w:fill="FFFFFF"/>
      </w:tcPr>
    </w:tblStylePr>
    <w:tblStylePr w:type="lastRow">
      <w:tblPr/>
      <w:tcPr>
        <w:tcBorders>
          <w:top w:val="single" w:sz="8" w:space="0" w:color="B9BAB7"/>
          <w:left w:val="nil"/>
          <w:bottom w:val="nil"/>
          <w:right w:val="nil"/>
          <w:insideH w:val="nil"/>
          <w:insideV w:val="nil"/>
        </w:tcBorders>
        <w:shd w:val="clear" w:color="auto" w:fill="FFFFFF"/>
      </w:tcPr>
    </w:tblStylePr>
    <w:tblStylePr w:type="firstCol">
      <w:tblPr/>
      <w:tcPr>
        <w:tcBorders>
          <w:top w:val="nil"/>
          <w:left w:val="nil"/>
          <w:bottom w:val="nil"/>
          <w:right w:val="single" w:sz="8" w:space="0" w:color="B9BAB7"/>
          <w:insideH w:val="nil"/>
          <w:insideV w:val="nil"/>
        </w:tcBorders>
        <w:shd w:val="clear" w:color="auto" w:fill="FFFFFF"/>
      </w:tcPr>
    </w:tblStylePr>
    <w:tblStylePr w:type="lastCol">
      <w:tblPr/>
      <w:tcPr>
        <w:tcBorders>
          <w:top w:val="nil"/>
          <w:left w:val="single" w:sz="8" w:space="0" w:color="B9BAB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DEEED"/>
      </w:tcPr>
    </w:tblStylePr>
    <w:tblStylePr w:type="band1Horz">
      <w:tblPr/>
      <w:tcPr>
        <w:tcBorders>
          <w:top w:val="nil"/>
          <w:bottom w:val="nil"/>
          <w:insideH w:val="nil"/>
          <w:insideV w:val="nil"/>
        </w:tcBorders>
        <w:shd w:val="clear" w:color="auto" w:fill="EDEEED"/>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rPr>
        <w:sz w:val="24"/>
        <w:szCs w:val="24"/>
      </w:rPr>
      <w:tblPr/>
      <w:tcPr>
        <w:tcBorders>
          <w:top w:val="nil"/>
          <w:left w:val="nil"/>
          <w:bottom w:val="single" w:sz="24" w:space="0" w:color="EEEEED"/>
          <w:right w:val="nil"/>
          <w:insideH w:val="nil"/>
          <w:insideV w:val="nil"/>
        </w:tcBorders>
        <w:shd w:val="clear" w:color="auto" w:fill="FFFFFF"/>
      </w:tcPr>
    </w:tblStylePr>
    <w:tblStylePr w:type="lastRow">
      <w:tblPr/>
      <w:tcPr>
        <w:tcBorders>
          <w:top w:val="single" w:sz="8" w:space="0" w:color="EEEEED"/>
          <w:left w:val="nil"/>
          <w:bottom w:val="nil"/>
          <w:right w:val="nil"/>
          <w:insideH w:val="nil"/>
          <w:insideV w:val="nil"/>
        </w:tcBorders>
        <w:shd w:val="clear" w:color="auto" w:fill="FFFFFF"/>
      </w:tcPr>
    </w:tblStylePr>
    <w:tblStylePr w:type="firstCol">
      <w:tblPr/>
      <w:tcPr>
        <w:tcBorders>
          <w:top w:val="nil"/>
          <w:left w:val="nil"/>
          <w:bottom w:val="nil"/>
          <w:right w:val="single" w:sz="8" w:space="0" w:color="EEEEED"/>
          <w:insideH w:val="nil"/>
          <w:insideV w:val="nil"/>
        </w:tcBorders>
        <w:shd w:val="clear" w:color="auto" w:fill="FFFFFF"/>
      </w:tcPr>
    </w:tblStylePr>
    <w:tblStylePr w:type="lastCol">
      <w:tblPr/>
      <w:tcPr>
        <w:tcBorders>
          <w:top w:val="nil"/>
          <w:left w:val="single" w:sz="8" w:space="0" w:color="EEEEE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FAFA"/>
      </w:tcPr>
    </w:tblStylePr>
    <w:tblStylePr w:type="band1Horz">
      <w:tblPr/>
      <w:tcPr>
        <w:tcBorders>
          <w:top w:val="nil"/>
          <w:bottom w:val="nil"/>
          <w:insideH w:val="nil"/>
          <w:insideV w:val="nil"/>
        </w:tcBorders>
        <w:shd w:val="clear" w:color="auto" w:fill="FAFAFA"/>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rPr>
        <w:sz w:val="24"/>
        <w:szCs w:val="24"/>
      </w:rPr>
      <w:tblPr/>
      <w:tcPr>
        <w:tcBorders>
          <w:top w:val="nil"/>
          <w:left w:val="nil"/>
          <w:bottom w:val="single" w:sz="24" w:space="0" w:color="74756E"/>
          <w:right w:val="nil"/>
          <w:insideH w:val="nil"/>
          <w:insideV w:val="nil"/>
        </w:tcBorders>
        <w:shd w:val="clear" w:color="auto" w:fill="FFFFFF"/>
      </w:tcPr>
    </w:tblStylePr>
    <w:tblStylePr w:type="lastRow">
      <w:tblPr/>
      <w:tcPr>
        <w:tcBorders>
          <w:top w:val="single" w:sz="8" w:space="0" w:color="74756E"/>
          <w:left w:val="nil"/>
          <w:bottom w:val="nil"/>
          <w:right w:val="nil"/>
          <w:insideH w:val="nil"/>
          <w:insideV w:val="nil"/>
        </w:tcBorders>
        <w:shd w:val="clear" w:color="auto" w:fill="FFFFFF"/>
      </w:tcPr>
    </w:tblStylePr>
    <w:tblStylePr w:type="firstCol">
      <w:tblPr/>
      <w:tcPr>
        <w:tcBorders>
          <w:top w:val="nil"/>
          <w:left w:val="nil"/>
          <w:bottom w:val="nil"/>
          <w:right w:val="single" w:sz="8" w:space="0" w:color="74756E"/>
          <w:insideH w:val="nil"/>
          <w:insideV w:val="nil"/>
        </w:tcBorders>
        <w:shd w:val="clear" w:color="auto" w:fill="FFFFFF"/>
      </w:tcPr>
    </w:tblStylePr>
    <w:tblStylePr w:type="lastCol">
      <w:tblPr/>
      <w:tcPr>
        <w:tcBorders>
          <w:top w:val="nil"/>
          <w:left w:val="single" w:sz="8" w:space="0" w:color="74756E"/>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DDDA"/>
      </w:tcPr>
    </w:tblStylePr>
    <w:tblStylePr w:type="band1Horz">
      <w:tblPr/>
      <w:tcPr>
        <w:tcBorders>
          <w:top w:val="nil"/>
          <w:bottom w:val="nil"/>
          <w:insideH w:val="nil"/>
          <w:insideV w:val="nil"/>
        </w:tcBorders>
        <w:shd w:val="clear" w:color="auto" w:fill="DCDDDA"/>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rPr>
        <w:sz w:val="24"/>
        <w:szCs w:val="24"/>
      </w:rPr>
      <w:tblPr/>
      <w:tcPr>
        <w:tcBorders>
          <w:top w:val="nil"/>
          <w:left w:val="nil"/>
          <w:bottom w:val="single" w:sz="24" w:space="0" w:color="DCDDDB"/>
          <w:right w:val="nil"/>
          <w:insideH w:val="nil"/>
          <w:insideV w:val="nil"/>
        </w:tcBorders>
        <w:shd w:val="clear" w:color="auto" w:fill="FFFFFF"/>
      </w:tcPr>
    </w:tblStylePr>
    <w:tblStylePr w:type="lastRow">
      <w:tblPr/>
      <w:tcPr>
        <w:tcBorders>
          <w:top w:val="single" w:sz="8" w:space="0" w:color="DCDDDB"/>
          <w:left w:val="nil"/>
          <w:bottom w:val="nil"/>
          <w:right w:val="nil"/>
          <w:insideH w:val="nil"/>
          <w:insideV w:val="nil"/>
        </w:tcBorders>
        <w:shd w:val="clear" w:color="auto" w:fill="FFFFFF"/>
      </w:tcPr>
    </w:tblStylePr>
    <w:tblStylePr w:type="firstCol">
      <w:tblPr/>
      <w:tcPr>
        <w:tcBorders>
          <w:top w:val="nil"/>
          <w:left w:val="nil"/>
          <w:bottom w:val="nil"/>
          <w:right w:val="single" w:sz="8" w:space="0" w:color="DCDDDB"/>
          <w:insideH w:val="nil"/>
          <w:insideV w:val="nil"/>
        </w:tcBorders>
        <w:shd w:val="clear" w:color="auto" w:fill="FFFFFF"/>
      </w:tcPr>
    </w:tblStylePr>
    <w:tblStylePr w:type="lastCol">
      <w:tblPr/>
      <w:tcPr>
        <w:tcBorders>
          <w:top w:val="nil"/>
          <w:left w:val="single" w:sz="8" w:space="0" w:color="DCDDDB"/>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table" w:styleId="Tramemoyenne1">
    <w:name w:val="Medium Shading 1"/>
    <w:basedOn w:val="TableauNormal"/>
    <w:uiPriority w:val="63"/>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tblBorders>
    </w:tblPr>
    <w:tblStylePr w:type="firstRow">
      <w:pPr>
        <w:spacing w:before="0" w:after="0" w:line="240" w:lineRule="auto"/>
      </w:pPr>
      <w:rPr>
        <w:b/>
        <w:bCs/>
        <w:color w:val="FFFFFF"/>
      </w:rPr>
      <w:tblPr/>
      <w:tcPr>
        <w:tcBorders>
          <w:top w:val="single" w:sz="8" w:space="0" w:color="685750"/>
          <w:left w:val="single" w:sz="8" w:space="0" w:color="685750"/>
          <w:bottom w:val="single" w:sz="8" w:space="0" w:color="685750"/>
          <w:right w:val="single" w:sz="8" w:space="0" w:color="685750"/>
          <w:insideH w:val="nil"/>
          <w:insideV w:val="nil"/>
        </w:tcBorders>
        <w:shd w:val="clear" w:color="auto" w:fill="2B2421"/>
      </w:tcPr>
    </w:tblStylePr>
    <w:tblStylePr w:type="lastRow">
      <w:pPr>
        <w:spacing w:before="0" w:after="0" w:line="240" w:lineRule="auto"/>
      </w:pPr>
      <w:rPr>
        <w:b/>
        <w:bCs/>
      </w:rPr>
      <w:tblPr/>
      <w:tcPr>
        <w:tcBorders>
          <w:top w:val="double" w:sz="6" w:space="0" w:color="685750"/>
          <w:left w:val="single" w:sz="8" w:space="0" w:color="685750"/>
          <w:bottom w:val="single" w:sz="8" w:space="0" w:color="685750"/>
          <w:right w:val="single" w:sz="8" w:space="0" w:color="685750"/>
          <w:insideH w:val="nil"/>
          <w:insideV w:val="nil"/>
        </w:tcBorders>
      </w:tcPr>
    </w:tblStylePr>
    <w:tblStylePr w:type="firstCol">
      <w:rPr>
        <w:b/>
        <w:bCs/>
      </w:rPr>
    </w:tblStylePr>
    <w:tblStylePr w:type="lastCol">
      <w:rPr>
        <w:b/>
        <w:bCs/>
      </w:rPr>
    </w:tblStylePr>
    <w:tblStylePr w:type="band1Vert">
      <w:tblPr/>
      <w:tcPr>
        <w:shd w:val="clear" w:color="auto" w:fill="D0C6C2"/>
      </w:tcPr>
    </w:tblStylePr>
    <w:tblStylePr w:type="band1Horz">
      <w:tblPr/>
      <w:tcPr>
        <w:tcBorders>
          <w:insideH w:val="nil"/>
          <w:insideV w:val="nil"/>
        </w:tcBorders>
        <w:shd w:val="clear" w:color="auto" w:fill="D0C6C2"/>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tblBorders>
    </w:tblPr>
    <w:tblStylePr w:type="firstRow">
      <w:pPr>
        <w:spacing w:before="0" w:after="0" w:line="240" w:lineRule="auto"/>
      </w:pPr>
      <w:rPr>
        <w:b/>
        <w:bCs/>
        <w:color w:val="FFFFFF"/>
      </w:rPr>
      <w:tblPr/>
      <w:tcPr>
        <w:tcBorders>
          <w:top w:val="single" w:sz="8" w:space="0" w:color="1CCFFF"/>
          <w:left w:val="single" w:sz="8" w:space="0" w:color="1CCFFF"/>
          <w:bottom w:val="single" w:sz="8" w:space="0" w:color="1CCFFF"/>
          <w:right w:val="single" w:sz="8" w:space="0" w:color="1CCFFF"/>
          <w:insideH w:val="nil"/>
          <w:insideV w:val="nil"/>
        </w:tcBorders>
        <w:shd w:val="clear" w:color="auto" w:fill="00A4CF"/>
      </w:tcPr>
    </w:tblStylePr>
    <w:tblStylePr w:type="lastRow">
      <w:pPr>
        <w:spacing w:before="0" w:after="0" w:line="240" w:lineRule="auto"/>
      </w:pPr>
      <w:rPr>
        <w:b/>
        <w:bCs/>
      </w:rPr>
      <w:tblPr/>
      <w:tcPr>
        <w:tcBorders>
          <w:top w:val="double" w:sz="6" w:space="0" w:color="1CCFFF"/>
          <w:left w:val="single" w:sz="8" w:space="0" w:color="1CCFFF"/>
          <w:bottom w:val="single" w:sz="8" w:space="0" w:color="1CCFFF"/>
          <w:right w:val="single" w:sz="8" w:space="0" w:color="1CCFFF"/>
          <w:insideH w:val="nil"/>
          <w:insideV w:val="nil"/>
        </w:tcBorders>
      </w:tcPr>
    </w:tblStylePr>
    <w:tblStylePr w:type="firstCol">
      <w:rPr>
        <w:b/>
        <w:bCs/>
      </w:rPr>
    </w:tblStylePr>
    <w:tblStylePr w:type="lastCol">
      <w:rPr>
        <w:b/>
        <w:bCs/>
      </w:rPr>
    </w:tblStylePr>
    <w:tblStylePr w:type="band1Vert">
      <w:tblPr/>
      <w:tcPr>
        <w:shd w:val="clear" w:color="auto" w:fill="B4EFFF"/>
      </w:tcPr>
    </w:tblStylePr>
    <w:tblStylePr w:type="band1Horz">
      <w:tblPr/>
      <w:tcPr>
        <w:tcBorders>
          <w:insideH w:val="nil"/>
          <w:insideV w:val="nil"/>
        </w:tcBorders>
        <w:shd w:val="clear" w:color="auto" w:fill="B4EFF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tblBorders>
    </w:tblPr>
    <w:tblStylePr w:type="firstRow">
      <w:pPr>
        <w:spacing w:before="0" w:after="0" w:line="240" w:lineRule="auto"/>
      </w:pPr>
      <w:rPr>
        <w:b/>
        <w:bCs/>
        <w:color w:val="FFFFFF"/>
      </w:rPr>
      <w:tblPr/>
      <w:tcPr>
        <w:tcBorders>
          <w:top w:val="single" w:sz="8" w:space="0" w:color="B1B1AD"/>
          <w:left w:val="single" w:sz="8" w:space="0" w:color="B1B1AD"/>
          <w:bottom w:val="single" w:sz="8" w:space="0" w:color="B1B1AD"/>
          <w:right w:val="single" w:sz="8" w:space="0" w:color="B1B1AD"/>
          <w:insideH w:val="nil"/>
          <w:insideV w:val="nil"/>
        </w:tcBorders>
        <w:shd w:val="clear" w:color="auto" w:fill="979892"/>
      </w:tcPr>
    </w:tblStylePr>
    <w:tblStylePr w:type="lastRow">
      <w:pPr>
        <w:spacing w:before="0" w:after="0" w:line="240" w:lineRule="auto"/>
      </w:pPr>
      <w:rPr>
        <w:b/>
        <w:bCs/>
      </w:rPr>
      <w:tblPr/>
      <w:tcPr>
        <w:tcBorders>
          <w:top w:val="double" w:sz="6" w:space="0" w:color="B1B1AD"/>
          <w:left w:val="single" w:sz="8" w:space="0" w:color="B1B1AD"/>
          <w:bottom w:val="single" w:sz="8" w:space="0" w:color="B1B1AD"/>
          <w:right w:val="single" w:sz="8" w:space="0" w:color="B1B1AD"/>
          <w:insideH w:val="nil"/>
          <w:insideV w:val="nil"/>
        </w:tcBorders>
      </w:tcPr>
    </w:tblStylePr>
    <w:tblStylePr w:type="firstCol">
      <w:rPr>
        <w:b/>
        <w:bCs/>
      </w:rPr>
    </w:tblStylePr>
    <w:tblStylePr w:type="lastCol">
      <w:rPr>
        <w:b/>
        <w:bCs/>
      </w:rPr>
    </w:tblStylePr>
    <w:tblStylePr w:type="band1Vert">
      <w:tblPr/>
      <w:tcPr>
        <w:shd w:val="clear" w:color="auto" w:fill="E5E5E3"/>
      </w:tcPr>
    </w:tblStylePr>
    <w:tblStylePr w:type="band1Horz">
      <w:tblPr/>
      <w:tcPr>
        <w:tcBorders>
          <w:insideH w:val="nil"/>
          <w:insideV w:val="nil"/>
        </w:tcBorders>
        <w:shd w:val="clear" w:color="auto" w:fill="E5E5E3"/>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tblBorders>
    </w:tblPr>
    <w:tblStylePr w:type="firstRow">
      <w:pPr>
        <w:spacing w:before="0" w:after="0" w:line="240" w:lineRule="auto"/>
      </w:pPr>
      <w:rPr>
        <w:b/>
        <w:bCs/>
        <w:color w:val="FFFFFF"/>
      </w:rPr>
      <w:tblPr/>
      <w:tcPr>
        <w:tcBorders>
          <w:top w:val="single" w:sz="8" w:space="0" w:color="CACBC9"/>
          <w:left w:val="single" w:sz="8" w:space="0" w:color="CACBC9"/>
          <w:bottom w:val="single" w:sz="8" w:space="0" w:color="CACBC9"/>
          <w:right w:val="single" w:sz="8" w:space="0" w:color="CACBC9"/>
          <w:insideH w:val="nil"/>
          <w:insideV w:val="nil"/>
        </w:tcBorders>
        <w:shd w:val="clear" w:color="auto" w:fill="B9BAB7"/>
      </w:tcPr>
    </w:tblStylePr>
    <w:tblStylePr w:type="lastRow">
      <w:pPr>
        <w:spacing w:before="0" w:after="0" w:line="240" w:lineRule="auto"/>
      </w:pPr>
      <w:rPr>
        <w:b/>
        <w:bCs/>
      </w:rPr>
      <w:tblPr/>
      <w:tcPr>
        <w:tcBorders>
          <w:top w:val="double" w:sz="6" w:space="0" w:color="CACBC9"/>
          <w:left w:val="single" w:sz="8" w:space="0" w:color="CACBC9"/>
          <w:bottom w:val="single" w:sz="8" w:space="0" w:color="CACBC9"/>
          <w:right w:val="single" w:sz="8" w:space="0" w:color="CACBC9"/>
          <w:insideH w:val="nil"/>
          <w:insideV w:val="nil"/>
        </w:tcBorders>
      </w:tcPr>
    </w:tblStylePr>
    <w:tblStylePr w:type="firstCol">
      <w:rPr>
        <w:b/>
        <w:bCs/>
      </w:rPr>
    </w:tblStylePr>
    <w:tblStylePr w:type="lastCol">
      <w:rPr>
        <w:b/>
        <w:bCs/>
      </w:rPr>
    </w:tblStylePr>
    <w:tblStylePr w:type="band1Vert">
      <w:tblPr/>
      <w:tcPr>
        <w:shd w:val="clear" w:color="auto" w:fill="EDEEED"/>
      </w:tcPr>
    </w:tblStylePr>
    <w:tblStylePr w:type="band1Horz">
      <w:tblPr/>
      <w:tcPr>
        <w:tcBorders>
          <w:insideH w:val="nil"/>
          <w:insideV w:val="nil"/>
        </w:tcBorders>
        <w:shd w:val="clear" w:color="auto" w:fill="EDEEED"/>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tblBorders>
    </w:tblPr>
    <w:tblStylePr w:type="firstRow">
      <w:pPr>
        <w:spacing w:before="0" w:after="0" w:line="240" w:lineRule="auto"/>
      </w:pPr>
      <w:rPr>
        <w:b/>
        <w:bCs/>
        <w:color w:val="FFFFFF"/>
      </w:rPr>
      <w:tblPr/>
      <w:tcPr>
        <w:tcBorders>
          <w:top w:val="single" w:sz="8" w:space="0" w:color="F2F2F1"/>
          <w:left w:val="single" w:sz="8" w:space="0" w:color="F2F2F1"/>
          <w:bottom w:val="single" w:sz="8" w:space="0" w:color="F2F2F1"/>
          <w:right w:val="single" w:sz="8" w:space="0" w:color="F2F2F1"/>
          <w:insideH w:val="nil"/>
          <w:insideV w:val="nil"/>
        </w:tcBorders>
        <w:shd w:val="clear" w:color="auto" w:fill="EEEEED"/>
      </w:tcPr>
    </w:tblStylePr>
    <w:tblStylePr w:type="lastRow">
      <w:pPr>
        <w:spacing w:before="0" w:after="0" w:line="240" w:lineRule="auto"/>
      </w:pPr>
      <w:rPr>
        <w:b/>
        <w:bCs/>
      </w:rPr>
      <w:tblPr/>
      <w:tcPr>
        <w:tcBorders>
          <w:top w:val="double" w:sz="6" w:space="0" w:color="F2F2F1"/>
          <w:left w:val="single" w:sz="8" w:space="0" w:color="F2F2F1"/>
          <w:bottom w:val="single" w:sz="8" w:space="0" w:color="F2F2F1"/>
          <w:right w:val="single" w:sz="8" w:space="0" w:color="F2F2F1"/>
          <w:insideH w:val="nil"/>
          <w:insideV w:val="nil"/>
        </w:tcBorders>
      </w:tcPr>
    </w:tblStylePr>
    <w:tblStylePr w:type="firstCol">
      <w:rPr>
        <w:b/>
        <w:bCs/>
      </w:rPr>
    </w:tblStylePr>
    <w:tblStylePr w:type="lastCol">
      <w:rPr>
        <w:b/>
        <w:bCs/>
      </w:rPr>
    </w:tblStylePr>
    <w:tblStylePr w:type="band1Vert">
      <w:tblPr/>
      <w:tcPr>
        <w:shd w:val="clear" w:color="auto" w:fill="FAFAFA"/>
      </w:tcPr>
    </w:tblStylePr>
    <w:tblStylePr w:type="band1Horz">
      <w:tblPr/>
      <w:tcPr>
        <w:tcBorders>
          <w:insideH w:val="nil"/>
          <w:insideV w:val="nil"/>
        </w:tcBorders>
        <w:shd w:val="clear" w:color="auto" w:fill="FAFAFA"/>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tblBorders>
    </w:tblPr>
    <w:tblStylePr w:type="firstRow">
      <w:pPr>
        <w:spacing w:before="0" w:after="0" w:line="240" w:lineRule="auto"/>
      </w:pPr>
      <w:rPr>
        <w:b/>
        <w:bCs/>
        <w:color w:val="FFFFFF"/>
      </w:rPr>
      <w:tblPr/>
      <w:tcPr>
        <w:tcBorders>
          <w:top w:val="single" w:sz="8" w:space="0" w:color="979891"/>
          <w:left w:val="single" w:sz="8" w:space="0" w:color="979891"/>
          <w:bottom w:val="single" w:sz="8" w:space="0" w:color="979891"/>
          <w:right w:val="single" w:sz="8" w:space="0" w:color="979891"/>
          <w:insideH w:val="nil"/>
          <w:insideV w:val="nil"/>
        </w:tcBorders>
        <w:shd w:val="clear" w:color="auto" w:fill="74756E"/>
      </w:tcPr>
    </w:tblStylePr>
    <w:tblStylePr w:type="lastRow">
      <w:pPr>
        <w:spacing w:before="0" w:after="0" w:line="240" w:lineRule="auto"/>
      </w:pPr>
      <w:rPr>
        <w:b/>
        <w:bCs/>
      </w:rPr>
      <w:tblPr/>
      <w:tcPr>
        <w:tcBorders>
          <w:top w:val="double" w:sz="6" w:space="0" w:color="979891"/>
          <w:left w:val="single" w:sz="8" w:space="0" w:color="979891"/>
          <w:bottom w:val="single" w:sz="8" w:space="0" w:color="979891"/>
          <w:right w:val="single" w:sz="8" w:space="0" w:color="979891"/>
          <w:insideH w:val="nil"/>
          <w:insideV w:val="nil"/>
        </w:tcBorders>
      </w:tcPr>
    </w:tblStylePr>
    <w:tblStylePr w:type="firstCol">
      <w:rPr>
        <w:b/>
        <w:bCs/>
      </w:rPr>
    </w:tblStylePr>
    <w:tblStylePr w:type="lastCol">
      <w:rPr>
        <w:b/>
        <w:bCs/>
      </w:rPr>
    </w:tblStylePr>
    <w:tblStylePr w:type="band1Vert">
      <w:tblPr/>
      <w:tcPr>
        <w:shd w:val="clear" w:color="auto" w:fill="DCDDDA"/>
      </w:tcPr>
    </w:tblStylePr>
    <w:tblStylePr w:type="band1Horz">
      <w:tblPr/>
      <w:tcPr>
        <w:tcBorders>
          <w:insideH w:val="nil"/>
          <w:insideV w:val="nil"/>
        </w:tcBorders>
        <w:shd w:val="clear" w:color="auto" w:fill="DCDDDA"/>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tblBorders>
    </w:tblPr>
    <w:tblStylePr w:type="firstRow">
      <w:pPr>
        <w:spacing w:before="0" w:after="0" w:line="240" w:lineRule="auto"/>
      </w:pPr>
      <w:rPr>
        <w:b/>
        <w:bCs/>
        <w:color w:val="FFFFFF"/>
      </w:rPr>
      <w:tblPr/>
      <w:tcPr>
        <w:tcBorders>
          <w:top w:val="single" w:sz="8" w:space="0" w:color="E4E5E3"/>
          <w:left w:val="single" w:sz="8" w:space="0" w:color="E4E5E3"/>
          <w:bottom w:val="single" w:sz="8" w:space="0" w:color="E4E5E3"/>
          <w:right w:val="single" w:sz="8" w:space="0" w:color="E4E5E3"/>
          <w:insideH w:val="nil"/>
          <w:insideV w:val="nil"/>
        </w:tcBorders>
        <w:shd w:val="clear" w:color="auto" w:fill="DCDDDB"/>
      </w:tcPr>
    </w:tblStylePr>
    <w:tblStylePr w:type="lastRow">
      <w:pPr>
        <w:spacing w:before="0" w:after="0" w:line="240" w:lineRule="auto"/>
      </w:pPr>
      <w:rPr>
        <w:b/>
        <w:bCs/>
      </w:rPr>
      <w:tblPr/>
      <w:tcPr>
        <w:tcBorders>
          <w:top w:val="double" w:sz="6" w:space="0" w:color="E4E5E3"/>
          <w:left w:val="single" w:sz="8" w:space="0" w:color="E4E5E3"/>
          <w:bottom w:val="single" w:sz="8" w:space="0" w:color="E4E5E3"/>
          <w:right w:val="single" w:sz="8" w:space="0" w:color="E4E5E3"/>
          <w:insideH w:val="nil"/>
          <w:insideV w:val="nil"/>
        </w:tcBorders>
      </w:tcPr>
    </w:tblStylePr>
    <w:tblStylePr w:type="firstCol">
      <w:rPr>
        <w:b/>
        <w:bCs/>
      </w:rPr>
    </w:tblStylePr>
    <w:tblStylePr w:type="lastCol">
      <w:rPr>
        <w:b/>
        <w:bCs/>
      </w:rPr>
    </w:tblStylePr>
    <w:tblStylePr w:type="band1Vert">
      <w:tblPr/>
      <w:tcPr>
        <w:shd w:val="clear" w:color="auto" w:fill="F6F6F6"/>
      </w:tcPr>
    </w:tblStylePr>
    <w:tblStylePr w:type="band1Horz">
      <w:tblPr/>
      <w:tcPr>
        <w:tcBorders>
          <w:insideH w:val="nil"/>
          <w:insideV w:val="nil"/>
        </w:tcBorders>
        <w:shd w:val="clear" w:color="auto" w:fill="F6F6F6"/>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2B242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2B2421"/>
      </w:tcPr>
    </w:tblStylePr>
    <w:tblStylePr w:type="lastCol">
      <w:rPr>
        <w:b/>
        <w:bCs/>
        <w:color w:val="FFFFFF"/>
      </w:rPr>
      <w:tblPr/>
      <w:tcPr>
        <w:tcBorders>
          <w:left w:val="nil"/>
          <w:right w:val="nil"/>
          <w:insideH w:val="nil"/>
          <w:insideV w:val="nil"/>
        </w:tcBorders>
        <w:shd w:val="clear" w:color="auto" w:fill="2B242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A4CF"/>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A4CF"/>
      </w:tcPr>
    </w:tblStylePr>
    <w:tblStylePr w:type="lastCol">
      <w:rPr>
        <w:b/>
        <w:bCs/>
        <w:color w:val="FFFFFF"/>
      </w:rPr>
      <w:tblPr/>
      <w:tcPr>
        <w:tcBorders>
          <w:left w:val="nil"/>
          <w:right w:val="nil"/>
          <w:insideH w:val="nil"/>
          <w:insideV w:val="nil"/>
        </w:tcBorders>
        <w:shd w:val="clear" w:color="auto" w:fill="00A4C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7989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79892"/>
      </w:tcPr>
    </w:tblStylePr>
    <w:tblStylePr w:type="lastCol">
      <w:rPr>
        <w:b/>
        <w:bCs/>
        <w:color w:val="FFFFFF"/>
      </w:rPr>
      <w:tblPr/>
      <w:tcPr>
        <w:tcBorders>
          <w:left w:val="nil"/>
          <w:right w:val="nil"/>
          <w:insideH w:val="nil"/>
          <w:insideV w:val="nil"/>
        </w:tcBorders>
        <w:shd w:val="clear" w:color="auto" w:fill="97989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9BAB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9BAB7"/>
      </w:tcPr>
    </w:tblStylePr>
    <w:tblStylePr w:type="lastCol">
      <w:rPr>
        <w:b/>
        <w:bCs/>
        <w:color w:val="FFFFFF"/>
      </w:rPr>
      <w:tblPr/>
      <w:tcPr>
        <w:tcBorders>
          <w:left w:val="nil"/>
          <w:right w:val="nil"/>
          <w:insideH w:val="nil"/>
          <w:insideV w:val="nil"/>
        </w:tcBorders>
        <w:shd w:val="clear" w:color="auto" w:fill="B9BAB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EEEE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EEEED"/>
      </w:tcPr>
    </w:tblStylePr>
    <w:tblStylePr w:type="lastCol">
      <w:rPr>
        <w:b/>
        <w:bCs/>
        <w:color w:val="FFFFFF"/>
      </w:rPr>
      <w:tblPr/>
      <w:tcPr>
        <w:tcBorders>
          <w:left w:val="nil"/>
          <w:right w:val="nil"/>
          <w:insideH w:val="nil"/>
          <w:insideV w:val="nil"/>
        </w:tcBorders>
        <w:shd w:val="clear" w:color="auto" w:fill="EEEEE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4756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4756E"/>
      </w:tcPr>
    </w:tblStylePr>
    <w:tblStylePr w:type="lastCol">
      <w:rPr>
        <w:b/>
        <w:bCs/>
        <w:color w:val="FFFFFF"/>
      </w:rPr>
      <w:tblPr/>
      <w:tcPr>
        <w:tcBorders>
          <w:left w:val="nil"/>
          <w:right w:val="nil"/>
          <w:insideH w:val="nil"/>
          <w:insideV w:val="nil"/>
        </w:tcBorders>
        <w:shd w:val="clear" w:color="auto" w:fill="74756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CDDDB"/>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CDDDB"/>
      </w:tcPr>
    </w:tblStylePr>
    <w:tblStylePr w:type="lastCol">
      <w:rPr>
        <w:b/>
        <w:bCs/>
        <w:color w:val="FFFFFF"/>
      </w:rPr>
      <w:tblPr/>
      <w:tcPr>
        <w:tcBorders>
          <w:left w:val="nil"/>
          <w:right w:val="nil"/>
          <w:insideH w:val="nil"/>
          <w:insideV w:val="nil"/>
        </w:tcBorders>
        <w:shd w:val="clear" w:color="auto" w:fill="DCDDDB"/>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imes New Roman"/>
      <w:sz w:val="24"/>
      <w:szCs w:val="24"/>
    </w:rPr>
  </w:style>
  <w:style w:type="character" w:customStyle="1" w:styleId="En-ttedemessageCar">
    <w:name w:val="En-tête de message Car"/>
    <w:link w:val="En-ttedemessage"/>
    <w:uiPriority w:val="99"/>
    <w:semiHidden/>
    <w:rsid w:val="00CB5ADC"/>
    <w:rPr>
      <w:rFonts w:ascii="Arial" w:eastAsia="Times New Roman" w:hAnsi="Arial" w:cs="Times New Roman"/>
      <w:color w:val="2B2421"/>
      <w:sz w:val="24"/>
      <w:szCs w:val="24"/>
      <w:lang w:val="fr-FR" w:eastAsia="fr-FR"/>
    </w:rPr>
  </w:style>
  <w:style w:type="paragraph" w:styleId="NormalWeb">
    <w:name w:val="Normal (Web)"/>
    <w:basedOn w:val="Normal"/>
    <w:uiPriority w:val="99"/>
    <w:rsid w:val="00CF53D7"/>
    <w:rPr>
      <w:rFonts w:ascii="Times New Roman" w:hAnsi="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link w:val="Titredenote"/>
    <w:uiPriority w:val="99"/>
    <w:semiHidden/>
    <w:rsid w:val="00CB5ADC"/>
    <w:rPr>
      <w:rFonts w:ascii="Arial" w:hAnsi="Arial"/>
      <w:color w:val="2B2421"/>
      <w:sz w:val="21"/>
      <w:lang w:val="fr-FR" w:eastAsia="fr-FR"/>
    </w:rPr>
  </w:style>
  <w:style w:type="character" w:styleId="Numrodepage">
    <w:name w:val="page number"/>
    <w:basedOn w:val="Policepardfaut"/>
    <w:uiPriority w:val="99"/>
    <w:semiHidden/>
    <w:rsid w:val="00CF53D7"/>
  </w:style>
  <w:style w:type="character" w:styleId="Textedelespacerserv">
    <w:name w:val="Placeholder Text"/>
    <w:uiPriority w:val="99"/>
    <w:semiHidden/>
    <w:rsid w:val="00CF53D7"/>
    <w:rPr>
      <w:color w:val="808080"/>
      <w:lang w:val="fr-FR" w:eastAsia="fr-FR"/>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link w:val="Textebrut"/>
    <w:uiPriority w:val="99"/>
    <w:semiHidden/>
    <w:rsid w:val="00CB5ADC"/>
    <w:rPr>
      <w:rFonts w:ascii="Consolas" w:hAnsi="Consolas" w:cs="Consolas"/>
      <w:color w:val="2B2421"/>
      <w:sz w:val="21"/>
      <w:szCs w:val="21"/>
      <w:lang w:val="fr-FR" w:eastAsia="fr-FR"/>
    </w:rPr>
  </w:style>
  <w:style w:type="paragraph" w:styleId="Citation">
    <w:name w:val="Quote"/>
    <w:basedOn w:val="Normal"/>
    <w:next w:val="Normal"/>
    <w:link w:val="CitationCar"/>
    <w:qFormat/>
    <w:rsid w:val="00CF53D7"/>
    <w:rPr>
      <w:i/>
      <w:iCs/>
    </w:rPr>
  </w:style>
  <w:style w:type="character" w:customStyle="1" w:styleId="CitationCar">
    <w:name w:val="Citation Car"/>
    <w:link w:val="Citation"/>
    <w:rsid w:val="00CF53D7"/>
    <w:rPr>
      <w:rFonts w:ascii="Arial" w:hAnsi="Arial"/>
      <w:i/>
      <w:iCs/>
      <w:color w:val="2B2421"/>
      <w:sz w:val="21"/>
      <w:lang w:val="fr-FR" w:eastAsia="fr-FR"/>
    </w:rPr>
  </w:style>
  <w:style w:type="paragraph" w:styleId="Salutations">
    <w:name w:val="Salutation"/>
    <w:basedOn w:val="Normal"/>
    <w:next w:val="Normal"/>
    <w:link w:val="SalutationsCar"/>
    <w:uiPriority w:val="99"/>
    <w:rsid w:val="00CF53D7"/>
  </w:style>
  <w:style w:type="character" w:customStyle="1" w:styleId="SalutationsCar">
    <w:name w:val="Salutations Car"/>
    <w:link w:val="Salutations"/>
    <w:uiPriority w:val="99"/>
    <w:rsid w:val="00CB5ADC"/>
    <w:rPr>
      <w:rFonts w:ascii="Arial" w:hAnsi="Arial"/>
      <w:color w:val="2B2421"/>
      <w:sz w:val="21"/>
      <w:lang w:val="fr-FR" w:eastAsia="fr-FR"/>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link w:val="Signature"/>
    <w:uiPriority w:val="99"/>
    <w:semiHidden/>
    <w:rsid w:val="00CB5ADC"/>
    <w:rPr>
      <w:rFonts w:ascii="Arial" w:hAnsi="Arial"/>
      <w:color w:val="2B2421"/>
      <w:sz w:val="21"/>
      <w:lang w:val="fr-FR" w:eastAsia="fr-FR"/>
    </w:rPr>
  </w:style>
  <w:style w:type="character" w:styleId="lev">
    <w:name w:val="Strong"/>
    <w:uiPriority w:val="22"/>
    <w:rsid w:val="00CF53D7"/>
    <w:rPr>
      <w:b/>
      <w:bCs/>
      <w:lang w:val="fr-FR" w:eastAsia="fr-FR"/>
    </w:rPr>
  </w:style>
  <w:style w:type="character" w:styleId="Accentuationlgre">
    <w:name w:val="Subtle Emphasis"/>
    <w:uiPriority w:val="19"/>
    <w:rsid w:val="00CF53D7"/>
    <w:rPr>
      <w:i/>
      <w:iCs/>
      <w:color w:val="A18D84"/>
      <w:lang w:val="fr-FR" w:eastAsia="fr-FR"/>
    </w:rPr>
  </w:style>
  <w:style w:type="character" w:styleId="Rfrencelgre">
    <w:name w:val="Subtle Reference"/>
    <w:uiPriority w:val="31"/>
    <w:rsid w:val="00CF53D7"/>
    <w:rPr>
      <w:smallCaps/>
      <w:color w:val="979892"/>
      <w:u w:val="single"/>
      <w:lang w:val="fr-FR" w:eastAsia="fr-FR"/>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pBdr>
      <w:spacing w:after="300" w:line="240" w:lineRule="auto"/>
      <w:contextualSpacing/>
    </w:pPr>
    <w:rPr>
      <w:rFonts w:eastAsia="Times New Roman"/>
      <w:color w:val="222640"/>
      <w:spacing w:val="5"/>
      <w:kern w:val="28"/>
      <w:sz w:val="52"/>
      <w:szCs w:val="52"/>
    </w:rPr>
  </w:style>
  <w:style w:type="character" w:customStyle="1" w:styleId="TitreCar">
    <w:name w:val="Titre Car"/>
    <w:link w:val="Titre"/>
    <w:uiPriority w:val="10"/>
    <w:rsid w:val="00CF53D7"/>
    <w:rPr>
      <w:rFonts w:ascii="Arial" w:eastAsia="Times New Roman" w:hAnsi="Arial" w:cs="Times New Roman"/>
      <w:color w:val="222640"/>
      <w:spacing w:val="5"/>
      <w:kern w:val="28"/>
      <w:sz w:val="52"/>
      <w:szCs w:val="52"/>
      <w:lang w:val="fr-FR" w:eastAsia="fr-FR"/>
    </w:rPr>
  </w:style>
  <w:style w:type="paragraph" w:styleId="TitreTR">
    <w:name w:val="toa heading"/>
    <w:basedOn w:val="Normal"/>
    <w:next w:val="Normal"/>
    <w:uiPriority w:val="99"/>
    <w:semiHidden/>
    <w:rsid w:val="00CF53D7"/>
    <w:pPr>
      <w:spacing w:before="120"/>
    </w:pPr>
    <w:rPr>
      <w:rFonts w:eastAsia="Times New Roman"/>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cs="Arial"/>
      <w:noProof w:val="0"/>
      <w:color w:val="51534A"/>
      <w:sz w:val="20"/>
      <w:szCs w:val="20"/>
    </w:rPr>
  </w:style>
  <w:style w:type="paragraph" w:styleId="TM4">
    <w:name w:val="toc 4"/>
    <w:basedOn w:val="Normal"/>
    <w:next w:val="Normal"/>
    <w:autoRedefine/>
    <w:uiPriority w:val="39"/>
    <w:rsid w:val="00492B94"/>
    <w:pPr>
      <w:ind w:left="440"/>
    </w:pPr>
    <w:rPr>
      <w:rFonts w:cs="Arial"/>
      <w:color w:val="51534A"/>
      <w:sz w:val="20"/>
      <w:szCs w:val="20"/>
    </w:rPr>
  </w:style>
  <w:style w:type="paragraph" w:styleId="TM5">
    <w:name w:val="toc 5"/>
    <w:basedOn w:val="Normal"/>
    <w:next w:val="Normal"/>
    <w:autoRedefine/>
    <w:uiPriority w:val="39"/>
    <w:rsid w:val="00CF53D7"/>
    <w:pPr>
      <w:ind w:left="660"/>
    </w:pPr>
    <w:rPr>
      <w:rFonts w:cs="Arial"/>
      <w:sz w:val="20"/>
      <w:szCs w:val="20"/>
    </w:rPr>
  </w:style>
  <w:style w:type="paragraph" w:styleId="TM6">
    <w:name w:val="toc 6"/>
    <w:basedOn w:val="Normal"/>
    <w:next w:val="Normal"/>
    <w:autoRedefine/>
    <w:uiPriority w:val="39"/>
    <w:rsid w:val="00CF53D7"/>
    <w:pPr>
      <w:ind w:left="880"/>
    </w:pPr>
    <w:rPr>
      <w:rFonts w:cs="Arial"/>
      <w:sz w:val="20"/>
      <w:szCs w:val="20"/>
    </w:rPr>
  </w:style>
  <w:style w:type="paragraph" w:styleId="TM7">
    <w:name w:val="toc 7"/>
    <w:basedOn w:val="Normal"/>
    <w:next w:val="Normal"/>
    <w:autoRedefine/>
    <w:uiPriority w:val="39"/>
    <w:rsid w:val="00CF53D7"/>
    <w:pPr>
      <w:ind w:left="1100"/>
    </w:pPr>
    <w:rPr>
      <w:rFonts w:cs="Arial"/>
      <w:sz w:val="20"/>
      <w:szCs w:val="20"/>
    </w:rPr>
  </w:style>
  <w:style w:type="paragraph" w:styleId="TM8">
    <w:name w:val="toc 8"/>
    <w:basedOn w:val="Normal"/>
    <w:next w:val="Normal"/>
    <w:autoRedefine/>
    <w:uiPriority w:val="39"/>
    <w:rsid w:val="00CF53D7"/>
    <w:pPr>
      <w:ind w:left="1320"/>
    </w:pPr>
    <w:rPr>
      <w:rFonts w:cs="Arial"/>
      <w:sz w:val="20"/>
      <w:szCs w:val="20"/>
    </w:rPr>
  </w:style>
  <w:style w:type="paragraph" w:styleId="TM9">
    <w:name w:val="toc 9"/>
    <w:basedOn w:val="Normal"/>
    <w:next w:val="Normal"/>
    <w:autoRedefine/>
    <w:uiPriority w:val="39"/>
    <w:rsid w:val="00CF53D7"/>
    <w:pPr>
      <w:ind w:left="1540"/>
    </w:pPr>
    <w:rPr>
      <w:rFonts w:cs="Arial"/>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rPr>
  </w:style>
  <w:style w:type="table" w:customStyle="1" w:styleId="SageTable">
    <w:name w:val="Sage Table"/>
    <w:basedOn w:val="TableauNormal"/>
    <w:next w:val="Grilledutableau"/>
    <w:rsid w:val="006D16D5"/>
    <w:pPr>
      <w:spacing w:before="60" w:after="60"/>
      <w:ind w:left="113" w:right="113"/>
    </w:pPr>
    <w:tblPr>
      <w:tblStyleRowBandSize w:val="1"/>
      <w:tblBorders>
        <w:insideH w:val="single" w:sz="8" w:space="0" w:color="00A4CF"/>
      </w:tblBorders>
      <w:tblCellMar>
        <w:left w:w="0" w:type="dxa"/>
        <w:right w:w="0" w:type="dxa"/>
      </w:tblCellMar>
    </w:tblPr>
    <w:tcPr>
      <w:shd w:val="clear" w:color="auto" w:fill="auto"/>
      <w:tcMar>
        <w:left w:w="0" w:type="dxa"/>
        <w:right w:w="0" w:type="dxa"/>
      </w:tcMar>
      <w:vAlign w:val="center"/>
    </w:tcPr>
    <w:tblStylePr w:type="firstRow">
      <w:rPr>
        <w:rFonts w:ascii="Arial" w:hAnsi="Arial"/>
        <w:b w:val="0"/>
        <w:color w:val="FFFFFF"/>
        <w:sz w:val="22"/>
      </w:rPr>
      <w:tblPr/>
      <w:tcPr>
        <w:shd w:val="clear" w:color="auto" w:fill="00A4CF"/>
      </w:tcPr>
    </w:tblStylePr>
  </w:style>
  <w:style w:type="paragraph" w:customStyle="1" w:styleId="SAGETitle">
    <w:name w:val="SAGE_Title"/>
    <w:basedOn w:val="Normal0"/>
    <w:rsid w:val="007414EF"/>
    <w:pPr>
      <w:spacing w:after="200" w:line="680" w:lineRule="exact"/>
      <w:contextualSpacing/>
    </w:pPr>
    <w:rPr>
      <w:b/>
      <w:color w:val="FFFFFF"/>
      <w:sz w:val="64"/>
      <w:szCs w:val="34"/>
    </w:rPr>
  </w:style>
  <w:style w:type="paragraph" w:customStyle="1" w:styleId="SAGETableSubtitle">
    <w:name w:val="SAGE_Table Subtitle"/>
    <w:basedOn w:val="Normal"/>
    <w:qFormat/>
    <w:rsid w:val="005714E0"/>
    <w:pPr>
      <w:spacing w:line="210" w:lineRule="atLeast"/>
      <w:ind w:left="113" w:right="113"/>
    </w:pPr>
    <w:rPr>
      <w:b/>
      <w:color w:val="FFFFFF"/>
    </w:rPr>
  </w:style>
  <w:style w:type="paragraph" w:customStyle="1" w:styleId="SAGESubtitle">
    <w:name w:val="SAGE_Subtitle"/>
    <w:basedOn w:val="SAGETitle"/>
    <w:rsid w:val="007414EF"/>
    <w:pPr>
      <w:spacing w:line="560" w:lineRule="atLeast"/>
    </w:pPr>
    <w:rPr>
      <w:b w:val="0"/>
      <w:color w:val="00DC00"/>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line="20" w:lineRule="exact"/>
    </w:pPr>
    <w:rPr>
      <w:color w:val="2B2421"/>
      <w:sz w:val="2"/>
      <w:szCs w:val="2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link w:val="Corpsdetexte"/>
    <w:semiHidden/>
    <w:rsid w:val="008672C3"/>
    <w:rPr>
      <w:rFonts w:ascii="Arial" w:hAnsi="Arial"/>
      <w:lang w:val="fr-FR" w:eastAsia="fr-FR"/>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style>
  <w:style w:type="paragraph" w:customStyle="1" w:styleId="SageCallout">
    <w:name w:val="Sage_Callout"/>
    <w:next w:val="SAGEBodyText"/>
    <w:rsid w:val="00890577"/>
    <w:pPr>
      <w:framePr w:w="4536" w:hSpace="680" w:vSpace="284" w:wrap="around" w:vAnchor="text" w:hAnchor="margin" w:y="1"/>
      <w:spacing w:line="480" w:lineRule="exact"/>
    </w:pPr>
    <w:rPr>
      <w:color w:val="00A4CF"/>
      <w:sz w:val="40"/>
      <w:szCs w:val="22"/>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000000"/>
      <w:sz w:val="20"/>
    </w:rPr>
  </w:style>
  <w:style w:type="character" w:customStyle="1" w:styleId="SAGETextCodeHighlightinline">
    <w:name w:val="SAGE_Text_Code Highlight (inline)"/>
    <w:uiPriority w:val="1"/>
    <w:rsid w:val="00742FFE"/>
    <w:rPr>
      <w:rFonts w:ascii="Consolas" w:hAnsi="Consolas"/>
      <w:color w:val="00A4CF"/>
      <w:sz w:val="20"/>
      <w:lang w:val="fr-FR" w:eastAsia="fr-FR"/>
    </w:rPr>
  </w:style>
  <w:style w:type="character" w:customStyle="1" w:styleId="SAGETextBoldListItem">
    <w:name w:val="SAGE_Text Bold List Item"/>
    <w:uiPriority w:val="1"/>
    <w:rsid w:val="005C6329"/>
    <w:rPr>
      <w:b/>
      <w:color w:val="51534A"/>
      <w:lang w:val="fr-FR" w:eastAsia="fr-FR"/>
    </w:rPr>
  </w:style>
  <w:style w:type="character" w:customStyle="1" w:styleId="SAGETextCodeinline">
    <w:name w:val="SAGE_Text Code (inline)"/>
    <w:uiPriority w:val="1"/>
    <w:rsid w:val="00675B83"/>
    <w:rPr>
      <w:rFonts w:ascii="Consolas" w:hAnsi="Consolas"/>
      <w:sz w:val="20"/>
      <w:lang w:val="fr-FR" w:eastAsia="fr-FR"/>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rPr>
  </w:style>
  <w:style w:type="character" w:customStyle="1" w:styleId="SAGETextFilename">
    <w:name w:val="SAGE_Text Filename"/>
    <w:uiPriority w:val="1"/>
    <w:rsid w:val="00F7187F"/>
    <w:rPr>
      <w:color w:val="4178BE"/>
      <w:lang w:val="fr-FR" w:eastAsia="fr-FR"/>
    </w:rPr>
  </w:style>
  <w:style w:type="character" w:customStyle="1" w:styleId="SAGETextInput">
    <w:name w:val="SAGE_Text Input"/>
    <w:uiPriority w:val="1"/>
    <w:rsid w:val="008B15E4"/>
    <w:rPr>
      <w:b/>
      <w:color w:val="51534A"/>
      <w:lang w:val="fr-FR" w:eastAsia="fr-FR"/>
    </w:rPr>
  </w:style>
  <w:style w:type="character" w:customStyle="1" w:styleId="SAGETextKeyboard">
    <w:name w:val="SAGE_Text Keyboard"/>
    <w:uiPriority w:val="1"/>
    <w:rsid w:val="00294F97"/>
    <w:rPr>
      <w:b/>
      <w:lang w:val="fr-FR" w:eastAsia="fr-FR"/>
    </w:rPr>
  </w:style>
  <w:style w:type="character" w:customStyle="1" w:styleId="SAGETextMenuUI">
    <w:name w:val="SAGE_Text Menu/UI"/>
    <w:uiPriority w:val="1"/>
    <w:rsid w:val="001149F9"/>
    <w:rPr>
      <w:b/>
      <w:lang w:val="fr-FR" w:eastAsia="fr-FR"/>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000000"/>
    </w:rPr>
  </w:style>
  <w:style w:type="paragraph" w:customStyle="1" w:styleId="SAGETaskBeforeYouStart">
    <w:name w:val="SAGE_Task Before You Start"/>
    <w:basedOn w:val="SAGEBodyText"/>
    <w:rsid w:val="000134FC"/>
    <w:pPr>
      <w:spacing w:before="240" w:after="120"/>
    </w:pPr>
    <w:rPr>
      <w:b/>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rPr>
  </w:style>
  <w:style w:type="paragraph" w:customStyle="1" w:styleId="Sage-Introduction">
    <w:name w:val="Sage-Introduction"/>
    <w:basedOn w:val="SAGEBodyText"/>
    <w:rsid w:val="00D7743F"/>
    <w:pPr>
      <w:jc w:val="both"/>
    </w:pPr>
    <w:rPr>
      <w:b/>
      <w:color w:val="00A4CF"/>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rPr>
  </w:style>
  <w:style w:type="paragraph" w:customStyle="1" w:styleId="SageGreenheading">
    <w:name w:val="Sage_Green heading"/>
    <w:basedOn w:val="Normal"/>
    <w:rsid w:val="00D7743F"/>
    <w:rPr>
      <w:b/>
      <w:color w:val="00DC00"/>
      <w:sz w:val="28"/>
      <w:szCs w:val="28"/>
    </w:rPr>
  </w:style>
  <w:style w:type="character" w:customStyle="1" w:styleId="SageFunctionsParameters">
    <w:name w:val="Sage_Functions &amp; Parameters"/>
    <w:uiPriority w:val="1"/>
    <w:rsid w:val="00D7743F"/>
    <w:rPr>
      <w:color w:val="FFFFFF"/>
      <w:lang w:val="fr-FR" w:eastAsia="fr-FR"/>
    </w:rPr>
  </w:style>
  <w:style w:type="character" w:customStyle="1" w:styleId="SageFunctionsParametersnames">
    <w:name w:val="Sage_Functions &amp; Parameters names"/>
    <w:uiPriority w:val="1"/>
    <w:rsid w:val="00D7743F"/>
    <w:rPr>
      <w:color w:val="FF448F"/>
      <w:lang w:val="fr-FR" w:eastAsia="fr-FR"/>
    </w:rPr>
  </w:style>
  <w:style w:type="character" w:customStyle="1" w:styleId="SageImportant">
    <w:name w:val="Sage_Important"/>
    <w:uiPriority w:val="1"/>
    <w:rsid w:val="00D7743F"/>
    <w:rPr>
      <w:b/>
      <w:color w:val="FF5400"/>
      <w:lang w:val="fr-FR" w:eastAsia="fr-FR"/>
    </w:rPr>
  </w:style>
  <w:style w:type="character" w:customStyle="1" w:styleId="SageNote">
    <w:name w:val="Sage_Note"/>
    <w:uiPriority w:val="1"/>
    <w:rsid w:val="00D7743F"/>
    <w:rPr>
      <w:b/>
      <w:color w:val="00A4CF"/>
      <w:lang w:val="fr-FR" w:eastAsia="fr-FR"/>
    </w:rPr>
  </w:style>
  <w:style w:type="paragraph" w:customStyle="1" w:styleId="SageHeading2noTOC">
    <w:name w:val="Sage_Heading 2 (no TOC)"/>
    <w:basedOn w:val="SAGEHeading2"/>
    <w:link w:val="SageHeading2noTOCChar"/>
    <w:autoRedefine/>
    <w:qFormat/>
    <w:rsid w:val="006411E7"/>
    <w:pPr>
      <w:outlineLvl w:val="9"/>
      <w:pPrChange w:id="1" w:author="Auteur">
        <w:pPr>
          <w:spacing w:before="360" w:after="240" w:line="280" w:lineRule="atLeast"/>
          <w:contextualSpacing/>
        </w:pPr>
      </w:pPrChange>
    </w:pPr>
    <w:rPr>
      <w:color w:val="00A4CF"/>
      <w:sz w:val="22"/>
      <w:lang w:val="en-US"/>
      <w:rPrChange w:id="1" w:author="Auteur">
        <w:rPr>
          <w:rFonts w:ascii="Arial" w:eastAsia="Arial" w:hAnsi="Arial"/>
          <w:color w:val="00A4CF"/>
          <w:sz w:val="22"/>
          <w:szCs w:val="22"/>
          <w:lang w:val="en-US" w:eastAsia="fr-FR" w:bidi="ar-SA"/>
        </w:rPr>
      </w:rPrChange>
    </w:rPr>
  </w:style>
  <w:style w:type="character" w:customStyle="1" w:styleId="SageHeading2noTOCChar">
    <w:name w:val="Sage_Heading 2 (no TOC) Char"/>
    <w:link w:val="SageHeading2noTOC"/>
    <w:rsid w:val="006411E7"/>
    <w:rPr>
      <w:b/>
      <w:color w:val="00A4CF"/>
      <w:sz w:val="22"/>
      <w:szCs w:val="22"/>
      <w:lang w:val="en-US"/>
    </w:rPr>
  </w:style>
  <w:style w:type="paragraph" w:customStyle="1" w:styleId="SAGENumberedList">
    <w:name w:val="SAGE_Numbered List"/>
    <w:basedOn w:val="baseBody"/>
    <w:qFormat/>
    <w:rsid w:val="002F7BC0"/>
    <w:pPr>
      <w:ind w:left="340" w:hanging="340"/>
    </w:p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style>
  <w:style w:type="character" w:customStyle="1" w:styleId="SAGETextUI">
    <w:name w:val="SAGE_Text UI"/>
    <w:uiPriority w:val="1"/>
    <w:rsid w:val="002F7BC0"/>
    <w:rPr>
      <w:b/>
      <w:lang w:val="fr-FR" w:eastAsia="fr-FR"/>
    </w:rPr>
  </w:style>
  <w:style w:type="character" w:customStyle="1" w:styleId="SAGETextMenu">
    <w:name w:val="SAGE_Text Menu"/>
    <w:uiPriority w:val="1"/>
    <w:rsid w:val="002F7BC0"/>
    <w:rPr>
      <w:b/>
      <w:lang w:val="fr-FR" w:eastAsia="fr-FR"/>
    </w:rPr>
  </w:style>
  <w:style w:type="character" w:customStyle="1" w:styleId="SAGETextEmphasis">
    <w:name w:val="SAGE_Text Emphasis"/>
    <w:uiPriority w:val="1"/>
    <w:rsid w:val="002F7BC0"/>
    <w:rPr>
      <w:i/>
      <w:lang w:val="fr-FR" w:eastAsia="fr-FR"/>
    </w:rPr>
  </w:style>
  <w:style w:type="paragraph" w:customStyle="1" w:styleId="SAGETaskIntro">
    <w:name w:val="SAGE_Task Intro"/>
    <w:basedOn w:val="SAGEBodyText"/>
    <w:rsid w:val="002F7BC0"/>
    <w:pPr>
      <w:spacing w:before="240" w:after="120"/>
    </w:pPr>
    <w:rPr>
      <w:b/>
      <w:color w:val="000000"/>
    </w:rPr>
  </w:style>
  <w:style w:type="paragraph" w:customStyle="1" w:styleId="SAGETaskNextSteps">
    <w:name w:val="SAGE_Task Next Steps"/>
    <w:basedOn w:val="SAGEBodyText"/>
    <w:rsid w:val="002F7BC0"/>
    <w:pPr>
      <w:spacing w:before="240" w:after="120"/>
    </w:pPr>
    <w:rPr>
      <w:b/>
      <w:color w:val="000000"/>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000000"/>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000000"/>
    </w:rPr>
  </w:style>
  <w:style w:type="table" w:customStyle="1" w:styleId="SageTable2">
    <w:name w:val="Sage Table 2"/>
    <w:basedOn w:val="SageTable"/>
    <w:uiPriority w:val="99"/>
    <w:rsid w:val="002F7BC0"/>
    <w:pPr>
      <w:spacing w:after="0"/>
    </w:pPr>
    <w:tblPr>
      <w:tblBorders>
        <w:top w:val="single" w:sz="4" w:space="0" w:color="2B2421"/>
        <w:left w:val="single" w:sz="4" w:space="0" w:color="2B2421"/>
        <w:bottom w:val="single" w:sz="4" w:space="0" w:color="2B2421"/>
        <w:right w:val="single" w:sz="4" w:space="0" w:color="2B2421"/>
        <w:insideH w:val="none" w:sz="0" w:space="0" w:color="auto"/>
        <w:insideV w:val="single" w:sz="4" w:space="0" w:color="2B2421"/>
      </w:tblBorders>
    </w:tblPr>
    <w:tcPr>
      <w:shd w:val="clear" w:color="auto" w:fill="auto"/>
      <w:vAlign w:val="top"/>
    </w:tcPr>
    <w:tblStylePr w:type="firstRow">
      <w:rPr>
        <w:rFonts w:ascii="Arial" w:hAnsi="Arial"/>
        <w:b/>
        <w:color w:val="FFFFFF"/>
        <w:sz w:val="22"/>
      </w:rPr>
      <w:tblPr/>
      <w:tcPr>
        <w:tcBorders>
          <w:top w:val="single" w:sz="4" w:space="0" w:color="2B2421"/>
          <w:left w:val="single" w:sz="4" w:space="0" w:color="2B2421"/>
          <w:bottom w:val="single" w:sz="4" w:space="0" w:color="2B2421"/>
          <w:right w:val="single" w:sz="4" w:space="0" w:color="2B2421"/>
          <w:insideH w:val="single" w:sz="4" w:space="0" w:color="2B2421"/>
          <w:insideV w:val="single" w:sz="4" w:space="0" w:color="2B2421"/>
        </w:tcBorders>
        <w:shd w:val="clear" w:color="auto" w:fill="A90163"/>
      </w:tcPr>
    </w:tblStylePr>
  </w:style>
  <w:style w:type="paragraph" w:customStyle="1" w:styleId="SAGEBullet4">
    <w:name w:val="SAGE_Bullet 4"/>
    <w:basedOn w:val="SAGEBullet3"/>
    <w:rsid w:val="002F7BC0"/>
    <w:pPr>
      <w:tabs>
        <w:tab w:val="left" w:pos="1080"/>
      </w:tabs>
      <w:ind w:left="1530"/>
    </w:pPr>
    <w:rPr>
      <w:color w:val="000000"/>
    </w:rPr>
  </w:style>
  <w:style w:type="paragraph" w:customStyle="1" w:styleId="SAGEHeader">
    <w:name w:val="SAGE_Header"/>
    <w:basedOn w:val="SAGEPageNumber"/>
    <w:rsid w:val="002F7BC0"/>
    <w:pPr>
      <w:spacing w:after="600"/>
    </w:p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rPr>
  </w:style>
  <w:style w:type="character" w:customStyle="1" w:styleId="Grillemoyenne11">
    <w:name w:val="Grille moyenne 11"/>
    <w:uiPriority w:val="99"/>
    <w:semiHidden/>
    <w:rsid w:val="002F7BC0"/>
    <w:rPr>
      <w:color w:val="808080"/>
      <w:lang w:val="fr-FR" w:eastAsia="fr-FR"/>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eastAsia="Times New Roman"/>
      <w:color w:val="34B233"/>
      <w:sz w:val="96"/>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eastAsia="Times New Roman"/>
      <w:b/>
      <w:color w:val="007F64"/>
      <w:sz w:val="26"/>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eastAsia="Times New Roman"/>
      <w:b/>
      <w:color w:val="34B233"/>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fr-FR" w:eastAsia="fr-FR"/>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hAnsi="Tahoma" w:cs="Arial"/>
      <w:b w:val="0"/>
      <w:bCs w:val="0"/>
      <w:noProof/>
      <w:color w:val="747476"/>
      <w:sz w:val="72"/>
      <w:szCs w:val="24"/>
    </w:rPr>
  </w:style>
  <w:style w:type="character" w:customStyle="1" w:styleId="Specification2CarCar">
    <w:name w:val="Specification2 Car Car"/>
    <w:link w:val="Specification2"/>
    <w:locked/>
    <w:rsid w:val="002F7BC0"/>
    <w:rPr>
      <w:rFonts w:ascii="Tahoma" w:eastAsia="Times New Roman" w:hAnsi="Tahoma"/>
      <w:color w:val="747476"/>
      <w:sz w:val="44"/>
      <w:szCs w:val="24"/>
      <w:lang w:val="fr-FR" w:eastAsia="fr-FR"/>
    </w:rPr>
  </w:style>
  <w:style w:type="paragraph" w:customStyle="1" w:styleId="Specification2">
    <w:name w:val="Specification2"/>
    <w:basedOn w:val="FirstPageTitle"/>
    <w:link w:val="Specification2CarCar"/>
    <w:rsid w:val="002F7BC0"/>
    <w:pPr>
      <w:spacing w:before="240" w:after="60"/>
    </w:pPr>
    <w:rPr>
      <w:rFonts w:cs="Times New Roman"/>
      <w:noProof w:val="0"/>
      <w:sz w:val="44"/>
    </w:rPr>
  </w:style>
  <w:style w:type="paragraph" w:customStyle="1" w:styleId="Bullet1">
    <w:name w:val="Bullet 1"/>
    <w:basedOn w:val="Normal"/>
    <w:qFormat/>
    <w:rsid w:val="002F7BC0"/>
    <w:pPr>
      <w:spacing w:before="40" w:after="40" w:line="260" w:lineRule="exact"/>
      <w:ind w:left="360" w:hanging="360"/>
    </w:pPr>
    <w:rPr>
      <w:rFonts w:eastAsia="Times New Roman"/>
      <w:color w:val="2B2421"/>
    </w:rPr>
  </w:style>
  <w:style w:type="paragraph" w:styleId="Rvision">
    <w:name w:val="Revision"/>
    <w:hidden/>
    <w:uiPriority w:val="99"/>
    <w:semiHidden/>
    <w:rsid w:val="002F7BC0"/>
    <w:rPr>
      <w:sz w:val="22"/>
      <w:szCs w:val="22"/>
    </w:rPr>
  </w:style>
  <w:style w:type="paragraph" w:customStyle="1" w:styleId="TitreRappels">
    <w:name w:val="TitreRappels"/>
    <w:basedOn w:val="Normal"/>
    <w:qFormat/>
    <w:rsid w:val="002F7BC0"/>
    <w:pPr>
      <w:spacing w:after="200" w:line="0" w:lineRule="auto"/>
    </w:pPr>
    <w:rPr>
      <w:rFonts w:eastAsia="Times New Roman"/>
      <w:b/>
      <w:caps/>
      <w:color w:val="34B233"/>
      <w:spacing w:val="6"/>
      <w:sz w:val="16"/>
    </w:rPr>
  </w:style>
  <w:style w:type="paragraph" w:customStyle="1" w:styleId="NormalDroite">
    <w:name w:val="NormalDroite"/>
    <w:basedOn w:val="Normal"/>
    <w:qFormat/>
    <w:rsid w:val="002F7BC0"/>
    <w:pPr>
      <w:spacing w:after="200" w:line="0" w:lineRule="auto"/>
    </w:pPr>
    <w:rPr>
      <w:rFonts w:eastAsia="Times New Roman"/>
      <w:b/>
      <w:color w:val="FFFFFF"/>
      <w:sz w:val="18"/>
    </w:rPr>
  </w:style>
  <w:style w:type="paragraph" w:customStyle="1" w:styleId="Astuces">
    <w:name w:val="Astuces"/>
    <w:basedOn w:val="Normal"/>
    <w:qFormat/>
    <w:rsid w:val="002F7BC0"/>
    <w:pPr>
      <w:spacing w:after="200" w:line="0" w:lineRule="auto"/>
      <w:jc w:val="center"/>
    </w:pPr>
    <w:rPr>
      <w:rFonts w:eastAsia="Times New Roman"/>
      <w:b/>
      <w:color w:val="FFFFFF"/>
    </w:rPr>
  </w:style>
  <w:style w:type="paragraph" w:customStyle="1" w:styleId="EnTete">
    <w:name w:val="EnTete"/>
    <w:basedOn w:val="Normal"/>
    <w:qFormat/>
    <w:rsid w:val="002F7BC0"/>
    <w:pPr>
      <w:spacing w:after="200" w:line="0" w:lineRule="auto"/>
    </w:pPr>
    <w:rPr>
      <w:rFonts w:eastAsia="Times New Roman"/>
      <w:b/>
      <w:color w:val="2B2421"/>
    </w:rPr>
  </w:style>
  <w:style w:type="paragraph" w:customStyle="1" w:styleId="Title3">
    <w:name w:val="Title3"/>
    <w:basedOn w:val="Normal"/>
    <w:next w:val="Normal"/>
    <w:qFormat/>
    <w:rsid w:val="002F7BC0"/>
    <w:pPr>
      <w:spacing w:before="200" w:after="40" w:line="0" w:lineRule="auto"/>
    </w:pPr>
    <w:rPr>
      <w:rFonts w:eastAsia="Times New Roman"/>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b w:val="0"/>
      <w:bCs w:val="0"/>
      <w:noProof/>
      <w:color w:val="007F64"/>
      <w:sz w:val="40"/>
      <w:szCs w:val="44"/>
    </w:rPr>
  </w:style>
  <w:style w:type="paragraph" w:customStyle="1" w:styleId="PiedDePage0">
    <w:name w:val="PiedDePage"/>
    <w:basedOn w:val="Normal"/>
    <w:qFormat/>
    <w:rsid w:val="002F7BC0"/>
    <w:pPr>
      <w:spacing w:after="200" w:line="0" w:lineRule="auto"/>
      <w:ind w:right="-3694"/>
    </w:pPr>
    <w:rPr>
      <w:rFonts w:eastAsia="Times New Roman"/>
      <w:b/>
      <w:color w:val="2B2421"/>
    </w:rPr>
  </w:style>
  <w:style w:type="paragraph" w:customStyle="1" w:styleId="Moreinfo">
    <w:name w:val="More info"/>
    <w:basedOn w:val="Normal"/>
    <w:qFormat/>
    <w:rsid w:val="002F7BC0"/>
    <w:pPr>
      <w:shd w:val="clear" w:color="auto" w:fill="00B0F0"/>
      <w:spacing w:before="120" w:after="120" w:line="0" w:lineRule="auto"/>
      <w:ind w:left="357" w:hanging="357"/>
    </w:pPr>
    <w:rPr>
      <w:rFonts w:eastAsia="Times New Roman"/>
      <w:b/>
      <w:color w:val="FFFFFF"/>
    </w:rPr>
  </w:style>
  <w:style w:type="paragraph" w:customStyle="1" w:styleId="Furtherinfo">
    <w:name w:val="Further info"/>
    <w:basedOn w:val="Normal"/>
    <w:qFormat/>
    <w:rsid w:val="002F7BC0"/>
    <w:pPr>
      <w:shd w:val="clear" w:color="auto" w:fill="8053D1"/>
      <w:spacing w:before="120" w:after="120" w:line="0" w:lineRule="auto"/>
      <w:contextualSpacing/>
    </w:pPr>
    <w:rPr>
      <w:rFonts w:eastAsia="Times New Roman"/>
      <w:b/>
      <w:color w:val="FFFFFF"/>
    </w:rPr>
  </w:style>
  <w:style w:type="paragraph" w:customStyle="1" w:styleId="Warning">
    <w:name w:val="Warning"/>
    <w:basedOn w:val="Normal"/>
    <w:qFormat/>
    <w:rsid w:val="002F7BC0"/>
    <w:pPr>
      <w:shd w:val="clear" w:color="auto" w:fill="FF5800"/>
      <w:spacing w:before="120" w:after="120" w:line="0" w:lineRule="auto"/>
      <w:contextualSpacing/>
    </w:pPr>
    <w:rPr>
      <w:rFonts w:eastAsia="Times New Roman"/>
      <w:b/>
      <w:color w:val="FFFFFF"/>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eastAsia="Times New Roman"/>
      <w:color w:val="2B2421"/>
    </w:rPr>
  </w:style>
  <w:style w:type="character" w:customStyle="1" w:styleId="DocumentdescriptionCar">
    <w:name w:val="Document description Car"/>
    <w:link w:val="Documentdescription"/>
    <w:rsid w:val="002F7BC0"/>
    <w:rPr>
      <w:rFonts w:eastAsia="Times New Roman"/>
      <w:color w:val="2B2421"/>
      <w:lang w:val="fr-FR" w:eastAsia="fr-FR"/>
    </w:rPr>
  </w:style>
  <w:style w:type="paragraph" w:customStyle="1" w:styleId="Sagepagenumber0">
    <w:name w:val="Sage _pagenumber"/>
    <w:basedOn w:val="Normal"/>
    <w:rsid w:val="002F7BC0"/>
    <w:pPr>
      <w:spacing w:after="200" w:line="0" w:lineRule="auto"/>
      <w:jc w:val="right"/>
    </w:pPr>
    <w:rPr>
      <w:rFonts w:eastAsia="Times New Roman"/>
      <w:color w:val="2B2421"/>
      <w:sz w:val="15"/>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6.png"/><Relationship Id="rId79"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77"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www.sage.com" TargetMode="External"/><Relationship Id="rId80"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75" Type="http://schemas.openxmlformats.org/officeDocument/2006/relationships/image" Target="media/image5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ampserv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sage.com" TargetMode="External"/><Relationship Id="rId78" Type="http://schemas.openxmlformats.org/officeDocument/2006/relationships/footer" Target="footer4.xml"/><Relationship Id="rId8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microsoft.com/fr-fr/download/details.aspx?id=30679"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hyperlink" Target="https://github.com/Sage-ERP-X3/sample-x3-ws-php-webportal" TargetMode="External"/><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55.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423A30A101F047BEF9DA7C3DA99473" ma:contentTypeVersion="5" ma:contentTypeDescription="Crée un document." ma:contentTypeScope="" ma:versionID="63c5a3bb266b1d26cae0cf050fc95839">
  <xsd:schema xmlns:xsd="http://www.w3.org/2001/XMLSchema" xmlns:xs="http://www.w3.org/2001/XMLSchema" xmlns:p="http://schemas.microsoft.com/office/2006/metadata/properties" xmlns:ns2="34a57691-9ad9-4ce4-8338-1a18ae55b376" xmlns:ns3="0957e3d6-0b23-43f9-a093-e9066bd241e2" targetNamespace="http://schemas.microsoft.com/office/2006/metadata/properties" ma:root="true" ma:fieldsID="04e0122c2257f41f606a8f021f127b7f" ns2:_="" ns3:_="">
    <xsd:import namespace="34a57691-9ad9-4ce4-8338-1a18ae55b376"/>
    <xsd:import namespace="0957e3d6-0b23-43f9-a093-e9066bd241e2"/>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57691-9ad9-4ce4-8338-1a18ae55b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57e3d6-0b23-43f9-a093-e9066bd241e2"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BAE45-BF6E-4A95-8F3C-FF2A4345AD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47B104-2CCF-424C-91FD-B6555AD5EF12}">
  <ds:schemaRefs>
    <ds:schemaRef ds:uri="http://schemas.microsoft.com/sharepoint/v3/contenttype/forms"/>
  </ds:schemaRefs>
</ds:datastoreItem>
</file>

<file path=customXml/itemProps3.xml><?xml version="1.0" encoding="utf-8"?>
<ds:datastoreItem xmlns:ds="http://schemas.openxmlformats.org/officeDocument/2006/customXml" ds:itemID="{31BE4EE2-7BC4-44D0-9E88-FED418DD4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57691-9ad9-4ce4-8338-1a18ae55b376"/>
    <ds:schemaRef ds:uri="0957e3d6-0b23-43f9-a093-e9066bd24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B09B9A-6DBF-4A3F-8EAA-254F62C8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3398</Words>
  <Characters>18695</Characters>
  <Application>Microsoft Office Word</Application>
  <DocSecurity>0</DocSecurity>
  <Lines>155</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22049</CharactersWithSpaces>
  <SharedDoc>false</SharedDoc>
  <HLinks>
    <vt:vector size="150" baseType="variant">
      <vt:variant>
        <vt:i4>655435</vt:i4>
      </vt:variant>
      <vt:variant>
        <vt:i4>126</vt:i4>
      </vt:variant>
      <vt:variant>
        <vt:i4>0</vt:i4>
      </vt:variant>
      <vt:variant>
        <vt:i4>5</vt:i4>
      </vt:variant>
      <vt:variant>
        <vt:lpwstr>http://x3pu9trainvm:8125/sagex3/</vt:lpwstr>
      </vt:variant>
      <vt:variant>
        <vt:lpwstr/>
      </vt:variant>
      <vt:variant>
        <vt:i4>6029394</vt:i4>
      </vt:variant>
      <vt:variant>
        <vt:i4>123</vt:i4>
      </vt:variant>
      <vt:variant>
        <vt:i4>0</vt:i4>
      </vt:variant>
      <vt:variant>
        <vt:i4>5</vt:i4>
      </vt:variant>
      <vt:variant>
        <vt:lpwstr>https://github.com/Sage-ERP-X3/sample-x3-ws-php-webportal</vt:lpwstr>
      </vt:variant>
      <vt:variant>
        <vt:lpwstr/>
      </vt:variant>
      <vt:variant>
        <vt:i4>3866670</vt:i4>
      </vt:variant>
      <vt:variant>
        <vt:i4>120</vt:i4>
      </vt:variant>
      <vt:variant>
        <vt:i4>0</vt:i4>
      </vt:variant>
      <vt:variant>
        <vt:i4>5</vt:i4>
      </vt:variant>
      <vt:variant>
        <vt:lpwstr>http://www.wampserver.com/</vt:lpwstr>
      </vt:variant>
      <vt:variant>
        <vt:lpwstr/>
      </vt:variant>
      <vt:variant>
        <vt:i4>6946848</vt:i4>
      </vt:variant>
      <vt:variant>
        <vt:i4>117</vt:i4>
      </vt:variant>
      <vt:variant>
        <vt:i4>0</vt:i4>
      </vt:variant>
      <vt:variant>
        <vt:i4>5</vt:i4>
      </vt:variant>
      <vt:variant>
        <vt:lpwstr>https://www.microsoft.com/en-US/download/details.aspx?id=30679</vt:lpwstr>
      </vt:variant>
      <vt:variant>
        <vt:lpwstr/>
      </vt:variant>
      <vt:variant>
        <vt:i4>1048627</vt:i4>
      </vt:variant>
      <vt:variant>
        <vt:i4>110</vt:i4>
      </vt:variant>
      <vt:variant>
        <vt:i4>0</vt:i4>
      </vt:variant>
      <vt:variant>
        <vt:i4>5</vt:i4>
      </vt:variant>
      <vt:variant>
        <vt:lpwstr/>
      </vt:variant>
      <vt:variant>
        <vt:lpwstr>_Toc453745006</vt:lpwstr>
      </vt:variant>
      <vt:variant>
        <vt:i4>1048627</vt:i4>
      </vt:variant>
      <vt:variant>
        <vt:i4>104</vt:i4>
      </vt:variant>
      <vt:variant>
        <vt:i4>0</vt:i4>
      </vt:variant>
      <vt:variant>
        <vt:i4>5</vt:i4>
      </vt:variant>
      <vt:variant>
        <vt:lpwstr/>
      </vt:variant>
      <vt:variant>
        <vt:lpwstr>_Toc453745005</vt:lpwstr>
      </vt:variant>
      <vt:variant>
        <vt:i4>1048627</vt:i4>
      </vt:variant>
      <vt:variant>
        <vt:i4>98</vt:i4>
      </vt:variant>
      <vt:variant>
        <vt:i4>0</vt:i4>
      </vt:variant>
      <vt:variant>
        <vt:i4>5</vt:i4>
      </vt:variant>
      <vt:variant>
        <vt:lpwstr/>
      </vt:variant>
      <vt:variant>
        <vt:lpwstr>_Toc453745004</vt:lpwstr>
      </vt:variant>
      <vt:variant>
        <vt:i4>1048627</vt:i4>
      </vt:variant>
      <vt:variant>
        <vt:i4>92</vt:i4>
      </vt:variant>
      <vt:variant>
        <vt:i4>0</vt:i4>
      </vt:variant>
      <vt:variant>
        <vt:i4>5</vt:i4>
      </vt:variant>
      <vt:variant>
        <vt:lpwstr/>
      </vt:variant>
      <vt:variant>
        <vt:lpwstr>_Toc453745003</vt:lpwstr>
      </vt:variant>
      <vt:variant>
        <vt:i4>1048627</vt:i4>
      </vt:variant>
      <vt:variant>
        <vt:i4>86</vt:i4>
      </vt:variant>
      <vt:variant>
        <vt:i4>0</vt:i4>
      </vt:variant>
      <vt:variant>
        <vt:i4>5</vt:i4>
      </vt:variant>
      <vt:variant>
        <vt:lpwstr/>
      </vt:variant>
      <vt:variant>
        <vt:lpwstr>_Toc453745002</vt:lpwstr>
      </vt:variant>
      <vt:variant>
        <vt:i4>1048627</vt:i4>
      </vt:variant>
      <vt:variant>
        <vt:i4>80</vt:i4>
      </vt:variant>
      <vt:variant>
        <vt:i4>0</vt:i4>
      </vt:variant>
      <vt:variant>
        <vt:i4>5</vt:i4>
      </vt:variant>
      <vt:variant>
        <vt:lpwstr/>
      </vt:variant>
      <vt:variant>
        <vt:lpwstr>_Toc453745001</vt:lpwstr>
      </vt:variant>
      <vt:variant>
        <vt:i4>1048627</vt:i4>
      </vt:variant>
      <vt:variant>
        <vt:i4>74</vt:i4>
      </vt:variant>
      <vt:variant>
        <vt:i4>0</vt:i4>
      </vt:variant>
      <vt:variant>
        <vt:i4>5</vt:i4>
      </vt:variant>
      <vt:variant>
        <vt:lpwstr/>
      </vt:variant>
      <vt:variant>
        <vt:lpwstr>_Toc453745000</vt:lpwstr>
      </vt:variant>
      <vt:variant>
        <vt:i4>1572922</vt:i4>
      </vt:variant>
      <vt:variant>
        <vt:i4>68</vt:i4>
      </vt:variant>
      <vt:variant>
        <vt:i4>0</vt:i4>
      </vt:variant>
      <vt:variant>
        <vt:i4>5</vt:i4>
      </vt:variant>
      <vt:variant>
        <vt:lpwstr/>
      </vt:variant>
      <vt:variant>
        <vt:lpwstr>_Toc453744999</vt:lpwstr>
      </vt:variant>
      <vt:variant>
        <vt:i4>1572922</vt:i4>
      </vt:variant>
      <vt:variant>
        <vt:i4>62</vt:i4>
      </vt:variant>
      <vt:variant>
        <vt:i4>0</vt:i4>
      </vt:variant>
      <vt:variant>
        <vt:i4>5</vt:i4>
      </vt:variant>
      <vt:variant>
        <vt:lpwstr/>
      </vt:variant>
      <vt:variant>
        <vt:lpwstr>_Toc453744998</vt:lpwstr>
      </vt:variant>
      <vt:variant>
        <vt:i4>1572922</vt:i4>
      </vt:variant>
      <vt:variant>
        <vt:i4>56</vt:i4>
      </vt:variant>
      <vt:variant>
        <vt:i4>0</vt:i4>
      </vt:variant>
      <vt:variant>
        <vt:i4>5</vt:i4>
      </vt:variant>
      <vt:variant>
        <vt:lpwstr/>
      </vt:variant>
      <vt:variant>
        <vt:lpwstr>_Toc453744997</vt:lpwstr>
      </vt:variant>
      <vt:variant>
        <vt:i4>1572922</vt:i4>
      </vt:variant>
      <vt:variant>
        <vt:i4>50</vt:i4>
      </vt:variant>
      <vt:variant>
        <vt:i4>0</vt:i4>
      </vt:variant>
      <vt:variant>
        <vt:i4>5</vt:i4>
      </vt:variant>
      <vt:variant>
        <vt:lpwstr/>
      </vt:variant>
      <vt:variant>
        <vt:lpwstr>_Toc453744996</vt:lpwstr>
      </vt:variant>
      <vt:variant>
        <vt:i4>1572922</vt:i4>
      </vt:variant>
      <vt:variant>
        <vt:i4>44</vt:i4>
      </vt:variant>
      <vt:variant>
        <vt:i4>0</vt:i4>
      </vt:variant>
      <vt:variant>
        <vt:i4>5</vt:i4>
      </vt:variant>
      <vt:variant>
        <vt:lpwstr/>
      </vt:variant>
      <vt:variant>
        <vt:lpwstr>_Toc453744995</vt:lpwstr>
      </vt:variant>
      <vt:variant>
        <vt:i4>1572922</vt:i4>
      </vt:variant>
      <vt:variant>
        <vt:i4>38</vt:i4>
      </vt:variant>
      <vt:variant>
        <vt:i4>0</vt:i4>
      </vt:variant>
      <vt:variant>
        <vt:i4>5</vt:i4>
      </vt:variant>
      <vt:variant>
        <vt:lpwstr/>
      </vt:variant>
      <vt:variant>
        <vt:lpwstr>_Toc453744994</vt:lpwstr>
      </vt:variant>
      <vt:variant>
        <vt:i4>1572922</vt:i4>
      </vt:variant>
      <vt:variant>
        <vt:i4>32</vt:i4>
      </vt:variant>
      <vt:variant>
        <vt:i4>0</vt:i4>
      </vt:variant>
      <vt:variant>
        <vt:i4>5</vt:i4>
      </vt:variant>
      <vt:variant>
        <vt:lpwstr/>
      </vt:variant>
      <vt:variant>
        <vt:lpwstr>_Toc453744993</vt:lpwstr>
      </vt:variant>
      <vt:variant>
        <vt:i4>1572922</vt:i4>
      </vt:variant>
      <vt:variant>
        <vt:i4>26</vt:i4>
      </vt:variant>
      <vt:variant>
        <vt:i4>0</vt:i4>
      </vt:variant>
      <vt:variant>
        <vt:i4>5</vt:i4>
      </vt:variant>
      <vt:variant>
        <vt:lpwstr/>
      </vt:variant>
      <vt:variant>
        <vt:lpwstr>_Toc453744992</vt:lpwstr>
      </vt:variant>
      <vt:variant>
        <vt:i4>1572922</vt:i4>
      </vt:variant>
      <vt:variant>
        <vt:i4>20</vt:i4>
      </vt:variant>
      <vt:variant>
        <vt:i4>0</vt:i4>
      </vt:variant>
      <vt:variant>
        <vt:i4>5</vt:i4>
      </vt:variant>
      <vt:variant>
        <vt:lpwstr/>
      </vt:variant>
      <vt:variant>
        <vt:lpwstr>_Toc453744991</vt:lpwstr>
      </vt:variant>
      <vt:variant>
        <vt:i4>1572922</vt:i4>
      </vt:variant>
      <vt:variant>
        <vt:i4>14</vt:i4>
      </vt:variant>
      <vt:variant>
        <vt:i4>0</vt:i4>
      </vt:variant>
      <vt:variant>
        <vt:i4>5</vt:i4>
      </vt:variant>
      <vt:variant>
        <vt:lpwstr/>
      </vt:variant>
      <vt:variant>
        <vt:lpwstr>_Toc453744990</vt:lpwstr>
      </vt:variant>
      <vt:variant>
        <vt:i4>1638458</vt:i4>
      </vt:variant>
      <vt:variant>
        <vt:i4>8</vt:i4>
      </vt:variant>
      <vt:variant>
        <vt:i4>0</vt:i4>
      </vt:variant>
      <vt:variant>
        <vt:i4>5</vt:i4>
      </vt:variant>
      <vt:variant>
        <vt:lpwstr/>
      </vt:variant>
      <vt:variant>
        <vt:lpwstr>_Toc453744989</vt:lpwstr>
      </vt:variant>
      <vt:variant>
        <vt:i4>1638458</vt:i4>
      </vt:variant>
      <vt:variant>
        <vt:i4>2</vt:i4>
      </vt:variant>
      <vt:variant>
        <vt:i4>0</vt:i4>
      </vt:variant>
      <vt:variant>
        <vt:i4>5</vt:i4>
      </vt:variant>
      <vt:variant>
        <vt:lpwstr/>
      </vt:variant>
      <vt:variant>
        <vt:lpwstr>_Toc453744988</vt:lpwstr>
      </vt:variant>
      <vt:variant>
        <vt:i4>5308506</vt:i4>
      </vt:variant>
      <vt:variant>
        <vt:i4>0</vt:i4>
      </vt:variant>
      <vt:variant>
        <vt:i4>0</vt:i4>
      </vt:variant>
      <vt:variant>
        <vt:i4>5</vt:i4>
      </vt:variant>
      <vt:variant>
        <vt:lpwstr>http://www.sage.com/</vt:lpwstr>
      </vt:variant>
      <vt:variant>
        <vt:lpwstr/>
      </vt:variant>
      <vt:variant>
        <vt:i4>1441827</vt:i4>
      </vt:variant>
      <vt:variant>
        <vt:i4>-1</vt:i4>
      </vt:variant>
      <vt:variant>
        <vt:i4>1053</vt:i4>
      </vt:variant>
      <vt:variant>
        <vt:i4>1</vt:i4>
      </vt:variant>
      <vt:variant>
        <vt:lpwstr>C:\Users\mucar\Documents\MyJabberFiles\sophie.ropars@sage.com\mumu.jpg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2018-02-14T12:59:00Z</dcterms:created>
  <dcterms:modified xsi:type="dcterms:W3CDTF">2020-02-25T14:10:00Z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0x0101006F423A30A101F047BEF9DA7C3DA99473</vt:lpwstr>
  </property>
  <property fmtid="{D5CDD505-2E9C-101B-9397-08002B2CF9AE}" pid="3" name="Order">
    <vt:r8>122100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