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65EB50" w14:textId="77777777" w:rsidR="00E1108B" w:rsidRDefault="00A7297A" w:rsidP="008E772E">
      <w:pPr>
        <w:pStyle w:val="SAGETitle"/>
        <w:rPr>
          <w:lang w:val="en-US"/>
        </w:rPr>
      </w:pPr>
      <w:bookmarkStart w:id="0" w:name="_GoBack"/>
      <w:bookmarkEnd w:id="0"/>
      <w:r>
        <w:rPr>
          <w:noProof/>
        </w:rPr>
        <w:drawing>
          <wp:anchor distT="0" distB="0" distL="114300" distR="114300" simplePos="0" relativeHeight="251693568" behindDoc="0" locked="0" layoutInCell="1" allowOverlap="1" wp14:anchorId="28D564D3" wp14:editId="1D89B052">
            <wp:simplePos x="0" y="0"/>
            <wp:positionH relativeFrom="page">
              <wp:align>center</wp:align>
            </wp:positionH>
            <wp:positionV relativeFrom="paragraph">
              <wp:posOffset>-1323975</wp:posOffset>
            </wp:positionV>
            <wp:extent cx="3823200" cy="1069662"/>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ge_X3_.png"/>
                    <pic:cNvPicPr/>
                  </pic:nvPicPr>
                  <pic:blipFill>
                    <a:blip r:embed="rId11">
                      <a:extLst>
                        <a:ext uri="{28A0092B-C50C-407E-A947-70E740481C1C}">
                          <a14:useLocalDpi xmlns:a14="http://schemas.microsoft.com/office/drawing/2010/main" val="0"/>
                        </a:ext>
                      </a:extLst>
                    </a:blip>
                    <a:stretch>
                      <a:fillRect/>
                    </a:stretch>
                  </pic:blipFill>
                  <pic:spPr>
                    <a:xfrm>
                      <a:off x="0" y="0"/>
                      <a:ext cx="3823200" cy="1069662"/>
                    </a:xfrm>
                    <a:prstGeom prst="rect">
                      <a:avLst/>
                    </a:prstGeom>
                  </pic:spPr>
                </pic:pic>
              </a:graphicData>
            </a:graphic>
            <wp14:sizeRelH relativeFrom="margin">
              <wp14:pctWidth>0</wp14:pctWidth>
            </wp14:sizeRelH>
            <wp14:sizeRelV relativeFrom="margin">
              <wp14:pctHeight>0</wp14:pctHeight>
            </wp14:sizeRelV>
          </wp:anchor>
        </w:drawing>
      </w:r>
      <w:r w:rsidR="00E1108B" w:rsidRPr="00B16765">
        <w:rPr>
          <w:noProof/>
          <w:lang w:val="fr-FR" w:eastAsia="fr-FR"/>
        </w:rPr>
        <w:drawing>
          <wp:anchor distT="0" distB="0" distL="114300" distR="114300" simplePos="0" relativeHeight="251691520" behindDoc="1" locked="0" layoutInCell="1" allowOverlap="1" wp14:anchorId="463E0012" wp14:editId="53959AEA">
            <wp:simplePos x="0" y="0"/>
            <wp:positionH relativeFrom="page">
              <wp:align>left</wp:align>
            </wp:positionH>
            <wp:positionV relativeFrom="paragraph">
              <wp:posOffset>-1727200</wp:posOffset>
            </wp:positionV>
            <wp:extent cx="7602855" cy="11426190"/>
            <wp:effectExtent l="0" t="0" r="0" b="3810"/>
            <wp:wrapNone/>
            <wp:docPr id="5" name="Image 5" descr="C:\Users\mucar\Downloads\Sage_AUS_AngryDonuts_81I3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car\Downloads\Sage_AUS_AngryDonuts_81I389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02855" cy="11426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0138E7" w14:textId="77777777" w:rsidR="00E1108B" w:rsidRDefault="00E1108B" w:rsidP="008E772E">
      <w:pPr>
        <w:pStyle w:val="SAGETitle"/>
        <w:rPr>
          <w:lang w:val="en-US"/>
        </w:rPr>
      </w:pPr>
    </w:p>
    <w:p w14:paraId="24F0AB6B" w14:textId="77777777" w:rsidR="00E1108B" w:rsidRDefault="00E1108B" w:rsidP="008E772E">
      <w:pPr>
        <w:pStyle w:val="SAGETitle"/>
        <w:rPr>
          <w:lang w:val="en-US"/>
        </w:rPr>
      </w:pPr>
    </w:p>
    <w:p w14:paraId="3FECF5DF" w14:textId="77777777" w:rsidR="00E1108B" w:rsidRDefault="00E1108B" w:rsidP="008E772E">
      <w:pPr>
        <w:pStyle w:val="SAGETitle"/>
        <w:rPr>
          <w:lang w:val="en-US"/>
        </w:rPr>
      </w:pPr>
    </w:p>
    <w:p w14:paraId="00A1493A" w14:textId="77777777" w:rsidR="00E1108B" w:rsidRDefault="00E1108B" w:rsidP="008E772E">
      <w:pPr>
        <w:pStyle w:val="SAGETitle"/>
        <w:rPr>
          <w:lang w:val="en-US"/>
        </w:rPr>
      </w:pPr>
    </w:p>
    <w:p w14:paraId="4682E80C" w14:textId="77777777" w:rsidR="007F0561" w:rsidRPr="003118DA" w:rsidRDefault="00E1108B" w:rsidP="00E1108B">
      <w:pPr>
        <w:pStyle w:val="SAGETitle"/>
        <w:ind w:left="-567"/>
        <w:rPr>
          <w:lang w:val="en-US"/>
        </w:rPr>
      </w:pPr>
      <w:r>
        <w:rPr>
          <w:lang w:val="en-US"/>
        </w:rPr>
        <w:t>C</w:t>
      </w:r>
      <w:r w:rsidR="00266ADD">
        <w:rPr>
          <w:lang w:val="en-US"/>
        </w:rPr>
        <w:t xml:space="preserve">reate a </w:t>
      </w:r>
      <w:r w:rsidR="00E5492F">
        <w:rPr>
          <w:lang w:val="en-US"/>
        </w:rPr>
        <w:t>W</w:t>
      </w:r>
      <w:r w:rsidR="00266ADD">
        <w:rPr>
          <w:lang w:val="en-US"/>
        </w:rPr>
        <w:t xml:space="preserve">eb </w:t>
      </w:r>
      <w:r w:rsidR="00E5492F">
        <w:rPr>
          <w:lang w:val="en-US"/>
        </w:rPr>
        <w:t>P</w:t>
      </w:r>
      <w:r w:rsidR="00266ADD">
        <w:rPr>
          <w:lang w:val="en-US"/>
        </w:rPr>
        <w:t>ortal</w:t>
      </w:r>
      <w:r w:rsidR="00E5492F">
        <w:rPr>
          <w:lang w:val="en-US"/>
        </w:rPr>
        <w:t xml:space="preserve"> using Web services</w:t>
      </w:r>
    </w:p>
    <w:p w14:paraId="270CF41F" w14:textId="77777777" w:rsidR="00073FA8" w:rsidRDefault="00073FA8" w:rsidP="00E1108B">
      <w:pPr>
        <w:pStyle w:val="SAGETitleDate"/>
        <w:ind w:left="-567"/>
      </w:pPr>
    </w:p>
    <w:p w14:paraId="36FE0D73" w14:textId="77777777" w:rsidR="00063C74" w:rsidRPr="001E2B05" w:rsidRDefault="00154DD9" w:rsidP="00E1108B">
      <w:pPr>
        <w:pStyle w:val="SAGETitleDate"/>
        <w:ind w:left="-567"/>
        <w:sectPr w:rsidR="00063C74" w:rsidRPr="001E2B05" w:rsidSect="004E3437">
          <w:footerReference w:type="default" r:id="rId13"/>
          <w:pgSz w:w="11906" w:h="16838" w:code="9"/>
          <w:pgMar w:top="2722" w:right="1134" w:bottom="1701" w:left="1985" w:header="709" w:footer="567" w:gutter="0"/>
          <w:cols w:space="708"/>
          <w:titlePg/>
          <w:docGrid w:linePitch="360"/>
        </w:sectPr>
      </w:pPr>
      <w:ins w:id="1" w:author="Auteur">
        <w:r>
          <w:t>02</w:t>
        </w:r>
      </w:ins>
      <w:del w:id="2" w:author="Auteur">
        <w:r w:rsidR="003824D8" w:rsidDel="00154DD9">
          <w:delText>10</w:delText>
        </w:r>
      </w:del>
      <w:r w:rsidR="00266ADD">
        <w:t xml:space="preserve"> </w:t>
      </w:r>
      <w:r w:rsidR="00E1108B">
        <w:t>20</w:t>
      </w:r>
      <w:ins w:id="3" w:author="Auteur">
        <w:r>
          <w:t>20</w:t>
        </w:r>
      </w:ins>
      <w:del w:id="4" w:author="Auteur">
        <w:r w:rsidR="003824D8" w:rsidDel="00154DD9">
          <w:delText>18</w:delText>
        </w:r>
      </w:del>
    </w:p>
    <w:p w14:paraId="4B56B37E" w14:textId="77777777" w:rsidR="00550BCC" w:rsidRPr="00A61D7D" w:rsidRDefault="00550BCC" w:rsidP="001E2B05">
      <w:pPr>
        <w:pStyle w:val="SAGEBodyText"/>
        <w:rPr>
          <w:b/>
          <w:color w:val="2E3456"/>
          <w:lang w:val="en-US"/>
        </w:rPr>
      </w:pPr>
    </w:p>
    <w:p w14:paraId="5830C3E3" w14:textId="77777777" w:rsidR="00550BCC" w:rsidRPr="00A61D7D" w:rsidRDefault="00550BCC" w:rsidP="001E2B05">
      <w:pPr>
        <w:pStyle w:val="SAGEBodyText"/>
        <w:rPr>
          <w:b/>
          <w:color w:val="2E3456"/>
          <w:lang w:val="en-US"/>
        </w:rPr>
      </w:pPr>
    </w:p>
    <w:p w14:paraId="61D7B082" w14:textId="77777777" w:rsidR="002F7BC0" w:rsidRDefault="002F7BC0" w:rsidP="002F7BC0">
      <w:pPr>
        <w:pStyle w:val="SageHeading2noTOC"/>
        <w:rPr>
          <w:color w:val="00A4CF"/>
          <w:sz w:val="22"/>
          <w:lang w:val="en-US"/>
        </w:rPr>
      </w:pPr>
      <w:r w:rsidRPr="002F7BC0">
        <w:rPr>
          <w:color w:val="00A4CF"/>
          <w:sz w:val="22"/>
          <w:lang w:val="en-US"/>
        </w:rPr>
        <w:t>The purpose of this document is</w:t>
      </w:r>
      <w:r w:rsidR="00E4104F">
        <w:rPr>
          <w:color w:val="00A4CF"/>
          <w:sz w:val="22"/>
          <w:lang w:val="en-US"/>
        </w:rPr>
        <w:t xml:space="preserve"> to explain how to invoke SOAP </w:t>
      </w:r>
      <w:r w:rsidRPr="002F7BC0">
        <w:rPr>
          <w:color w:val="00A4CF"/>
          <w:sz w:val="22"/>
          <w:lang w:val="en-US"/>
        </w:rPr>
        <w:t xml:space="preserve">Web services from a web portal in PHP. </w:t>
      </w:r>
    </w:p>
    <w:p w14:paraId="2A9B4B49" w14:textId="77777777" w:rsidR="002F7BC0" w:rsidRPr="002F7BC0" w:rsidRDefault="002F7BC0" w:rsidP="002F7BC0">
      <w:pPr>
        <w:pStyle w:val="SageHeading2noTOC"/>
        <w:rPr>
          <w:color w:val="00A4CF"/>
          <w:sz w:val="22"/>
          <w:lang w:val="en-US"/>
        </w:rPr>
      </w:pPr>
    </w:p>
    <w:p w14:paraId="22A4041E" w14:textId="77777777" w:rsidR="002F7BC0" w:rsidRDefault="002F7BC0" w:rsidP="002F7BC0">
      <w:pPr>
        <w:pStyle w:val="SageHeading2noTOC"/>
        <w:rPr>
          <w:color w:val="00A4CF"/>
          <w:sz w:val="22"/>
          <w:lang w:val="en-US"/>
        </w:rPr>
      </w:pPr>
      <w:r w:rsidRPr="002F7BC0">
        <w:rPr>
          <w:color w:val="00A4CF"/>
          <w:sz w:val="22"/>
          <w:lang w:val="en-US"/>
        </w:rPr>
        <w:t>The portal gives you access to your data</w:t>
      </w:r>
      <w:r w:rsidR="00E4104F">
        <w:rPr>
          <w:color w:val="00A4CF"/>
          <w:sz w:val="22"/>
          <w:lang w:val="en-US"/>
        </w:rPr>
        <w:t>,</w:t>
      </w:r>
      <w:r w:rsidRPr="002F7BC0">
        <w:rPr>
          <w:color w:val="00A4CF"/>
          <w:sz w:val="22"/>
          <w:lang w:val="en-US"/>
        </w:rPr>
        <w:t xml:space="preserve"> such as orders or customer information in real-time. You do not need to share large files across networks or via email. Because the data stays in </w:t>
      </w:r>
      <w:r w:rsidR="00BA69EB">
        <w:rPr>
          <w:color w:val="00A4CF"/>
          <w:sz w:val="22"/>
          <w:lang w:val="en-US"/>
        </w:rPr>
        <w:t>the application</w:t>
      </w:r>
      <w:r w:rsidRPr="002F7BC0">
        <w:rPr>
          <w:color w:val="00A4CF"/>
          <w:sz w:val="22"/>
          <w:lang w:val="en-US"/>
        </w:rPr>
        <w:t>, not saved out to an external server, it is more secure. Remote employees like sales professions can not only view data, but they can also create new data such as sales orders from any computer with internet access via a browser.</w:t>
      </w:r>
    </w:p>
    <w:p w14:paraId="093EA926" w14:textId="77777777" w:rsidR="002F7BC0" w:rsidRPr="002F7BC0" w:rsidRDefault="002F7BC0" w:rsidP="002F7BC0">
      <w:pPr>
        <w:pStyle w:val="SageHeading2noTOC"/>
        <w:rPr>
          <w:color w:val="00A4CF"/>
          <w:sz w:val="22"/>
          <w:lang w:val="en-US"/>
        </w:rPr>
      </w:pPr>
    </w:p>
    <w:p w14:paraId="43EBDDC3" w14:textId="77777777" w:rsidR="002F7BC0" w:rsidRDefault="002F7BC0" w:rsidP="002F7BC0">
      <w:pPr>
        <w:pStyle w:val="SageHeading2noTOC"/>
        <w:rPr>
          <w:color w:val="00A4CF"/>
          <w:sz w:val="22"/>
          <w:lang w:val="en-US"/>
        </w:rPr>
      </w:pPr>
      <w:r w:rsidRPr="002F7BC0">
        <w:rPr>
          <w:color w:val="00A4CF"/>
          <w:sz w:val="22"/>
          <w:lang w:val="en-US"/>
        </w:rPr>
        <w:t>You can create the portal using SOAP web services functionality and WampServer® is a Windows web development environment that allows you to create web applications with Apache2, PHP, and a MySQL database. In addition, PhpMyAdmin allows you to easily manage your databases. [Source: wampserver.com].</w:t>
      </w:r>
    </w:p>
    <w:p w14:paraId="4AA75C34" w14:textId="77777777" w:rsidR="00181E3D" w:rsidRDefault="00181E3D" w:rsidP="002F7BC0">
      <w:pPr>
        <w:pStyle w:val="SageHeading2noTOC"/>
        <w:rPr>
          <w:color w:val="00A4CF"/>
          <w:sz w:val="22"/>
          <w:lang w:val="en-US"/>
        </w:rPr>
      </w:pPr>
    </w:p>
    <w:p w14:paraId="118912FB" w14:textId="77777777" w:rsidR="007B226B" w:rsidRPr="00BA7C20" w:rsidRDefault="007B226B" w:rsidP="002F7BC0">
      <w:pPr>
        <w:pStyle w:val="SageHeading2noTOC"/>
        <w:rPr>
          <w:color w:val="2E3456"/>
          <w:lang w:val="en-US"/>
        </w:rPr>
      </w:pPr>
      <w:r w:rsidRPr="00BA7C20">
        <w:rPr>
          <w:lang w:val="en-US"/>
        </w:rPr>
        <w:t xml:space="preserve">Audience </w:t>
      </w:r>
    </w:p>
    <w:p w14:paraId="52A9E3BA" w14:textId="77777777" w:rsidR="00550BCC" w:rsidRPr="00BA7C20" w:rsidRDefault="00BA7C20" w:rsidP="00550BCC">
      <w:pPr>
        <w:pStyle w:val="SAGEBodyText"/>
        <w:rPr>
          <w:lang w:val="en-US"/>
        </w:rPr>
      </w:pPr>
      <w:r w:rsidRPr="00BA7C20">
        <w:rPr>
          <w:lang w:val="en-US"/>
        </w:rPr>
        <w:t xml:space="preserve">This document is intended for experienced </w:t>
      </w:r>
      <w:r w:rsidR="00744D92">
        <w:rPr>
          <w:lang w:val="en-US"/>
        </w:rPr>
        <w:t xml:space="preserve">Enterprise Management </w:t>
      </w:r>
      <w:r w:rsidRPr="00BA7C20">
        <w:rPr>
          <w:lang w:val="en-US"/>
        </w:rPr>
        <w:t>users with administrator</w:t>
      </w:r>
      <w:r>
        <w:rPr>
          <w:lang w:val="en-US"/>
        </w:rPr>
        <w:t xml:space="preserve"> level permissions</w:t>
      </w:r>
      <w:r w:rsidR="00181E3D">
        <w:rPr>
          <w:lang w:val="en-US"/>
        </w:rPr>
        <w:t xml:space="preserve"> who may or may not have prior experience with publishing web services</w:t>
      </w:r>
      <w:r>
        <w:rPr>
          <w:lang w:val="en-US"/>
        </w:rPr>
        <w:t xml:space="preserve">. </w:t>
      </w:r>
      <w:r w:rsidR="006F78B8">
        <w:rPr>
          <w:lang w:val="en-US"/>
        </w:rPr>
        <w:t xml:space="preserve">There is also a section specifically </w:t>
      </w:r>
      <w:r w:rsidR="006F78B8" w:rsidRPr="006F78B8">
        <w:rPr>
          <w:lang w:val="en-US"/>
        </w:rPr>
        <w:t>for developers who have advanced coding and web services knowledge.</w:t>
      </w:r>
    </w:p>
    <w:p w14:paraId="5A92276B" w14:textId="77777777" w:rsidR="00D11B69" w:rsidRDefault="00D11B69" w:rsidP="006F78B8">
      <w:pPr>
        <w:pStyle w:val="SAGEBullet1"/>
        <w:numPr>
          <w:ilvl w:val="0"/>
          <w:numId w:val="0"/>
        </w:numPr>
        <w:ind w:left="340"/>
      </w:pPr>
    </w:p>
    <w:p w14:paraId="33FF0D56" w14:textId="77777777" w:rsidR="00703210" w:rsidRDefault="00703210" w:rsidP="0081007D">
      <w:pPr>
        <w:pStyle w:val="SAGEBodyText"/>
      </w:pPr>
      <w:r>
        <w:rPr>
          <w:b/>
          <w:color w:val="auto"/>
        </w:rPr>
        <w:br w:type="page"/>
      </w:r>
    </w:p>
    <w:sdt>
      <w:sdtPr>
        <w:rPr>
          <w:b w:val="0"/>
          <w:color w:val="auto"/>
          <w:sz w:val="22"/>
        </w:rPr>
        <w:id w:val="-1417781885"/>
        <w:docPartObj>
          <w:docPartGallery w:val="Table of Contents"/>
          <w:docPartUnique/>
        </w:docPartObj>
      </w:sdtPr>
      <w:sdtEndPr>
        <w:rPr>
          <w:bCs/>
          <w:noProof/>
        </w:rPr>
      </w:sdtEndPr>
      <w:sdtContent>
        <w:p w14:paraId="5AAF716F" w14:textId="77777777" w:rsidR="005F40A6" w:rsidRDefault="005F40A6" w:rsidP="005F40A6">
          <w:pPr>
            <w:pStyle w:val="SAGEHeading1noTOC"/>
            <w:framePr w:wrap="around"/>
          </w:pPr>
          <w:r>
            <w:t>Contents</w:t>
          </w:r>
        </w:p>
        <w:p w14:paraId="179F9D52" w14:textId="3F152757" w:rsidR="00C66B77" w:rsidRDefault="005F40A6">
          <w:pPr>
            <w:pStyle w:val="TM1"/>
            <w:rPr>
              <w:ins w:id="5" w:author="Auteur"/>
              <w:rFonts w:asciiTheme="minorHAnsi" w:eastAsiaTheme="minorEastAsia" w:hAnsiTheme="minorHAnsi" w:cstheme="minorBidi"/>
              <w:b w:val="0"/>
              <w:bCs w:val="0"/>
              <w:caps w:val="0"/>
              <w:color w:val="auto"/>
              <w:sz w:val="22"/>
              <w:szCs w:val="22"/>
              <w:lang w:val="fr-FR" w:eastAsia="fr-FR"/>
            </w:rPr>
          </w:pPr>
          <w:r>
            <w:fldChar w:fldCharType="begin"/>
          </w:r>
          <w:r>
            <w:instrText xml:space="preserve"> TOC \o "1-3" \h \z \u </w:instrText>
          </w:r>
          <w:r>
            <w:fldChar w:fldCharType="separate"/>
          </w:r>
          <w:ins w:id="6" w:author="Auteur">
            <w:r w:rsidR="00C66B77" w:rsidRPr="0095402A">
              <w:rPr>
                <w:rStyle w:val="Lienhypertexte"/>
              </w:rPr>
              <w:fldChar w:fldCharType="begin"/>
            </w:r>
            <w:r w:rsidR="00C66B77" w:rsidRPr="0095402A">
              <w:rPr>
                <w:rStyle w:val="Lienhypertexte"/>
              </w:rPr>
              <w:instrText xml:space="preserve"> </w:instrText>
            </w:r>
            <w:r w:rsidR="00C66B77">
              <w:instrText>HYPERLINK \l "_Toc33535418"</w:instrText>
            </w:r>
            <w:r w:rsidR="00C66B77" w:rsidRPr="0095402A">
              <w:rPr>
                <w:rStyle w:val="Lienhypertexte"/>
              </w:rPr>
              <w:instrText xml:space="preserve"> </w:instrText>
            </w:r>
            <w:r w:rsidR="00C66B77" w:rsidRPr="0095402A">
              <w:rPr>
                <w:rStyle w:val="Lienhypertexte"/>
              </w:rPr>
              <w:fldChar w:fldCharType="separate"/>
            </w:r>
            <w:r w:rsidR="00C66B77" w:rsidRPr="0095402A">
              <w:rPr>
                <w:rStyle w:val="Lienhypertexte"/>
              </w:rPr>
              <w:t>Requirements</w:t>
            </w:r>
            <w:r w:rsidR="00C66B77">
              <w:rPr>
                <w:webHidden/>
              </w:rPr>
              <w:tab/>
            </w:r>
            <w:r w:rsidR="00C66B77">
              <w:rPr>
                <w:webHidden/>
              </w:rPr>
              <w:fldChar w:fldCharType="begin"/>
            </w:r>
            <w:r w:rsidR="00C66B77">
              <w:rPr>
                <w:webHidden/>
              </w:rPr>
              <w:instrText xml:space="preserve"> PAGEREF _Toc33535418 \h </w:instrText>
            </w:r>
          </w:ins>
          <w:r w:rsidR="00C66B77">
            <w:rPr>
              <w:webHidden/>
            </w:rPr>
          </w:r>
          <w:r w:rsidR="00C66B77">
            <w:rPr>
              <w:webHidden/>
            </w:rPr>
            <w:fldChar w:fldCharType="separate"/>
          </w:r>
          <w:ins w:id="7" w:author="Auteur">
            <w:r w:rsidR="001E7469">
              <w:rPr>
                <w:webHidden/>
              </w:rPr>
              <w:t>4</w:t>
            </w:r>
            <w:del w:id="8" w:author="Auteur">
              <w:r w:rsidR="00486093" w:rsidDel="001E7469">
                <w:rPr>
                  <w:webHidden/>
                </w:rPr>
                <w:delText>6</w:delText>
              </w:r>
              <w:r w:rsidR="00F97614" w:rsidDel="001E7469">
                <w:rPr>
                  <w:webHidden/>
                </w:rPr>
                <w:delText>6</w:delText>
              </w:r>
              <w:r w:rsidR="00C66B77" w:rsidDel="001E7469">
                <w:rPr>
                  <w:webHidden/>
                </w:rPr>
                <w:delText>4</w:delText>
              </w:r>
            </w:del>
            <w:r w:rsidR="00C66B77">
              <w:rPr>
                <w:webHidden/>
              </w:rPr>
              <w:fldChar w:fldCharType="end"/>
            </w:r>
            <w:r w:rsidR="00C66B77" w:rsidRPr="0095402A">
              <w:rPr>
                <w:rStyle w:val="Lienhypertexte"/>
              </w:rPr>
              <w:fldChar w:fldCharType="end"/>
            </w:r>
          </w:ins>
        </w:p>
        <w:p w14:paraId="61631F24" w14:textId="2992F964" w:rsidR="00C66B77" w:rsidRDefault="00C66B77">
          <w:pPr>
            <w:pStyle w:val="TM2"/>
            <w:tabs>
              <w:tab w:val="right" w:pos="8777"/>
            </w:tabs>
            <w:rPr>
              <w:ins w:id="9" w:author="Auteur"/>
              <w:rFonts w:eastAsiaTheme="minorEastAsia" w:cstheme="minorBidi"/>
              <w:b w:val="0"/>
              <w:bCs w:val="0"/>
              <w:noProof/>
              <w:color w:val="auto"/>
              <w:sz w:val="22"/>
              <w:szCs w:val="22"/>
              <w:lang w:val="fr-FR" w:eastAsia="fr-FR"/>
            </w:rPr>
          </w:pPr>
          <w:ins w:id="10" w:author="Auteur">
            <w:r w:rsidRPr="0095402A">
              <w:rPr>
                <w:rStyle w:val="Lienhypertexte"/>
                <w:noProof/>
              </w:rPr>
              <w:fldChar w:fldCharType="begin"/>
            </w:r>
            <w:r w:rsidRPr="0095402A">
              <w:rPr>
                <w:rStyle w:val="Lienhypertexte"/>
                <w:noProof/>
              </w:rPr>
              <w:instrText xml:space="preserve"> </w:instrText>
            </w:r>
            <w:r>
              <w:rPr>
                <w:noProof/>
              </w:rPr>
              <w:instrText>HYPERLINK \l "_Toc33535419"</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Install Microsoft Visual C++ 2012 Redistributable (x64)</w:t>
            </w:r>
            <w:r>
              <w:rPr>
                <w:noProof/>
                <w:webHidden/>
              </w:rPr>
              <w:tab/>
            </w:r>
            <w:r>
              <w:rPr>
                <w:noProof/>
                <w:webHidden/>
              </w:rPr>
              <w:fldChar w:fldCharType="begin"/>
            </w:r>
            <w:r>
              <w:rPr>
                <w:noProof/>
                <w:webHidden/>
              </w:rPr>
              <w:instrText xml:space="preserve"> PAGEREF _Toc33535419 \h </w:instrText>
            </w:r>
          </w:ins>
          <w:r>
            <w:rPr>
              <w:noProof/>
              <w:webHidden/>
            </w:rPr>
          </w:r>
          <w:r>
            <w:rPr>
              <w:noProof/>
              <w:webHidden/>
            </w:rPr>
            <w:fldChar w:fldCharType="separate"/>
          </w:r>
          <w:ins w:id="11" w:author="Auteur">
            <w:r w:rsidR="001E7469">
              <w:rPr>
                <w:noProof/>
                <w:webHidden/>
              </w:rPr>
              <w:t>4</w:t>
            </w:r>
            <w:del w:id="12" w:author="Auteur">
              <w:r w:rsidR="00486093" w:rsidDel="001E7469">
                <w:rPr>
                  <w:noProof/>
                  <w:webHidden/>
                </w:rPr>
                <w:delText>6</w:delText>
              </w:r>
              <w:r w:rsidR="00F97614" w:rsidDel="001E7469">
                <w:rPr>
                  <w:noProof/>
                  <w:webHidden/>
                </w:rPr>
                <w:delText>6</w:delText>
              </w:r>
              <w:r w:rsidDel="001E7469">
                <w:rPr>
                  <w:noProof/>
                  <w:webHidden/>
                </w:rPr>
                <w:delText>4</w:delText>
              </w:r>
            </w:del>
            <w:r>
              <w:rPr>
                <w:noProof/>
                <w:webHidden/>
              </w:rPr>
              <w:fldChar w:fldCharType="end"/>
            </w:r>
            <w:r w:rsidRPr="0095402A">
              <w:rPr>
                <w:rStyle w:val="Lienhypertexte"/>
                <w:noProof/>
              </w:rPr>
              <w:fldChar w:fldCharType="end"/>
            </w:r>
          </w:ins>
        </w:p>
        <w:p w14:paraId="32AE8571" w14:textId="0676416E" w:rsidR="00C66B77" w:rsidRDefault="00C66B77">
          <w:pPr>
            <w:pStyle w:val="TM1"/>
            <w:rPr>
              <w:ins w:id="13" w:author="Auteur"/>
              <w:rFonts w:asciiTheme="minorHAnsi" w:eastAsiaTheme="minorEastAsia" w:hAnsiTheme="minorHAnsi" w:cstheme="minorBidi"/>
              <w:b w:val="0"/>
              <w:bCs w:val="0"/>
              <w:caps w:val="0"/>
              <w:color w:val="auto"/>
              <w:sz w:val="22"/>
              <w:szCs w:val="22"/>
              <w:lang w:val="fr-FR" w:eastAsia="fr-FR"/>
            </w:rPr>
          </w:pPr>
          <w:ins w:id="14" w:author="Auteur">
            <w:r w:rsidRPr="0095402A">
              <w:rPr>
                <w:rStyle w:val="Lienhypertexte"/>
              </w:rPr>
              <w:fldChar w:fldCharType="begin"/>
            </w:r>
            <w:r w:rsidRPr="0095402A">
              <w:rPr>
                <w:rStyle w:val="Lienhypertexte"/>
              </w:rPr>
              <w:instrText xml:space="preserve"> </w:instrText>
            </w:r>
            <w:r>
              <w:instrText>HYPERLINK \l "_Toc33535420"</w:instrText>
            </w:r>
            <w:r w:rsidRPr="0095402A">
              <w:rPr>
                <w:rStyle w:val="Lienhypertexte"/>
              </w:rPr>
              <w:instrText xml:space="preserve"> </w:instrText>
            </w:r>
            <w:r w:rsidRPr="0095402A">
              <w:rPr>
                <w:rStyle w:val="Lienhypertexte"/>
              </w:rPr>
              <w:fldChar w:fldCharType="separate"/>
            </w:r>
            <w:r w:rsidRPr="0095402A">
              <w:rPr>
                <w:rStyle w:val="Lienhypertexte"/>
              </w:rPr>
              <w:t>Build the portal</w:t>
            </w:r>
            <w:r>
              <w:rPr>
                <w:webHidden/>
              </w:rPr>
              <w:tab/>
            </w:r>
            <w:r>
              <w:rPr>
                <w:webHidden/>
              </w:rPr>
              <w:fldChar w:fldCharType="begin"/>
            </w:r>
            <w:r>
              <w:rPr>
                <w:webHidden/>
              </w:rPr>
              <w:instrText xml:space="preserve"> PAGEREF _Toc33535420 \h </w:instrText>
            </w:r>
          </w:ins>
          <w:r>
            <w:rPr>
              <w:webHidden/>
            </w:rPr>
          </w:r>
          <w:r>
            <w:rPr>
              <w:webHidden/>
            </w:rPr>
            <w:fldChar w:fldCharType="separate"/>
          </w:r>
          <w:ins w:id="15" w:author="Auteur">
            <w:r w:rsidR="001E7469">
              <w:rPr>
                <w:webHidden/>
              </w:rPr>
              <w:t>5</w:t>
            </w:r>
            <w:del w:id="16" w:author="Auteur">
              <w:r w:rsidR="00486093" w:rsidDel="001E7469">
                <w:rPr>
                  <w:webHidden/>
                </w:rPr>
                <w:delText>7</w:delText>
              </w:r>
              <w:r w:rsidR="00F97614" w:rsidDel="001E7469">
                <w:rPr>
                  <w:webHidden/>
                </w:rPr>
                <w:delText>7</w:delText>
              </w:r>
              <w:r w:rsidDel="001E7469">
                <w:rPr>
                  <w:webHidden/>
                </w:rPr>
                <w:delText>5</w:delText>
              </w:r>
            </w:del>
            <w:r>
              <w:rPr>
                <w:webHidden/>
              </w:rPr>
              <w:fldChar w:fldCharType="end"/>
            </w:r>
            <w:r w:rsidRPr="0095402A">
              <w:rPr>
                <w:rStyle w:val="Lienhypertexte"/>
              </w:rPr>
              <w:fldChar w:fldCharType="end"/>
            </w:r>
          </w:ins>
        </w:p>
        <w:p w14:paraId="6C41FFF6" w14:textId="01B8D31C" w:rsidR="00C66B77" w:rsidRDefault="00C66B77">
          <w:pPr>
            <w:pStyle w:val="TM2"/>
            <w:tabs>
              <w:tab w:val="right" w:pos="8777"/>
            </w:tabs>
            <w:rPr>
              <w:ins w:id="17" w:author="Auteur"/>
              <w:rFonts w:eastAsiaTheme="minorEastAsia" w:cstheme="minorBidi"/>
              <w:b w:val="0"/>
              <w:bCs w:val="0"/>
              <w:noProof/>
              <w:color w:val="auto"/>
              <w:sz w:val="22"/>
              <w:szCs w:val="22"/>
              <w:lang w:val="fr-FR" w:eastAsia="fr-FR"/>
            </w:rPr>
          </w:pPr>
          <w:ins w:id="18" w:author="Auteur">
            <w:r w:rsidRPr="0095402A">
              <w:rPr>
                <w:rStyle w:val="Lienhypertexte"/>
                <w:noProof/>
              </w:rPr>
              <w:fldChar w:fldCharType="begin"/>
            </w:r>
            <w:r w:rsidRPr="0095402A">
              <w:rPr>
                <w:rStyle w:val="Lienhypertexte"/>
                <w:noProof/>
              </w:rPr>
              <w:instrText xml:space="preserve"> </w:instrText>
            </w:r>
            <w:r>
              <w:rPr>
                <w:noProof/>
              </w:rPr>
              <w:instrText>HYPERLINK \l "_Toc33535421"</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Install and configure WampServer</w:t>
            </w:r>
            <w:r>
              <w:rPr>
                <w:noProof/>
                <w:webHidden/>
              </w:rPr>
              <w:tab/>
            </w:r>
            <w:r>
              <w:rPr>
                <w:noProof/>
                <w:webHidden/>
              </w:rPr>
              <w:fldChar w:fldCharType="begin"/>
            </w:r>
            <w:r>
              <w:rPr>
                <w:noProof/>
                <w:webHidden/>
              </w:rPr>
              <w:instrText xml:space="preserve"> PAGEREF _Toc33535421 \h </w:instrText>
            </w:r>
          </w:ins>
          <w:r>
            <w:rPr>
              <w:noProof/>
              <w:webHidden/>
            </w:rPr>
          </w:r>
          <w:r>
            <w:rPr>
              <w:noProof/>
              <w:webHidden/>
            </w:rPr>
            <w:fldChar w:fldCharType="separate"/>
          </w:r>
          <w:ins w:id="19" w:author="Auteur">
            <w:r w:rsidR="001E7469">
              <w:rPr>
                <w:noProof/>
                <w:webHidden/>
              </w:rPr>
              <w:t>5</w:t>
            </w:r>
            <w:del w:id="20" w:author="Auteur">
              <w:r w:rsidR="00486093" w:rsidDel="001E7469">
                <w:rPr>
                  <w:noProof/>
                  <w:webHidden/>
                </w:rPr>
                <w:delText>7</w:delText>
              </w:r>
              <w:r w:rsidR="00F97614" w:rsidDel="001E7469">
                <w:rPr>
                  <w:noProof/>
                  <w:webHidden/>
                </w:rPr>
                <w:delText>7</w:delText>
              </w:r>
              <w:r w:rsidDel="001E7469">
                <w:rPr>
                  <w:noProof/>
                  <w:webHidden/>
                </w:rPr>
                <w:delText>5</w:delText>
              </w:r>
            </w:del>
            <w:r>
              <w:rPr>
                <w:noProof/>
                <w:webHidden/>
              </w:rPr>
              <w:fldChar w:fldCharType="end"/>
            </w:r>
            <w:r w:rsidRPr="0095402A">
              <w:rPr>
                <w:rStyle w:val="Lienhypertexte"/>
                <w:noProof/>
              </w:rPr>
              <w:fldChar w:fldCharType="end"/>
            </w:r>
          </w:ins>
        </w:p>
        <w:p w14:paraId="3B057E3F" w14:textId="2A878ADA" w:rsidR="00C66B77" w:rsidRDefault="00C66B77">
          <w:pPr>
            <w:pStyle w:val="TM2"/>
            <w:tabs>
              <w:tab w:val="right" w:pos="8777"/>
            </w:tabs>
            <w:rPr>
              <w:ins w:id="21" w:author="Auteur"/>
              <w:rFonts w:eastAsiaTheme="minorEastAsia" w:cstheme="minorBidi"/>
              <w:b w:val="0"/>
              <w:bCs w:val="0"/>
              <w:noProof/>
              <w:color w:val="auto"/>
              <w:sz w:val="22"/>
              <w:szCs w:val="22"/>
              <w:lang w:val="fr-FR" w:eastAsia="fr-FR"/>
            </w:rPr>
          </w:pPr>
          <w:ins w:id="22" w:author="Auteur">
            <w:r w:rsidRPr="0095402A">
              <w:rPr>
                <w:rStyle w:val="Lienhypertexte"/>
                <w:noProof/>
              </w:rPr>
              <w:fldChar w:fldCharType="begin"/>
            </w:r>
            <w:r w:rsidRPr="0095402A">
              <w:rPr>
                <w:rStyle w:val="Lienhypertexte"/>
                <w:noProof/>
              </w:rPr>
              <w:instrText xml:space="preserve"> </w:instrText>
            </w:r>
            <w:r>
              <w:rPr>
                <w:noProof/>
              </w:rPr>
              <w:instrText>HYPERLINK \l "_Toc33535422"</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Configure the server and the pool of Web services</w:t>
            </w:r>
            <w:r>
              <w:rPr>
                <w:noProof/>
                <w:webHidden/>
              </w:rPr>
              <w:tab/>
            </w:r>
            <w:r>
              <w:rPr>
                <w:noProof/>
                <w:webHidden/>
              </w:rPr>
              <w:fldChar w:fldCharType="begin"/>
            </w:r>
            <w:r>
              <w:rPr>
                <w:noProof/>
                <w:webHidden/>
              </w:rPr>
              <w:instrText xml:space="preserve"> PAGEREF _Toc33535422 \h </w:instrText>
            </w:r>
          </w:ins>
          <w:r>
            <w:rPr>
              <w:noProof/>
              <w:webHidden/>
            </w:rPr>
          </w:r>
          <w:r>
            <w:rPr>
              <w:noProof/>
              <w:webHidden/>
            </w:rPr>
            <w:fldChar w:fldCharType="separate"/>
          </w:r>
          <w:ins w:id="23" w:author="Auteur">
            <w:r w:rsidR="001E7469">
              <w:rPr>
                <w:noProof/>
                <w:webHidden/>
              </w:rPr>
              <w:t>10</w:t>
            </w:r>
            <w:del w:id="24" w:author="Auteur">
              <w:r w:rsidR="00486093" w:rsidDel="001E7469">
                <w:rPr>
                  <w:noProof/>
                  <w:webHidden/>
                </w:rPr>
                <w:delText>12</w:delText>
              </w:r>
              <w:r w:rsidR="00F97614" w:rsidDel="001E7469">
                <w:rPr>
                  <w:noProof/>
                  <w:webHidden/>
                </w:rPr>
                <w:delText>12</w:delText>
              </w:r>
              <w:r w:rsidDel="001E7469">
                <w:rPr>
                  <w:noProof/>
                  <w:webHidden/>
                </w:rPr>
                <w:delText>10</w:delText>
              </w:r>
            </w:del>
            <w:r>
              <w:rPr>
                <w:noProof/>
                <w:webHidden/>
              </w:rPr>
              <w:fldChar w:fldCharType="end"/>
            </w:r>
            <w:r w:rsidRPr="0095402A">
              <w:rPr>
                <w:rStyle w:val="Lienhypertexte"/>
                <w:noProof/>
              </w:rPr>
              <w:fldChar w:fldCharType="end"/>
            </w:r>
          </w:ins>
        </w:p>
        <w:p w14:paraId="5CC916B8" w14:textId="2CE69116" w:rsidR="00C66B77" w:rsidRDefault="00C66B77">
          <w:pPr>
            <w:pStyle w:val="TM3"/>
            <w:tabs>
              <w:tab w:val="right" w:pos="8777"/>
            </w:tabs>
            <w:rPr>
              <w:ins w:id="25" w:author="Auteur"/>
              <w:rFonts w:eastAsiaTheme="minorEastAsia" w:cstheme="minorBidi"/>
              <w:noProof/>
              <w:color w:val="auto"/>
              <w:sz w:val="22"/>
              <w:szCs w:val="22"/>
              <w:lang w:val="fr-FR" w:eastAsia="fr-FR"/>
            </w:rPr>
          </w:pPr>
          <w:ins w:id="26" w:author="Auteur">
            <w:r w:rsidRPr="0095402A">
              <w:rPr>
                <w:rStyle w:val="Lienhypertexte"/>
                <w:noProof/>
              </w:rPr>
              <w:fldChar w:fldCharType="begin"/>
            </w:r>
            <w:r w:rsidRPr="0095402A">
              <w:rPr>
                <w:rStyle w:val="Lienhypertexte"/>
                <w:noProof/>
              </w:rPr>
              <w:instrText xml:space="preserve"> </w:instrText>
            </w:r>
            <w:r>
              <w:rPr>
                <w:noProof/>
              </w:rPr>
              <w:instrText>HYPERLINK \l "_Toc33535423"</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lang w:val="en"/>
              </w:rPr>
              <w:t>Set up the Syracuse Web server</w:t>
            </w:r>
            <w:r>
              <w:rPr>
                <w:noProof/>
                <w:webHidden/>
              </w:rPr>
              <w:tab/>
            </w:r>
            <w:r>
              <w:rPr>
                <w:noProof/>
                <w:webHidden/>
              </w:rPr>
              <w:fldChar w:fldCharType="begin"/>
            </w:r>
            <w:r>
              <w:rPr>
                <w:noProof/>
                <w:webHidden/>
              </w:rPr>
              <w:instrText xml:space="preserve"> PAGEREF _Toc33535423 \h </w:instrText>
            </w:r>
          </w:ins>
          <w:r>
            <w:rPr>
              <w:noProof/>
              <w:webHidden/>
            </w:rPr>
          </w:r>
          <w:r>
            <w:rPr>
              <w:noProof/>
              <w:webHidden/>
            </w:rPr>
            <w:fldChar w:fldCharType="separate"/>
          </w:r>
          <w:ins w:id="27" w:author="Auteur">
            <w:r w:rsidR="001E7469">
              <w:rPr>
                <w:noProof/>
                <w:webHidden/>
              </w:rPr>
              <w:t>10</w:t>
            </w:r>
            <w:del w:id="28" w:author="Auteur">
              <w:r w:rsidR="00486093" w:rsidDel="001E7469">
                <w:rPr>
                  <w:noProof/>
                  <w:webHidden/>
                </w:rPr>
                <w:delText>12</w:delText>
              </w:r>
              <w:r w:rsidR="00F97614" w:rsidDel="001E7469">
                <w:rPr>
                  <w:noProof/>
                  <w:webHidden/>
                </w:rPr>
                <w:delText>12</w:delText>
              </w:r>
              <w:r w:rsidDel="001E7469">
                <w:rPr>
                  <w:noProof/>
                  <w:webHidden/>
                </w:rPr>
                <w:delText>10</w:delText>
              </w:r>
            </w:del>
            <w:r>
              <w:rPr>
                <w:noProof/>
                <w:webHidden/>
              </w:rPr>
              <w:fldChar w:fldCharType="end"/>
            </w:r>
            <w:r w:rsidRPr="0095402A">
              <w:rPr>
                <w:rStyle w:val="Lienhypertexte"/>
                <w:noProof/>
              </w:rPr>
              <w:fldChar w:fldCharType="end"/>
            </w:r>
          </w:ins>
        </w:p>
        <w:p w14:paraId="297976E6" w14:textId="2458B2D7" w:rsidR="00C66B77" w:rsidRDefault="00C66B77">
          <w:pPr>
            <w:pStyle w:val="TM3"/>
            <w:tabs>
              <w:tab w:val="right" w:pos="8777"/>
            </w:tabs>
            <w:rPr>
              <w:ins w:id="29" w:author="Auteur"/>
              <w:rFonts w:eastAsiaTheme="minorEastAsia" w:cstheme="minorBidi"/>
              <w:noProof/>
              <w:color w:val="auto"/>
              <w:sz w:val="22"/>
              <w:szCs w:val="22"/>
              <w:lang w:val="fr-FR" w:eastAsia="fr-FR"/>
            </w:rPr>
          </w:pPr>
          <w:ins w:id="30" w:author="Auteur">
            <w:r w:rsidRPr="0095402A">
              <w:rPr>
                <w:rStyle w:val="Lienhypertexte"/>
                <w:noProof/>
              </w:rPr>
              <w:fldChar w:fldCharType="begin"/>
            </w:r>
            <w:r w:rsidRPr="0095402A">
              <w:rPr>
                <w:rStyle w:val="Lienhypertexte"/>
                <w:noProof/>
              </w:rPr>
              <w:instrText xml:space="preserve"> </w:instrText>
            </w:r>
            <w:r>
              <w:rPr>
                <w:noProof/>
              </w:rPr>
              <w:instrText>HYPERLINK \l "_Toc33535424"</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lang w:val="en"/>
              </w:rPr>
              <w:t>Configure the WEB services pool</w:t>
            </w:r>
            <w:r>
              <w:rPr>
                <w:noProof/>
                <w:webHidden/>
              </w:rPr>
              <w:tab/>
            </w:r>
            <w:r>
              <w:rPr>
                <w:noProof/>
                <w:webHidden/>
              </w:rPr>
              <w:fldChar w:fldCharType="begin"/>
            </w:r>
            <w:r>
              <w:rPr>
                <w:noProof/>
                <w:webHidden/>
              </w:rPr>
              <w:instrText xml:space="preserve"> PAGEREF _Toc33535424 \h </w:instrText>
            </w:r>
          </w:ins>
          <w:r>
            <w:rPr>
              <w:noProof/>
              <w:webHidden/>
            </w:rPr>
          </w:r>
          <w:r>
            <w:rPr>
              <w:noProof/>
              <w:webHidden/>
            </w:rPr>
            <w:fldChar w:fldCharType="separate"/>
          </w:r>
          <w:ins w:id="31" w:author="Auteur">
            <w:r w:rsidR="001E7469">
              <w:rPr>
                <w:noProof/>
                <w:webHidden/>
              </w:rPr>
              <w:t>10</w:t>
            </w:r>
            <w:del w:id="32" w:author="Auteur">
              <w:r w:rsidR="00486093" w:rsidDel="001E7469">
                <w:rPr>
                  <w:noProof/>
                  <w:webHidden/>
                </w:rPr>
                <w:delText>13</w:delText>
              </w:r>
              <w:r w:rsidR="00F97614" w:rsidDel="001E7469">
                <w:rPr>
                  <w:noProof/>
                  <w:webHidden/>
                </w:rPr>
                <w:delText>13</w:delText>
              </w:r>
              <w:r w:rsidDel="001E7469">
                <w:rPr>
                  <w:noProof/>
                  <w:webHidden/>
                </w:rPr>
                <w:delText>10</w:delText>
              </w:r>
            </w:del>
            <w:r>
              <w:rPr>
                <w:noProof/>
                <w:webHidden/>
              </w:rPr>
              <w:fldChar w:fldCharType="end"/>
            </w:r>
            <w:r w:rsidRPr="0095402A">
              <w:rPr>
                <w:rStyle w:val="Lienhypertexte"/>
                <w:noProof/>
              </w:rPr>
              <w:fldChar w:fldCharType="end"/>
            </w:r>
          </w:ins>
        </w:p>
        <w:p w14:paraId="33D3182B" w14:textId="79D19E45" w:rsidR="00C66B77" w:rsidRDefault="00C66B77">
          <w:pPr>
            <w:pStyle w:val="TM2"/>
            <w:tabs>
              <w:tab w:val="right" w:pos="8777"/>
            </w:tabs>
            <w:rPr>
              <w:ins w:id="33" w:author="Auteur"/>
              <w:rFonts w:eastAsiaTheme="minorEastAsia" w:cstheme="minorBidi"/>
              <w:b w:val="0"/>
              <w:bCs w:val="0"/>
              <w:noProof/>
              <w:color w:val="auto"/>
              <w:sz w:val="22"/>
              <w:szCs w:val="22"/>
              <w:lang w:val="fr-FR" w:eastAsia="fr-FR"/>
            </w:rPr>
          </w:pPr>
          <w:ins w:id="34" w:author="Auteur">
            <w:r w:rsidRPr="0095402A">
              <w:rPr>
                <w:rStyle w:val="Lienhypertexte"/>
                <w:noProof/>
              </w:rPr>
              <w:fldChar w:fldCharType="begin"/>
            </w:r>
            <w:r w:rsidRPr="0095402A">
              <w:rPr>
                <w:rStyle w:val="Lienhypertexte"/>
                <w:noProof/>
              </w:rPr>
              <w:instrText xml:space="preserve"> </w:instrText>
            </w:r>
            <w:r>
              <w:rPr>
                <w:noProof/>
              </w:rPr>
              <w:instrText>HYPERLINK \l "_Toc33535425"</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Install and configure the PHP Web portal</w:t>
            </w:r>
            <w:r>
              <w:rPr>
                <w:noProof/>
                <w:webHidden/>
              </w:rPr>
              <w:tab/>
            </w:r>
            <w:r>
              <w:rPr>
                <w:noProof/>
                <w:webHidden/>
              </w:rPr>
              <w:fldChar w:fldCharType="begin"/>
            </w:r>
            <w:r>
              <w:rPr>
                <w:noProof/>
                <w:webHidden/>
              </w:rPr>
              <w:instrText xml:space="preserve"> PAGEREF _Toc33535425 \h </w:instrText>
            </w:r>
          </w:ins>
          <w:r>
            <w:rPr>
              <w:noProof/>
              <w:webHidden/>
            </w:rPr>
          </w:r>
          <w:r>
            <w:rPr>
              <w:noProof/>
              <w:webHidden/>
            </w:rPr>
            <w:fldChar w:fldCharType="separate"/>
          </w:r>
          <w:ins w:id="35" w:author="Auteur">
            <w:r w:rsidR="001E7469">
              <w:rPr>
                <w:noProof/>
                <w:webHidden/>
              </w:rPr>
              <w:t>12</w:t>
            </w:r>
            <w:del w:id="36" w:author="Auteur">
              <w:r w:rsidR="00486093" w:rsidDel="001E7469">
                <w:rPr>
                  <w:noProof/>
                  <w:webHidden/>
                </w:rPr>
                <w:delText>15</w:delText>
              </w:r>
              <w:r w:rsidR="00F97614" w:rsidDel="001E7469">
                <w:rPr>
                  <w:noProof/>
                  <w:webHidden/>
                </w:rPr>
                <w:delText>15</w:delText>
              </w:r>
              <w:r w:rsidDel="001E7469">
                <w:rPr>
                  <w:noProof/>
                  <w:webHidden/>
                </w:rPr>
                <w:delText>12</w:delText>
              </w:r>
            </w:del>
            <w:r>
              <w:rPr>
                <w:noProof/>
                <w:webHidden/>
              </w:rPr>
              <w:fldChar w:fldCharType="end"/>
            </w:r>
            <w:r w:rsidRPr="0095402A">
              <w:rPr>
                <w:rStyle w:val="Lienhypertexte"/>
                <w:noProof/>
              </w:rPr>
              <w:fldChar w:fldCharType="end"/>
            </w:r>
          </w:ins>
        </w:p>
        <w:p w14:paraId="4452EF74" w14:textId="79B1B7CC" w:rsidR="00C66B77" w:rsidRDefault="00C66B77">
          <w:pPr>
            <w:pStyle w:val="TM3"/>
            <w:tabs>
              <w:tab w:val="right" w:pos="8777"/>
            </w:tabs>
            <w:rPr>
              <w:ins w:id="37" w:author="Auteur"/>
              <w:rFonts w:eastAsiaTheme="minorEastAsia" w:cstheme="minorBidi"/>
              <w:noProof/>
              <w:color w:val="auto"/>
              <w:sz w:val="22"/>
              <w:szCs w:val="22"/>
              <w:lang w:val="fr-FR" w:eastAsia="fr-FR"/>
            </w:rPr>
          </w:pPr>
          <w:ins w:id="38" w:author="Auteur">
            <w:r w:rsidRPr="0095402A">
              <w:rPr>
                <w:rStyle w:val="Lienhypertexte"/>
                <w:noProof/>
              </w:rPr>
              <w:fldChar w:fldCharType="begin"/>
            </w:r>
            <w:r w:rsidRPr="0095402A">
              <w:rPr>
                <w:rStyle w:val="Lienhypertexte"/>
                <w:noProof/>
              </w:rPr>
              <w:instrText xml:space="preserve"> </w:instrText>
            </w:r>
            <w:r>
              <w:rPr>
                <w:noProof/>
              </w:rPr>
              <w:instrText>HYPERLINK \l "_Toc33535426"</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Download the PHP web portal project files</w:t>
            </w:r>
            <w:r>
              <w:rPr>
                <w:noProof/>
                <w:webHidden/>
              </w:rPr>
              <w:tab/>
            </w:r>
            <w:r>
              <w:rPr>
                <w:noProof/>
                <w:webHidden/>
              </w:rPr>
              <w:fldChar w:fldCharType="begin"/>
            </w:r>
            <w:r>
              <w:rPr>
                <w:noProof/>
                <w:webHidden/>
              </w:rPr>
              <w:instrText xml:space="preserve"> PAGEREF _Toc33535426 \h </w:instrText>
            </w:r>
          </w:ins>
          <w:r>
            <w:rPr>
              <w:noProof/>
              <w:webHidden/>
            </w:rPr>
          </w:r>
          <w:r>
            <w:rPr>
              <w:noProof/>
              <w:webHidden/>
            </w:rPr>
            <w:fldChar w:fldCharType="separate"/>
          </w:r>
          <w:ins w:id="39" w:author="Auteur">
            <w:r w:rsidR="001E7469">
              <w:rPr>
                <w:noProof/>
                <w:webHidden/>
              </w:rPr>
              <w:t>12</w:t>
            </w:r>
            <w:del w:id="40" w:author="Auteur">
              <w:r w:rsidR="00486093" w:rsidDel="001E7469">
                <w:rPr>
                  <w:noProof/>
                  <w:webHidden/>
                </w:rPr>
                <w:delText>15</w:delText>
              </w:r>
              <w:r w:rsidR="00F97614" w:rsidDel="001E7469">
                <w:rPr>
                  <w:noProof/>
                  <w:webHidden/>
                </w:rPr>
                <w:delText>15</w:delText>
              </w:r>
              <w:r w:rsidDel="001E7469">
                <w:rPr>
                  <w:noProof/>
                  <w:webHidden/>
                </w:rPr>
                <w:delText>12</w:delText>
              </w:r>
            </w:del>
            <w:r>
              <w:rPr>
                <w:noProof/>
                <w:webHidden/>
              </w:rPr>
              <w:fldChar w:fldCharType="end"/>
            </w:r>
            <w:r w:rsidRPr="0095402A">
              <w:rPr>
                <w:rStyle w:val="Lienhypertexte"/>
                <w:noProof/>
              </w:rPr>
              <w:fldChar w:fldCharType="end"/>
            </w:r>
          </w:ins>
        </w:p>
        <w:p w14:paraId="3CB91A12" w14:textId="31E4FB55" w:rsidR="00C66B77" w:rsidRDefault="00C66B77">
          <w:pPr>
            <w:pStyle w:val="TM3"/>
            <w:tabs>
              <w:tab w:val="right" w:pos="8777"/>
            </w:tabs>
            <w:rPr>
              <w:ins w:id="41" w:author="Auteur"/>
              <w:rFonts w:eastAsiaTheme="minorEastAsia" w:cstheme="minorBidi"/>
              <w:noProof/>
              <w:color w:val="auto"/>
              <w:sz w:val="22"/>
              <w:szCs w:val="22"/>
              <w:lang w:val="fr-FR" w:eastAsia="fr-FR"/>
            </w:rPr>
          </w:pPr>
          <w:ins w:id="42" w:author="Auteur">
            <w:r w:rsidRPr="0095402A">
              <w:rPr>
                <w:rStyle w:val="Lienhypertexte"/>
                <w:noProof/>
              </w:rPr>
              <w:fldChar w:fldCharType="begin"/>
            </w:r>
            <w:r w:rsidRPr="0095402A">
              <w:rPr>
                <w:rStyle w:val="Lienhypertexte"/>
                <w:noProof/>
              </w:rPr>
              <w:instrText xml:space="preserve"> </w:instrText>
            </w:r>
            <w:r>
              <w:rPr>
                <w:noProof/>
              </w:rPr>
              <w:instrText>HYPERLINK \l "_Toc33535427"</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Configure the portal</w:t>
            </w:r>
            <w:r>
              <w:rPr>
                <w:noProof/>
                <w:webHidden/>
              </w:rPr>
              <w:tab/>
            </w:r>
            <w:r>
              <w:rPr>
                <w:noProof/>
                <w:webHidden/>
              </w:rPr>
              <w:fldChar w:fldCharType="begin"/>
            </w:r>
            <w:r>
              <w:rPr>
                <w:noProof/>
                <w:webHidden/>
              </w:rPr>
              <w:instrText xml:space="preserve"> PAGEREF _Toc33535427 \h </w:instrText>
            </w:r>
          </w:ins>
          <w:r>
            <w:rPr>
              <w:noProof/>
              <w:webHidden/>
            </w:rPr>
          </w:r>
          <w:r>
            <w:rPr>
              <w:noProof/>
              <w:webHidden/>
            </w:rPr>
            <w:fldChar w:fldCharType="separate"/>
          </w:r>
          <w:ins w:id="43" w:author="Auteur">
            <w:r w:rsidR="001E7469">
              <w:rPr>
                <w:noProof/>
                <w:webHidden/>
              </w:rPr>
              <w:t>13</w:t>
            </w:r>
            <w:del w:id="44" w:author="Auteur">
              <w:r w:rsidR="00486093" w:rsidDel="001E7469">
                <w:rPr>
                  <w:noProof/>
                  <w:webHidden/>
                </w:rPr>
                <w:delText>16</w:delText>
              </w:r>
              <w:r w:rsidR="00F97614" w:rsidDel="001E7469">
                <w:rPr>
                  <w:noProof/>
                  <w:webHidden/>
                </w:rPr>
                <w:delText>16</w:delText>
              </w:r>
              <w:r w:rsidDel="001E7469">
                <w:rPr>
                  <w:noProof/>
                  <w:webHidden/>
                </w:rPr>
                <w:delText>13</w:delText>
              </w:r>
            </w:del>
            <w:r>
              <w:rPr>
                <w:noProof/>
                <w:webHidden/>
              </w:rPr>
              <w:fldChar w:fldCharType="end"/>
            </w:r>
            <w:r w:rsidRPr="0095402A">
              <w:rPr>
                <w:rStyle w:val="Lienhypertexte"/>
                <w:noProof/>
              </w:rPr>
              <w:fldChar w:fldCharType="end"/>
            </w:r>
          </w:ins>
        </w:p>
        <w:p w14:paraId="2429F1B8" w14:textId="388AA6D9" w:rsidR="00C66B77" w:rsidRDefault="00C66B77">
          <w:pPr>
            <w:pStyle w:val="TM3"/>
            <w:tabs>
              <w:tab w:val="right" w:pos="8777"/>
            </w:tabs>
            <w:rPr>
              <w:ins w:id="45" w:author="Auteur"/>
              <w:rFonts w:eastAsiaTheme="minorEastAsia" w:cstheme="minorBidi"/>
              <w:noProof/>
              <w:color w:val="auto"/>
              <w:sz w:val="22"/>
              <w:szCs w:val="22"/>
              <w:lang w:val="fr-FR" w:eastAsia="fr-FR"/>
            </w:rPr>
          </w:pPr>
          <w:ins w:id="46" w:author="Auteur">
            <w:r w:rsidRPr="0095402A">
              <w:rPr>
                <w:rStyle w:val="Lienhypertexte"/>
                <w:noProof/>
              </w:rPr>
              <w:fldChar w:fldCharType="begin"/>
            </w:r>
            <w:r w:rsidRPr="0095402A">
              <w:rPr>
                <w:rStyle w:val="Lienhypertexte"/>
                <w:noProof/>
              </w:rPr>
              <w:instrText xml:space="preserve"> </w:instrText>
            </w:r>
            <w:r>
              <w:rPr>
                <w:noProof/>
              </w:rPr>
              <w:instrText>HYPERLINK \l "_Toc33535428"</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Install the application patch</w:t>
            </w:r>
            <w:r>
              <w:rPr>
                <w:noProof/>
                <w:webHidden/>
              </w:rPr>
              <w:tab/>
            </w:r>
            <w:r>
              <w:rPr>
                <w:noProof/>
                <w:webHidden/>
              </w:rPr>
              <w:fldChar w:fldCharType="begin"/>
            </w:r>
            <w:r>
              <w:rPr>
                <w:noProof/>
                <w:webHidden/>
              </w:rPr>
              <w:instrText xml:space="preserve"> PAGEREF _Toc33535428 \h </w:instrText>
            </w:r>
          </w:ins>
          <w:r>
            <w:rPr>
              <w:noProof/>
              <w:webHidden/>
            </w:rPr>
          </w:r>
          <w:r>
            <w:rPr>
              <w:noProof/>
              <w:webHidden/>
            </w:rPr>
            <w:fldChar w:fldCharType="separate"/>
          </w:r>
          <w:ins w:id="47" w:author="Auteur">
            <w:r w:rsidR="001E7469">
              <w:rPr>
                <w:noProof/>
                <w:webHidden/>
              </w:rPr>
              <w:t>14</w:t>
            </w:r>
            <w:del w:id="48" w:author="Auteur">
              <w:r w:rsidR="00486093" w:rsidDel="001E7469">
                <w:rPr>
                  <w:noProof/>
                  <w:webHidden/>
                </w:rPr>
                <w:delText>17</w:delText>
              </w:r>
              <w:r w:rsidR="00F97614" w:rsidDel="001E7469">
                <w:rPr>
                  <w:noProof/>
                  <w:webHidden/>
                </w:rPr>
                <w:delText>17</w:delText>
              </w:r>
              <w:r w:rsidDel="001E7469">
                <w:rPr>
                  <w:noProof/>
                  <w:webHidden/>
                </w:rPr>
                <w:delText>14</w:delText>
              </w:r>
            </w:del>
            <w:r>
              <w:rPr>
                <w:noProof/>
                <w:webHidden/>
              </w:rPr>
              <w:fldChar w:fldCharType="end"/>
            </w:r>
            <w:r w:rsidRPr="0095402A">
              <w:rPr>
                <w:rStyle w:val="Lienhypertexte"/>
                <w:noProof/>
              </w:rPr>
              <w:fldChar w:fldCharType="end"/>
            </w:r>
          </w:ins>
        </w:p>
        <w:p w14:paraId="782AD6C3" w14:textId="3A2FAACC" w:rsidR="00C66B77" w:rsidRDefault="00C66B77">
          <w:pPr>
            <w:pStyle w:val="TM2"/>
            <w:tabs>
              <w:tab w:val="right" w:pos="8777"/>
            </w:tabs>
            <w:rPr>
              <w:ins w:id="49" w:author="Auteur"/>
              <w:rFonts w:eastAsiaTheme="minorEastAsia" w:cstheme="minorBidi"/>
              <w:b w:val="0"/>
              <w:bCs w:val="0"/>
              <w:noProof/>
              <w:color w:val="auto"/>
              <w:sz w:val="22"/>
              <w:szCs w:val="22"/>
              <w:lang w:val="fr-FR" w:eastAsia="fr-FR"/>
            </w:rPr>
          </w:pPr>
          <w:ins w:id="50" w:author="Auteur">
            <w:r w:rsidRPr="0095402A">
              <w:rPr>
                <w:rStyle w:val="Lienhypertexte"/>
                <w:noProof/>
              </w:rPr>
              <w:fldChar w:fldCharType="begin"/>
            </w:r>
            <w:r w:rsidRPr="0095402A">
              <w:rPr>
                <w:rStyle w:val="Lienhypertexte"/>
                <w:noProof/>
              </w:rPr>
              <w:instrText xml:space="preserve"> </w:instrText>
            </w:r>
            <w:r>
              <w:rPr>
                <w:noProof/>
              </w:rPr>
              <w:instrText>HYPERLINK \l "_Toc33535429"</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Publish the Web service</w:t>
            </w:r>
            <w:r>
              <w:rPr>
                <w:noProof/>
                <w:webHidden/>
              </w:rPr>
              <w:tab/>
            </w:r>
            <w:r>
              <w:rPr>
                <w:noProof/>
                <w:webHidden/>
              </w:rPr>
              <w:fldChar w:fldCharType="begin"/>
            </w:r>
            <w:r>
              <w:rPr>
                <w:noProof/>
                <w:webHidden/>
              </w:rPr>
              <w:instrText xml:space="preserve"> PAGEREF _Toc33535429 \h </w:instrText>
            </w:r>
          </w:ins>
          <w:r>
            <w:rPr>
              <w:noProof/>
              <w:webHidden/>
            </w:rPr>
          </w:r>
          <w:r>
            <w:rPr>
              <w:noProof/>
              <w:webHidden/>
            </w:rPr>
            <w:fldChar w:fldCharType="separate"/>
          </w:r>
          <w:ins w:id="51" w:author="Auteur">
            <w:r w:rsidR="001E7469">
              <w:rPr>
                <w:noProof/>
                <w:webHidden/>
              </w:rPr>
              <w:t>16</w:t>
            </w:r>
            <w:del w:id="52" w:author="Auteur">
              <w:r w:rsidR="00486093" w:rsidDel="001E7469">
                <w:rPr>
                  <w:noProof/>
                  <w:webHidden/>
                </w:rPr>
                <w:delText>19</w:delText>
              </w:r>
              <w:r w:rsidR="00F97614" w:rsidDel="001E7469">
                <w:rPr>
                  <w:noProof/>
                  <w:webHidden/>
                </w:rPr>
                <w:delText>19</w:delText>
              </w:r>
              <w:r w:rsidDel="001E7469">
                <w:rPr>
                  <w:noProof/>
                  <w:webHidden/>
                </w:rPr>
                <w:delText>16</w:delText>
              </w:r>
            </w:del>
            <w:r>
              <w:rPr>
                <w:noProof/>
                <w:webHidden/>
              </w:rPr>
              <w:fldChar w:fldCharType="end"/>
            </w:r>
            <w:r w:rsidRPr="0095402A">
              <w:rPr>
                <w:rStyle w:val="Lienhypertexte"/>
                <w:noProof/>
              </w:rPr>
              <w:fldChar w:fldCharType="end"/>
            </w:r>
          </w:ins>
        </w:p>
        <w:p w14:paraId="1E7DFC84" w14:textId="51B83763" w:rsidR="00C66B77" w:rsidRDefault="00C66B77">
          <w:pPr>
            <w:pStyle w:val="TM3"/>
            <w:tabs>
              <w:tab w:val="right" w:pos="8777"/>
            </w:tabs>
            <w:rPr>
              <w:ins w:id="53" w:author="Auteur"/>
              <w:rFonts w:eastAsiaTheme="minorEastAsia" w:cstheme="minorBidi"/>
              <w:noProof/>
              <w:color w:val="auto"/>
              <w:sz w:val="22"/>
              <w:szCs w:val="22"/>
              <w:lang w:val="fr-FR" w:eastAsia="fr-FR"/>
            </w:rPr>
          </w:pPr>
          <w:ins w:id="54" w:author="Auteur">
            <w:r w:rsidRPr="0095402A">
              <w:rPr>
                <w:rStyle w:val="Lienhypertexte"/>
                <w:noProof/>
              </w:rPr>
              <w:fldChar w:fldCharType="begin"/>
            </w:r>
            <w:r w:rsidRPr="0095402A">
              <w:rPr>
                <w:rStyle w:val="Lienhypertexte"/>
                <w:noProof/>
              </w:rPr>
              <w:instrText xml:space="preserve"> </w:instrText>
            </w:r>
            <w:r>
              <w:rPr>
                <w:noProof/>
              </w:rPr>
              <w:instrText>HYPERLINK \l "_Toc33535430"</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Cas des erreurs dans la trace</w:t>
            </w:r>
            <w:r>
              <w:rPr>
                <w:noProof/>
                <w:webHidden/>
              </w:rPr>
              <w:tab/>
            </w:r>
            <w:r>
              <w:rPr>
                <w:noProof/>
                <w:webHidden/>
              </w:rPr>
              <w:fldChar w:fldCharType="begin"/>
            </w:r>
            <w:r>
              <w:rPr>
                <w:noProof/>
                <w:webHidden/>
              </w:rPr>
              <w:instrText xml:space="preserve"> PAGEREF _Toc33535430 \h </w:instrText>
            </w:r>
          </w:ins>
          <w:r>
            <w:rPr>
              <w:noProof/>
              <w:webHidden/>
            </w:rPr>
          </w:r>
          <w:r>
            <w:rPr>
              <w:noProof/>
              <w:webHidden/>
            </w:rPr>
            <w:fldChar w:fldCharType="separate"/>
          </w:r>
          <w:ins w:id="55" w:author="Auteur">
            <w:r w:rsidR="001E7469">
              <w:rPr>
                <w:noProof/>
                <w:webHidden/>
              </w:rPr>
              <w:t>16</w:t>
            </w:r>
            <w:del w:id="56" w:author="Auteur">
              <w:r w:rsidR="00486093" w:rsidDel="001E7469">
                <w:rPr>
                  <w:noProof/>
                  <w:webHidden/>
                </w:rPr>
                <w:delText>19</w:delText>
              </w:r>
              <w:r w:rsidR="00F97614" w:rsidDel="001E7469">
                <w:rPr>
                  <w:noProof/>
                  <w:webHidden/>
                </w:rPr>
                <w:delText>19</w:delText>
              </w:r>
              <w:r w:rsidDel="001E7469">
                <w:rPr>
                  <w:noProof/>
                  <w:webHidden/>
                </w:rPr>
                <w:delText>16</w:delText>
              </w:r>
            </w:del>
            <w:r>
              <w:rPr>
                <w:noProof/>
                <w:webHidden/>
              </w:rPr>
              <w:fldChar w:fldCharType="end"/>
            </w:r>
            <w:r w:rsidRPr="0095402A">
              <w:rPr>
                <w:rStyle w:val="Lienhypertexte"/>
                <w:noProof/>
              </w:rPr>
              <w:fldChar w:fldCharType="end"/>
            </w:r>
          </w:ins>
        </w:p>
        <w:p w14:paraId="624D093A" w14:textId="2331C4A8" w:rsidR="00C66B77" w:rsidRDefault="00C66B77">
          <w:pPr>
            <w:pStyle w:val="TM1"/>
            <w:rPr>
              <w:ins w:id="57" w:author="Auteur"/>
              <w:rFonts w:asciiTheme="minorHAnsi" w:eastAsiaTheme="minorEastAsia" w:hAnsiTheme="minorHAnsi" w:cstheme="minorBidi"/>
              <w:b w:val="0"/>
              <w:bCs w:val="0"/>
              <w:caps w:val="0"/>
              <w:color w:val="auto"/>
              <w:sz w:val="22"/>
              <w:szCs w:val="22"/>
              <w:lang w:val="fr-FR" w:eastAsia="fr-FR"/>
            </w:rPr>
          </w:pPr>
          <w:ins w:id="58" w:author="Auteur">
            <w:r w:rsidRPr="0095402A">
              <w:rPr>
                <w:rStyle w:val="Lienhypertexte"/>
              </w:rPr>
              <w:fldChar w:fldCharType="begin"/>
            </w:r>
            <w:r w:rsidRPr="0095402A">
              <w:rPr>
                <w:rStyle w:val="Lienhypertexte"/>
              </w:rPr>
              <w:instrText xml:space="preserve"> </w:instrText>
            </w:r>
            <w:r>
              <w:instrText>HYPERLINK \l "_Toc33535431"</w:instrText>
            </w:r>
            <w:r w:rsidRPr="0095402A">
              <w:rPr>
                <w:rStyle w:val="Lienhypertexte"/>
              </w:rPr>
              <w:instrText xml:space="preserve"> </w:instrText>
            </w:r>
            <w:r w:rsidRPr="0095402A">
              <w:rPr>
                <w:rStyle w:val="Lienhypertexte"/>
              </w:rPr>
              <w:fldChar w:fldCharType="separate"/>
            </w:r>
            <w:r w:rsidRPr="0095402A">
              <w:rPr>
                <w:rStyle w:val="Lienhypertexte"/>
              </w:rPr>
              <w:t>Use the portal</w:t>
            </w:r>
            <w:r>
              <w:rPr>
                <w:webHidden/>
              </w:rPr>
              <w:tab/>
            </w:r>
            <w:r>
              <w:rPr>
                <w:webHidden/>
              </w:rPr>
              <w:fldChar w:fldCharType="begin"/>
            </w:r>
            <w:r>
              <w:rPr>
                <w:webHidden/>
              </w:rPr>
              <w:instrText xml:space="preserve"> PAGEREF _Toc33535431 \h </w:instrText>
            </w:r>
          </w:ins>
          <w:r>
            <w:rPr>
              <w:webHidden/>
            </w:rPr>
          </w:r>
          <w:r>
            <w:rPr>
              <w:webHidden/>
            </w:rPr>
            <w:fldChar w:fldCharType="separate"/>
          </w:r>
          <w:ins w:id="59" w:author="Auteur">
            <w:r w:rsidR="001E7469">
              <w:rPr>
                <w:webHidden/>
              </w:rPr>
              <w:t>17</w:t>
            </w:r>
            <w:del w:id="60" w:author="Auteur">
              <w:r w:rsidR="00486093" w:rsidDel="001E7469">
                <w:rPr>
                  <w:webHidden/>
                </w:rPr>
                <w:delText>20</w:delText>
              </w:r>
              <w:r w:rsidR="00F97614" w:rsidDel="001E7469">
                <w:rPr>
                  <w:webHidden/>
                </w:rPr>
                <w:delText>20</w:delText>
              </w:r>
              <w:r w:rsidDel="001E7469">
                <w:rPr>
                  <w:webHidden/>
                </w:rPr>
                <w:delText>17</w:delText>
              </w:r>
            </w:del>
            <w:r>
              <w:rPr>
                <w:webHidden/>
              </w:rPr>
              <w:fldChar w:fldCharType="end"/>
            </w:r>
            <w:r w:rsidRPr="0095402A">
              <w:rPr>
                <w:rStyle w:val="Lienhypertexte"/>
              </w:rPr>
              <w:fldChar w:fldCharType="end"/>
            </w:r>
          </w:ins>
        </w:p>
        <w:p w14:paraId="4067D587" w14:textId="475225E4" w:rsidR="00C66B77" w:rsidRDefault="00C66B77">
          <w:pPr>
            <w:pStyle w:val="TM2"/>
            <w:tabs>
              <w:tab w:val="right" w:pos="8777"/>
            </w:tabs>
            <w:rPr>
              <w:ins w:id="61" w:author="Auteur"/>
              <w:rFonts w:eastAsiaTheme="minorEastAsia" w:cstheme="minorBidi"/>
              <w:b w:val="0"/>
              <w:bCs w:val="0"/>
              <w:noProof/>
              <w:color w:val="auto"/>
              <w:sz w:val="22"/>
              <w:szCs w:val="22"/>
              <w:lang w:val="fr-FR" w:eastAsia="fr-FR"/>
            </w:rPr>
          </w:pPr>
          <w:ins w:id="62" w:author="Auteur">
            <w:r w:rsidRPr="0095402A">
              <w:rPr>
                <w:rStyle w:val="Lienhypertexte"/>
                <w:noProof/>
              </w:rPr>
              <w:fldChar w:fldCharType="begin"/>
            </w:r>
            <w:r w:rsidRPr="0095402A">
              <w:rPr>
                <w:rStyle w:val="Lienhypertexte"/>
                <w:noProof/>
              </w:rPr>
              <w:instrText xml:space="preserve"> </w:instrText>
            </w:r>
            <w:r>
              <w:rPr>
                <w:noProof/>
              </w:rPr>
              <w:instrText>HYPERLINK \l "_Toc33535432"</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Access the portal</w:t>
            </w:r>
            <w:r>
              <w:rPr>
                <w:noProof/>
                <w:webHidden/>
              </w:rPr>
              <w:tab/>
            </w:r>
            <w:r>
              <w:rPr>
                <w:noProof/>
                <w:webHidden/>
              </w:rPr>
              <w:fldChar w:fldCharType="begin"/>
            </w:r>
            <w:r>
              <w:rPr>
                <w:noProof/>
                <w:webHidden/>
              </w:rPr>
              <w:instrText xml:space="preserve"> PAGEREF _Toc33535432 \h </w:instrText>
            </w:r>
          </w:ins>
          <w:r>
            <w:rPr>
              <w:noProof/>
              <w:webHidden/>
            </w:rPr>
          </w:r>
          <w:r>
            <w:rPr>
              <w:noProof/>
              <w:webHidden/>
            </w:rPr>
            <w:fldChar w:fldCharType="separate"/>
          </w:r>
          <w:ins w:id="63" w:author="Auteur">
            <w:r w:rsidR="001E7469">
              <w:rPr>
                <w:noProof/>
                <w:webHidden/>
              </w:rPr>
              <w:t>17</w:t>
            </w:r>
            <w:del w:id="64" w:author="Auteur">
              <w:r w:rsidR="00486093" w:rsidDel="001E7469">
                <w:rPr>
                  <w:noProof/>
                  <w:webHidden/>
                </w:rPr>
                <w:delText>21</w:delText>
              </w:r>
              <w:r w:rsidR="00F97614" w:rsidDel="001E7469">
                <w:rPr>
                  <w:noProof/>
                  <w:webHidden/>
                </w:rPr>
                <w:delText>21</w:delText>
              </w:r>
              <w:r w:rsidDel="001E7469">
                <w:rPr>
                  <w:noProof/>
                  <w:webHidden/>
                </w:rPr>
                <w:delText>17</w:delText>
              </w:r>
            </w:del>
            <w:r>
              <w:rPr>
                <w:noProof/>
                <w:webHidden/>
              </w:rPr>
              <w:fldChar w:fldCharType="end"/>
            </w:r>
            <w:r w:rsidRPr="0095402A">
              <w:rPr>
                <w:rStyle w:val="Lienhypertexte"/>
                <w:noProof/>
              </w:rPr>
              <w:fldChar w:fldCharType="end"/>
            </w:r>
          </w:ins>
        </w:p>
        <w:p w14:paraId="6A77859D" w14:textId="358472E5" w:rsidR="00C66B77" w:rsidRDefault="00C66B77">
          <w:pPr>
            <w:pStyle w:val="TM2"/>
            <w:tabs>
              <w:tab w:val="right" w:pos="8777"/>
            </w:tabs>
            <w:rPr>
              <w:ins w:id="65" w:author="Auteur"/>
              <w:rFonts w:eastAsiaTheme="minorEastAsia" w:cstheme="minorBidi"/>
              <w:b w:val="0"/>
              <w:bCs w:val="0"/>
              <w:noProof/>
              <w:color w:val="auto"/>
              <w:sz w:val="22"/>
              <w:szCs w:val="22"/>
              <w:lang w:val="fr-FR" w:eastAsia="fr-FR"/>
            </w:rPr>
          </w:pPr>
          <w:ins w:id="66" w:author="Auteur">
            <w:r w:rsidRPr="0095402A">
              <w:rPr>
                <w:rStyle w:val="Lienhypertexte"/>
                <w:noProof/>
              </w:rPr>
              <w:fldChar w:fldCharType="begin"/>
            </w:r>
            <w:r w:rsidRPr="0095402A">
              <w:rPr>
                <w:rStyle w:val="Lienhypertexte"/>
                <w:noProof/>
              </w:rPr>
              <w:instrText xml:space="preserve"> </w:instrText>
            </w:r>
            <w:r>
              <w:rPr>
                <w:noProof/>
              </w:rPr>
              <w:instrText>HYPERLINK \l "_Toc33535433"</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Read an order</w:t>
            </w:r>
            <w:r>
              <w:rPr>
                <w:noProof/>
                <w:webHidden/>
              </w:rPr>
              <w:tab/>
            </w:r>
            <w:r>
              <w:rPr>
                <w:noProof/>
                <w:webHidden/>
              </w:rPr>
              <w:fldChar w:fldCharType="begin"/>
            </w:r>
            <w:r>
              <w:rPr>
                <w:noProof/>
                <w:webHidden/>
              </w:rPr>
              <w:instrText xml:space="preserve"> PAGEREF _Toc33535433 \h </w:instrText>
            </w:r>
          </w:ins>
          <w:r>
            <w:rPr>
              <w:noProof/>
              <w:webHidden/>
            </w:rPr>
          </w:r>
          <w:r>
            <w:rPr>
              <w:noProof/>
              <w:webHidden/>
            </w:rPr>
            <w:fldChar w:fldCharType="separate"/>
          </w:r>
          <w:ins w:id="67" w:author="Auteur">
            <w:r w:rsidR="001E7469">
              <w:rPr>
                <w:noProof/>
                <w:webHidden/>
              </w:rPr>
              <w:t>18</w:t>
            </w:r>
            <w:del w:id="68" w:author="Auteur">
              <w:r w:rsidR="00486093" w:rsidDel="001E7469">
                <w:rPr>
                  <w:noProof/>
                  <w:webHidden/>
                </w:rPr>
                <w:delText>22</w:delText>
              </w:r>
              <w:r w:rsidR="00F97614" w:rsidDel="001E7469">
                <w:rPr>
                  <w:noProof/>
                  <w:webHidden/>
                </w:rPr>
                <w:delText>22</w:delText>
              </w:r>
              <w:r w:rsidDel="001E7469">
                <w:rPr>
                  <w:noProof/>
                  <w:webHidden/>
                </w:rPr>
                <w:delText>18</w:delText>
              </w:r>
            </w:del>
            <w:r>
              <w:rPr>
                <w:noProof/>
                <w:webHidden/>
              </w:rPr>
              <w:fldChar w:fldCharType="end"/>
            </w:r>
            <w:r w:rsidRPr="0095402A">
              <w:rPr>
                <w:rStyle w:val="Lienhypertexte"/>
                <w:noProof/>
              </w:rPr>
              <w:fldChar w:fldCharType="end"/>
            </w:r>
          </w:ins>
        </w:p>
        <w:p w14:paraId="064DD59E" w14:textId="35389794" w:rsidR="00C66B77" w:rsidRDefault="00C66B77">
          <w:pPr>
            <w:pStyle w:val="TM2"/>
            <w:tabs>
              <w:tab w:val="right" w:pos="8777"/>
            </w:tabs>
            <w:rPr>
              <w:ins w:id="69" w:author="Auteur"/>
              <w:rFonts w:eastAsiaTheme="minorEastAsia" w:cstheme="minorBidi"/>
              <w:b w:val="0"/>
              <w:bCs w:val="0"/>
              <w:noProof/>
              <w:color w:val="auto"/>
              <w:sz w:val="22"/>
              <w:szCs w:val="22"/>
              <w:lang w:val="fr-FR" w:eastAsia="fr-FR"/>
            </w:rPr>
          </w:pPr>
          <w:ins w:id="70" w:author="Auteur">
            <w:r w:rsidRPr="0095402A">
              <w:rPr>
                <w:rStyle w:val="Lienhypertexte"/>
                <w:noProof/>
              </w:rPr>
              <w:fldChar w:fldCharType="begin"/>
            </w:r>
            <w:r w:rsidRPr="0095402A">
              <w:rPr>
                <w:rStyle w:val="Lienhypertexte"/>
                <w:noProof/>
              </w:rPr>
              <w:instrText xml:space="preserve"> </w:instrText>
            </w:r>
            <w:r>
              <w:rPr>
                <w:noProof/>
              </w:rPr>
              <w:instrText>HYPERLINK \l "_Toc33535434"</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Create an order</w:t>
            </w:r>
            <w:r>
              <w:rPr>
                <w:noProof/>
                <w:webHidden/>
              </w:rPr>
              <w:tab/>
            </w:r>
            <w:r>
              <w:rPr>
                <w:noProof/>
                <w:webHidden/>
              </w:rPr>
              <w:fldChar w:fldCharType="begin"/>
            </w:r>
            <w:r>
              <w:rPr>
                <w:noProof/>
                <w:webHidden/>
              </w:rPr>
              <w:instrText xml:space="preserve"> PAGEREF _Toc33535434 \h </w:instrText>
            </w:r>
          </w:ins>
          <w:r>
            <w:rPr>
              <w:noProof/>
              <w:webHidden/>
            </w:rPr>
          </w:r>
          <w:r>
            <w:rPr>
              <w:noProof/>
              <w:webHidden/>
            </w:rPr>
            <w:fldChar w:fldCharType="separate"/>
          </w:r>
          <w:ins w:id="71" w:author="Auteur">
            <w:r w:rsidR="001E7469">
              <w:rPr>
                <w:noProof/>
                <w:webHidden/>
              </w:rPr>
              <w:t>18</w:t>
            </w:r>
            <w:del w:id="72" w:author="Auteur">
              <w:r w:rsidR="00486093" w:rsidDel="001E7469">
                <w:rPr>
                  <w:noProof/>
                  <w:webHidden/>
                </w:rPr>
                <w:delText>22</w:delText>
              </w:r>
              <w:r w:rsidR="00F97614" w:rsidDel="001E7469">
                <w:rPr>
                  <w:noProof/>
                  <w:webHidden/>
                </w:rPr>
                <w:delText>22</w:delText>
              </w:r>
              <w:r w:rsidDel="001E7469">
                <w:rPr>
                  <w:noProof/>
                  <w:webHidden/>
                </w:rPr>
                <w:delText>18</w:delText>
              </w:r>
            </w:del>
            <w:r>
              <w:rPr>
                <w:noProof/>
                <w:webHidden/>
              </w:rPr>
              <w:fldChar w:fldCharType="end"/>
            </w:r>
            <w:r w:rsidRPr="0095402A">
              <w:rPr>
                <w:rStyle w:val="Lienhypertexte"/>
                <w:noProof/>
              </w:rPr>
              <w:fldChar w:fldCharType="end"/>
            </w:r>
          </w:ins>
        </w:p>
        <w:p w14:paraId="7308D25B" w14:textId="571BE12E" w:rsidR="00C66B77" w:rsidRDefault="00C66B77">
          <w:pPr>
            <w:pStyle w:val="TM1"/>
            <w:rPr>
              <w:ins w:id="73" w:author="Auteur"/>
              <w:rFonts w:asciiTheme="minorHAnsi" w:eastAsiaTheme="minorEastAsia" w:hAnsiTheme="minorHAnsi" w:cstheme="minorBidi"/>
              <w:b w:val="0"/>
              <w:bCs w:val="0"/>
              <w:caps w:val="0"/>
              <w:color w:val="auto"/>
              <w:sz w:val="22"/>
              <w:szCs w:val="22"/>
              <w:lang w:val="fr-FR" w:eastAsia="fr-FR"/>
            </w:rPr>
          </w:pPr>
          <w:ins w:id="74" w:author="Auteur">
            <w:r w:rsidRPr="0095402A">
              <w:rPr>
                <w:rStyle w:val="Lienhypertexte"/>
              </w:rPr>
              <w:fldChar w:fldCharType="begin"/>
            </w:r>
            <w:r w:rsidRPr="0095402A">
              <w:rPr>
                <w:rStyle w:val="Lienhypertexte"/>
              </w:rPr>
              <w:instrText xml:space="preserve"> </w:instrText>
            </w:r>
            <w:r>
              <w:instrText>HYPERLINK \l "_Toc33535435"</w:instrText>
            </w:r>
            <w:r w:rsidRPr="0095402A">
              <w:rPr>
                <w:rStyle w:val="Lienhypertexte"/>
              </w:rPr>
              <w:instrText xml:space="preserve"> </w:instrText>
            </w:r>
            <w:r w:rsidRPr="0095402A">
              <w:rPr>
                <w:rStyle w:val="Lienhypertexte"/>
              </w:rPr>
              <w:fldChar w:fldCharType="separate"/>
            </w:r>
            <w:r w:rsidRPr="0095402A">
              <w:rPr>
                <w:rStyle w:val="Lienhypertexte"/>
              </w:rPr>
              <w:t>For developers</w:t>
            </w:r>
            <w:r>
              <w:rPr>
                <w:webHidden/>
              </w:rPr>
              <w:tab/>
            </w:r>
            <w:r>
              <w:rPr>
                <w:webHidden/>
              </w:rPr>
              <w:fldChar w:fldCharType="begin"/>
            </w:r>
            <w:r>
              <w:rPr>
                <w:webHidden/>
              </w:rPr>
              <w:instrText xml:space="preserve"> PAGEREF _Toc33535435 \h </w:instrText>
            </w:r>
          </w:ins>
          <w:r>
            <w:rPr>
              <w:webHidden/>
            </w:rPr>
          </w:r>
          <w:r>
            <w:rPr>
              <w:webHidden/>
            </w:rPr>
            <w:fldChar w:fldCharType="separate"/>
          </w:r>
          <w:ins w:id="75" w:author="Auteur">
            <w:r w:rsidR="001E7469">
              <w:rPr>
                <w:webHidden/>
              </w:rPr>
              <w:t>21</w:t>
            </w:r>
            <w:del w:id="76" w:author="Auteur">
              <w:r w:rsidR="00486093" w:rsidDel="001E7469">
                <w:rPr>
                  <w:webHidden/>
                </w:rPr>
                <w:delText>25</w:delText>
              </w:r>
              <w:r w:rsidR="00F97614" w:rsidDel="001E7469">
                <w:rPr>
                  <w:webHidden/>
                </w:rPr>
                <w:delText>25</w:delText>
              </w:r>
              <w:r w:rsidDel="001E7469">
                <w:rPr>
                  <w:webHidden/>
                </w:rPr>
                <w:delText>21</w:delText>
              </w:r>
            </w:del>
            <w:r>
              <w:rPr>
                <w:webHidden/>
              </w:rPr>
              <w:fldChar w:fldCharType="end"/>
            </w:r>
            <w:r w:rsidRPr="0095402A">
              <w:rPr>
                <w:rStyle w:val="Lienhypertexte"/>
              </w:rPr>
              <w:fldChar w:fldCharType="end"/>
            </w:r>
          </w:ins>
        </w:p>
        <w:p w14:paraId="347AE399" w14:textId="639A8870" w:rsidR="00C66B77" w:rsidRDefault="00C66B77">
          <w:pPr>
            <w:pStyle w:val="TM2"/>
            <w:tabs>
              <w:tab w:val="right" w:pos="8777"/>
            </w:tabs>
            <w:rPr>
              <w:ins w:id="77" w:author="Auteur"/>
              <w:rFonts w:eastAsiaTheme="minorEastAsia" w:cstheme="minorBidi"/>
              <w:b w:val="0"/>
              <w:bCs w:val="0"/>
              <w:noProof/>
              <w:color w:val="auto"/>
              <w:sz w:val="22"/>
              <w:szCs w:val="22"/>
              <w:lang w:val="fr-FR" w:eastAsia="fr-FR"/>
            </w:rPr>
          </w:pPr>
          <w:ins w:id="78" w:author="Auteur">
            <w:r w:rsidRPr="0095402A">
              <w:rPr>
                <w:rStyle w:val="Lienhypertexte"/>
                <w:noProof/>
              </w:rPr>
              <w:fldChar w:fldCharType="begin"/>
            </w:r>
            <w:r w:rsidRPr="0095402A">
              <w:rPr>
                <w:rStyle w:val="Lienhypertexte"/>
                <w:noProof/>
              </w:rPr>
              <w:instrText xml:space="preserve"> </w:instrText>
            </w:r>
            <w:r>
              <w:rPr>
                <w:noProof/>
              </w:rPr>
              <w:instrText>HYPERLINK \l "_Toc33535436"</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List the orders</w:t>
            </w:r>
            <w:r>
              <w:rPr>
                <w:noProof/>
                <w:webHidden/>
              </w:rPr>
              <w:tab/>
            </w:r>
            <w:r>
              <w:rPr>
                <w:noProof/>
                <w:webHidden/>
              </w:rPr>
              <w:fldChar w:fldCharType="begin"/>
            </w:r>
            <w:r>
              <w:rPr>
                <w:noProof/>
                <w:webHidden/>
              </w:rPr>
              <w:instrText xml:space="preserve"> PAGEREF _Toc33535436 \h </w:instrText>
            </w:r>
          </w:ins>
          <w:r>
            <w:rPr>
              <w:noProof/>
              <w:webHidden/>
            </w:rPr>
          </w:r>
          <w:r>
            <w:rPr>
              <w:noProof/>
              <w:webHidden/>
            </w:rPr>
            <w:fldChar w:fldCharType="separate"/>
          </w:r>
          <w:ins w:id="79" w:author="Auteur">
            <w:r w:rsidR="001E7469">
              <w:rPr>
                <w:noProof/>
                <w:webHidden/>
              </w:rPr>
              <w:t>22</w:t>
            </w:r>
            <w:del w:id="80" w:author="Auteur">
              <w:r w:rsidR="00486093" w:rsidDel="001E7469">
                <w:rPr>
                  <w:noProof/>
                  <w:webHidden/>
                </w:rPr>
                <w:delText>26</w:delText>
              </w:r>
              <w:r w:rsidR="00F97614" w:rsidDel="001E7469">
                <w:rPr>
                  <w:noProof/>
                  <w:webHidden/>
                </w:rPr>
                <w:delText>26</w:delText>
              </w:r>
              <w:r w:rsidDel="001E7469">
                <w:rPr>
                  <w:noProof/>
                  <w:webHidden/>
                </w:rPr>
                <w:delText>22</w:delText>
              </w:r>
            </w:del>
            <w:r>
              <w:rPr>
                <w:noProof/>
                <w:webHidden/>
              </w:rPr>
              <w:fldChar w:fldCharType="end"/>
            </w:r>
            <w:r w:rsidRPr="0095402A">
              <w:rPr>
                <w:rStyle w:val="Lienhypertexte"/>
                <w:noProof/>
              </w:rPr>
              <w:fldChar w:fldCharType="end"/>
            </w:r>
          </w:ins>
        </w:p>
        <w:p w14:paraId="697A25D8" w14:textId="3A710BA7" w:rsidR="00C66B77" w:rsidRDefault="00C66B77">
          <w:pPr>
            <w:pStyle w:val="TM2"/>
            <w:tabs>
              <w:tab w:val="right" w:pos="8777"/>
            </w:tabs>
            <w:rPr>
              <w:ins w:id="81" w:author="Auteur"/>
              <w:rFonts w:eastAsiaTheme="minorEastAsia" w:cstheme="minorBidi"/>
              <w:b w:val="0"/>
              <w:bCs w:val="0"/>
              <w:noProof/>
              <w:color w:val="auto"/>
              <w:sz w:val="22"/>
              <w:szCs w:val="22"/>
              <w:lang w:val="fr-FR" w:eastAsia="fr-FR"/>
            </w:rPr>
          </w:pPr>
          <w:ins w:id="82" w:author="Auteur">
            <w:r w:rsidRPr="0095402A">
              <w:rPr>
                <w:rStyle w:val="Lienhypertexte"/>
                <w:noProof/>
              </w:rPr>
              <w:fldChar w:fldCharType="begin"/>
            </w:r>
            <w:r w:rsidRPr="0095402A">
              <w:rPr>
                <w:rStyle w:val="Lienhypertexte"/>
                <w:noProof/>
              </w:rPr>
              <w:instrText xml:space="preserve"> </w:instrText>
            </w:r>
            <w:r>
              <w:rPr>
                <w:noProof/>
              </w:rPr>
              <w:instrText>HYPERLINK \l "_Toc33535437"</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Read an order</w:t>
            </w:r>
            <w:r>
              <w:rPr>
                <w:noProof/>
                <w:webHidden/>
              </w:rPr>
              <w:tab/>
            </w:r>
            <w:r>
              <w:rPr>
                <w:noProof/>
                <w:webHidden/>
              </w:rPr>
              <w:fldChar w:fldCharType="begin"/>
            </w:r>
            <w:r>
              <w:rPr>
                <w:noProof/>
                <w:webHidden/>
              </w:rPr>
              <w:instrText xml:space="preserve"> PAGEREF _Toc33535437 \h </w:instrText>
            </w:r>
          </w:ins>
          <w:r>
            <w:rPr>
              <w:noProof/>
              <w:webHidden/>
            </w:rPr>
          </w:r>
          <w:r>
            <w:rPr>
              <w:noProof/>
              <w:webHidden/>
            </w:rPr>
            <w:fldChar w:fldCharType="separate"/>
          </w:r>
          <w:ins w:id="83" w:author="Auteur">
            <w:r w:rsidR="001E7469">
              <w:rPr>
                <w:noProof/>
                <w:webHidden/>
              </w:rPr>
              <w:t>25</w:t>
            </w:r>
            <w:del w:id="84" w:author="Auteur">
              <w:r w:rsidR="00486093" w:rsidDel="001E7469">
                <w:rPr>
                  <w:noProof/>
                  <w:webHidden/>
                </w:rPr>
                <w:delText>29</w:delText>
              </w:r>
              <w:r w:rsidR="00F97614" w:rsidDel="001E7469">
                <w:rPr>
                  <w:noProof/>
                  <w:webHidden/>
                </w:rPr>
                <w:delText>29</w:delText>
              </w:r>
              <w:r w:rsidDel="001E7469">
                <w:rPr>
                  <w:noProof/>
                  <w:webHidden/>
                </w:rPr>
                <w:delText>25</w:delText>
              </w:r>
            </w:del>
            <w:r>
              <w:rPr>
                <w:noProof/>
                <w:webHidden/>
              </w:rPr>
              <w:fldChar w:fldCharType="end"/>
            </w:r>
            <w:r w:rsidRPr="0095402A">
              <w:rPr>
                <w:rStyle w:val="Lienhypertexte"/>
                <w:noProof/>
              </w:rPr>
              <w:fldChar w:fldCharType="end"/>
            </w:r>
          </w:ins>
        </w:p>
        <w:p w14:paraId="0E0AB154" w14:textId="1DD8CCC7" w:rsidR="00C66B77" w:rsidRDefault="00C66B77">
          <w:pPr>
            <w:pStyle w:val="TM2"/>
            <w:tabs>
              <w:tab w:val="right" w:pos="8777"/>
            </w:tabs>
            <w:rPr>
              <w:ins w:id="85" w:author="Auteur"/>
              <w:rFonts w:eastAsiaTheme="minorEastAsia" w:cstheme="minorBidi"/>
              <w:b w:val="0"/>
              <w:bCs w:val="0"/>
              <w:noProof/>
              <w:color w:val="auto"/>
              <w:sz w:val="22"/>
              <w:szCs w:val="22"/>
              <w:lang w:val="fr-FR" w:eastAsia="fr-FR"/>
            </w:rPr>
          </w:pPr>
          <w:ins w:id="86" w:author="Auteur">
            <w:r w:rsidRPr="0095402A">
              <w:rPr>
                <w:rStyle w:val="Lienhypertexte"/>
                <w:noProof/>
              </w:rPr>
              <w:fldChar w:fldCharType="begin"/>
            </w:r>
            <w:r w:rsidRPr="0095402A">
              <w:rPr>
                <w:rStyle w:val="Lienhypertexte"/>
                <w:noProof/>
              </w:rPr>
              <w:instrText xml:space="preserve"> </w:instrText>
            </w:r>
            <w:r>
              <w:rPr>
                <w:noProof/>
              </w:rPr>
              <w:instrText>HYPERLINK \l "_Toc33535438"</w:instrText>
            </w:r>
            <w:r w:rsidRPr="0095402A">
              <w:rPr>
                <w:rStyle w:val="Lienhypertexte"/>
                <w:noProof/>
              </w:rPr>
              <w:instrText xml:space="preserve"> </w:instrText>
            </w:r>
            <w:r w:rsidRPr="0095402A">
              <w:rPr>
                <w:rStyle w:val="Lienhypertexte"/>
                <w:noProof/>
              </w:rPr>
              <w:fldChar w:fldCharType="separate"/>
            </w:r>
            <w:r w:rsidRPr="0095402A">
              <w:rPr>
                <w:rStyle w:val="Lienhypertexte"/>
                <w:noProof/>
              </w:rPr>
              <w:t>Create an order while logged in</w:t>
            </w:r>
            <w:r>
              <w:rPr>
                <w:noProof/>
                <w:webHidden/>
              </w:rPr>
              <w:tab/>
            </w:r>
            <w:r>
              <w:rPr>
                <w:noProof/>
                <w:webHidden/>
              </w:rPr>
              <w:fldChar w:fldCharType="begin"/>
            </w:r>
            <w:r>
              <w:rPr>
                <w:noProof/>
                <w:webHidden/>
              </w:rPr>
              <w:instrText xml:space="preserve"> PAGEREF _Toc33535438 \h </w:instrText>
            </w:r>
          </w:ins>
          <w:r>
            <w:rPr>
              <w:noProof/>
              <w:webHidden/>
            </w:rPr>
          </w:r>
          <w:r>
            <w:rPr>
              <w:noProof/>
              <w:webHidden/>
            </w:rPr>
            <w:fldChar w:fldCharType="separate"/>
          </w:r>
          <w:ins w:id="87" w:author="Auteur">
            <w:r w:rsidR="001E7469">
              <w:rPr>
                <w:noProof/>
                <w:webHidden/>
              </w:rPr>
              <w:t>26</w:t>
            </w:r>
            <w:del w:id="88" w:author="Auteur">
              <w:r w:rsidR="00486093" w:rsidDel="001E7469">
                <w:rPr>
                  <w:noProof/>
                  <w:webHidden/>
                </w:rPr>
                <w:delText>30</w:delText>
              </w:r>
              <w:r w:rsidR="00F97614" w:rsidDel="001E7469">
                <w:rPr>
                  <w:noProof/>
                  <w:webHidden/>
                </w:rPr>
                <w:delText>30</w:delText>
              </w:r>
              <w:r w:rsidDel="001E7469">
                <w:rPr>
                  <w:noProof/>
                  <w:webHidden/>
                </w:rPr>
                <w:delText>26</w:delText>
              </w:r>
            </w:del>
            <w:r>
              <w:rPr>
                <w:noProof/>
                <w:webHidden/>
              </w:rPr>
              <w:fldChar w:fldCharType="end"/>
            </w:r>
            <w:r w:rsidRPr="0095402A">
              <w:rPr>
                <w:rStyle w:val="Lienhypertexte"/>
                <w:noProof/>
              </w:rPr>
              <w:fldChar w:fldCharType="end"/>
            </w:r>
          </w:ins>
        </w:p>
        <w:p w14:paraId="4B419F88" w14:textId="77777777" w:rsidR="00513899" w:rsidDel="00C66B77" w:rsidRDefault="00513899">
          <w:pPr>
            <w:pStyle w:val="TM1"/>
            <w:rPr>
              <w:ins w:id="89" w:author="Auteur"/>
              <w:del w:id="90" w:author="Auteur"/>
              <w:rFonts w:asciiTheme="minorHAnsi" w:eastAsiaTheme="minorEastAsia" w:hAnsiTheme="minorHAnsi" w:cstheme="minorBidi"/>
              <w:b w:val="0"/>
              <w:bCs w:val="0"/>
              <w:caps w:val="0"/>
              <w:color w:val="auto"/>
              <w:sz w:val="22"/>
              <w:szCs w:val="22"/>
              <w:lang w:val="fr-FR" w:eastAsia="fr-FR"/>
            </w:rPr>
          </w:pPr>
          <w:ins w:id="91" w:author="Auteur">
            <w:del w:id="92" w:author="Auteur">
              <w:r w:rsidRPr="00C66B77" w:rsidDel="00C66B77">
                <w:rPr>
                  <w:rStyle w:val="Lienhypertexte"/>
                  <w:b w:val="0"/>
                  <w:bCs w:val="0"/>
                  <w:caps w:val="0"/>
                </w:rPr>
                <w:delText>Requirements</w:delText>
              </w:r>
              <w:r w:rsidDel="00C66B77">
                <w:rPr>
                  <w:webHidden/>
                </w:rPr>
                <w:tab/>
                <w:delText>4</w:delText>
              </w:r>
            </w:del>
          </w:ins>
        </w:p>
        <w:p w14:paraId="2F921134" w14:textId="77777777" w:rsidR="00513899" w:rsidDel="00C66B77" w:rsidRDefault="00513899">
          <w:pPr>
            <w:pStyle w:val="TM2"/>
            <w:tabs>
              <w:tab w:val="right" w:pos="8777"/>
            </w:tabs>
            <w:rPr>
              <w:ins w:id="93" w:author="Auteur"/>
              <w:del w:id="94" w:author="Auteur"/>
              <w:rFonts w:eastAsiaTheme="minorEastAsia" w:cstheme="minorBidi"/>
              <w:b w:val="0"/>
              <w:bCs w:val="0"/>
              <w:noProof/>
              <w:color w:val="auto"/>
              <w:sz w:val="22"/>
              <w:szCs w:val="22"/>
              <w:lang w:val="fr-FR" w:eastAsia="fr-FR"/>
            </w:rPr>
          </w:pPr>
          <w:ins w:id="95" w:author="Auteur">
            <w:del w:id="96" w:author="Auteur">
              <w:r w:rsidRPr="00C66B77" w:rsidDel="00C66B77">
                <w:rPr>
                  <w:rStyle w:val="Lienhypertexte"/>
                  <w:b w:val="0"/>
                  <w:bCs w:val="0"/>
                  <w:noProof/>
                </w:rPr>
                <w:delText>Install Microsoft Visual C++ 2012 Redistributable (x64)</w:delText>
              </w:r>
              <w:r w:rsidDel="00C66B77">
                <w:rPr>
                  <w:noProof/>
                  <w:webHidden/>
                </w:rPr>
                <w:tab/>
                <w:delText>4</w:delText>
              </w:r>
            </w:del>
          </w:ins>
        </w:p>
        <w:p w14:paraId="11AAC7D8" w14:textId="77777777" w:rsidR="00513899" w:rsidDel="00C66B77" w:rsidRDefault="00513899">
          <w:pPr>
            <w:pStyle w:val="TM1"/>
            <w:rPr>
              <w:ins w:id="97" w:author="Auteur"/>
              <w:del w:id="98" w:author="Auteur"/>
              <w:rFonts w:asciiTheme="minorHAnsi" w:eastAsiaTheme="minorEastAsia" w:hAnsiTheme="minorHAnsi" w:cstheme="minorBidi"/>
              <w:b w:val="0"/>
              <w:bCs w:val="0"/>
              <w:caps w:val="0"/>
              <w:color w:val="auto"/>
              <w:sz w:val="22"/>
              <w:szCs w:val="22"/>
              <w:lang w:val="fr-FR" w:eastAsia="fr-FR"/>
            </w:rPr>
          </w:pPr>
          <w:ins w:id="99" w:author="Auteur">
            <w:del w:id="100" w:author="Auteur">
              <w:r w:rsidRPr="00C66B77" w:rsidDel="00C66B77">
                <w:rPr>
                  <w:rStyle w:val="Lienhypertexte"/>
                  <w:b w:val="0"/>
                  <w:bCs w:val="0"/>
                  <w:caps w:val="0"/>
                </w:rPr>
                <w:delText>Build the portal</w:delText>
              </w:r>
              <w:r w:rsidDel="00C66B77">
                <w:rPr>
                  <w:webHidden/>
                </w:rPr>
                <w:tab/>
                <w:delText>5</w:delText>
              </w:r>
            </w:del>
          </w:ins>
        </w:p>
        <w:p w14:paraId="5FC155AD" w14:textId="77777777" w:rsidR="00513899" w:rsidDel="00C66B77" w:rsidRDefault="00513899">
          <w:pPr>
            <w:pStyle w:val="TM2"/>
            <w:tabs>
              <w:tab w:val="right" w:pos="8777"/>
            </w:tabs>
            <w:rPr>
              <w:ins w:id="101" w:author="Auteur"/>
              <w:del w:id="102" w:author="Auteur"/>
              <w:rFonts w:eastAsiaTheme="minorEastAsia" w:cstheme="minorBidi"/>
              <w:b w:val="0"/>
              <w:bCs w:val="0"/>
              <w:noProof/>
              <w:color w:val="auto"/>
              <w:sz w:val="22"/>
              <w:szCs w:val="22"/>
              <w:lang w:val="fr-FR" w:eastAsia="fr-FR"/>
            </w:rPr>
          </w:pPr>
          <w:ins w:id="103" w:author="Auteur">
            <w:del w:id="104" w:author="Auteur">
              <w:r w:rsidRPr="00C66B77" w:rsidDel="00C66B77">
                <w:rPr>
                  <w:rStyle w:val="Lienhypertexte"/>
                  <w:b w:val="0"/>
                  <w:bCs w:val="0"/>
                  <w:noProof/>
                </w:rPr>
                <w:delText>Install and configure WampServer</w:delText>
              </w:r>
              <w:r w:rsidDel="00C66B77">
                <w:rPr>
                  <w:noProof/>
                  <w:webHidden/>
                </w:rPr>
                <w:tab/>
                <w:delText>5</w:delText>
              </w:r>
            </w:del>
          </w:ins>
        </w:p>
        <w:p w14:paraId="1700AE22" w14:textId="77777777" w:rsidR="00513899" w:rsidDel="00C66B77" w:rsidRDefault="00513899">
          <w:pPr>
            <w:pStyle w:val="TM2"/>
            <w:tabs>
              <w:tab w:val="right" w:pos="8777"/>
            </w:tabs>
            <w:rPr>
              <w:ins w:id="105" w:author="Auteur"/>
              <w:del w:id="106" w:author="Auteur"/>
              <w:rFonts w:eastAsiaTheme="minorEastAsia" w:cstheme="minorBidi"/>
              <w:b w:val="0"/>
              <w:bCs w:val="0"/>
              <w:noProof/>
              <w:color w:val="auto"/>
              <w:sz w:val="22"/>
              <w:szCs w:val="22"/>
              <w:lang w:val="fr-FR" w:eastAsia="fr-FR"/>
            </w:rPr>
          </w:pPr>
          <w:ins w:id="107" w:author="Auteur">
            <w:del w:id="108" w:author="Auteur">
              <w:r w:rsidRPr="00C66B77" w:rsidDel="00C66B77">
                <w:rPr>
                  <w:rStyle w:val="Lienhypertexte"/>
                  <w:b w:val="0"/>
                  <w:bCs w:val="0"/>
                  <w:noProof/>
                </w:rPr>
                <w:delText>Configure the server and the pool of Web services</w:delText>
              </w:r>
              <w:r w:rsidDel="00C66B77">
                <w:rPr>
                  <w:noProof/>
                  <w:webHidden/>
                </w:rPr>
                <w:tab/>
                <w:delText>10</w:delText>
              </w:r>
            </w:del>
          </w:ins>
        </w:p>
        <w:p w14:paraId="1025117E" w14:textId="77777777" w:rsidR="00513899" w:rsidDel="00C66B77" w:rsidRDefault="00513899">
          <w:pPr>
            <w:pStyle w:val="TM3"/>
            <w:tabs>
              <w:tab w:val="right" w:pos="8777"/>
            </w:tabs>
            <w:rPr>
              <w:ins w:id="109" w:author="Auteur"/>
              <w:del w:id="110" w:author="Auteur"/>
              <w:rFonts w:eastAsiaTheme="minorEastAsia" w:cstheme="minorBidi"/>
              <w:noProof/>
              <w:color w:val="auto"/>
              <w:sz w:val="22"/>
              <w:szCs w:val="22"/>
              <w:lang w:val="fr-FR" w:eastAsia="fr-FR"/>
            </w:rPr>
          </w:pPr>
          <w:ins w:id="111" w:author="Auteur">
            <w:del w:id="112" w:author="Auteur">
              <w:r w:rsidRPr="00C66B77" w:rsidDel="00C66B77">
                <w:rPr>
                  <w:rStyle w:val="Lienhypertexte"/>
                  <w:noProof/>
                  <w:lang w:val="en"/>
                </w:rPr>
                <w:delText>Set up the Syracuse Web server</w:delText>
              </w:r>
              <w:r w:rsidDel="00C66B77">
                <w:rPr>
                  <w:noProof/>
                  <w:webHidden/>
                </w:rPr>
                <w:tab/>
                <w:delText>10</w:delText>
              </w:r>
            </w:del>
          </w:ins>
        </w:p>
        <w:p w14:paraId="791CB8A8" w14:textId="77777777" w:rsidR="00513899" w:rsidDel="00C66B77" w:rsidRDefault="00513899">
          <w:pPr>
            <w:pStyle w:val="TM3"/>
            <w:tabs>
              <w:tab w:val="right" w:pos="8777"/>
            </w:tabs>
            <w:rPr>
              <w:ins w:id="113" w:author="Auteur"/>
              <w:del w:id="114" w:author="Auteur"/>
              <w:rFonts w:eastAsiaTheme="minorEastAsia" w:cstheme="minorBidi"/>
              <w:noProof/>
              <w:color w:val="auto"/>
              <w:sz w:val="22"/>
              <w:szCs w:val="22"/>
              <w:lang w:val="fr-FR" w:eastAsia="fr-FR"/>
            </w:rPr>
          </w:pPr>
          <w:ins w:id="115" w:author="Auteur">
            <w:del w:id="116" w:author="Auteur">
              <w:r w:rsidRPr="00C66B77" w:rsidDel="00C66B77">
                <w:rPr>
                  <w:rStyle w:val="Lienhypertexte"/>
                  <w:noProof/>
                  <w:lang w:val="en"/>
                </w:rPr>
                <w:delText>Configure the WEB services pool</w:delText>
              </w:r>
              <w:r w:rsidDel="00C66B77">
                <w:rPr>
                  <w:noProof/>
                  <w:webHidden/>
                </w:rPr>
                <w:tab/>
                <w:delText>10</w:delText>
              </w:r>
            </w:del>
          </w:ins>
        </w:p>
        <w:p w14:paraId="5DE4F379" w14:textId="77777777" w:rsidR="00513899" w:rsidDel="00C66B77" w:rsidRDefault="00513899">
          <w:pPr>
            <w:pStyle w:val="TM2"/>
            <w:tabs>
              <w:tab w:val="right" w:pos="8777"/>
            </w:tabs>
            <w:rPr>
              <w:ins w:id="117" w:author="Auteur"/>
              <w:del w:id="118" w:author="Auteur"/>
              <w:rFonts w:eastAsiaTheme="minorEastAsia" w:cstheme="minorBidi"/>
              <w:b w:val="0"/>
              <w:bCs w:val="0"/>
              <w:noProof/>
              <w:color w:val="auto"/>
              <w:sz w:val="22"/>
              <w:szCs w:val="22"/>
              <w:lang w:val="fr-FR" w:eastAsia="fr-FR"/>
            </w:rPr>
          </w:pPr>
          <w:ins w:id="119" w:author="Auteur">
            <w:del w:id="120" w:author="Auteur">
              <w:r w:rsidRPr="00C66B77" w:rsidDel="00C66B77">
                <w:rPr>
                  <w:rStyle w:val="Lienhypertexte"/>
                  <w:b w:val="0"/>
                  <w:bCs w:val="0"/>
                  <w:noProof/>
                </w:rPr>
                <w:delText>Install and configure the PHP Web portal</w:delText>
              </w:r>
              <w:r w:rsidDel="00C66B77">
                <w:rPr>
                  <w:noProof/>
                  <w:webHidden/>
                </w:rPr>
                <w:tab/>
                <w:delText>12</w:delText>
              </w:r>
            </w:del>
          </w:ins>
        </w:p>
        <w:p w14:paraId="335D5F45" w14:textId="77777777" w:rsidR="00513899" w:rsidDel="00C66B77" w:rsidRDefault="00513899">
          <w:pPr>
            <w:pStyle w:val="TM3"/>
            <w:tabs>
              <w:tab w:val="right" w:pos="8777"/>
            </w:tabs>
            <w:rPr>
              <w:ins w:id="121" w:author="Auteur"/>
              <w:del w:id="122" w:author="Auteur"/>
              <w:rFonts w:eastAsiaTheme="minorEastAsia" w:cstheme="minorBidi"/>
              <w:noProof/>
              <w:color w:val="auto"/>
              <w:sz w:val="22"/>
              <w:szCs w:val="22"/>
              <w:lang w:val="fr-FR" w:eastAsia="fr-FR"/>
            </w:rPr>
          </w:pPr>
          <w:ins w:id="123" w:author="Auteur">
            <w:del w:id="124" w:author="Auteur">
              <w:r w:rsidRPr="00C66B77" w:rsidDel="00C66B77">
                <w:rPr>
                  <w:rStyle w:val="Lienhypertexte"/>
                  <w:noProof/>
                </w:rPr>
                <w:delText>Download the PHP web portal project files</w:delText>
              </w:r>
              <w:r w:rsidDel="00C66B77">
                <w:rPr>
                  <w:noProof/>
                  <w:webHidden/>
                </w:rPr>
                <w:tab/>
                <w:delText>12</w:delText>
              </w:r>
            </w:del>
          </w:ins>
        </w:p>
        <w:p w14:paraId="201CACA4" w14:textId="77777777" w:rsidR="00513899" w:rsidDel="00C66B77" w:rsidRDefault="00513899">
          <w:pPr>
            <w:pStyle w:val="TM3"/>
            <w:tabs>
              <w:tab w:val="right" w:pos="8777"/>
            </w:tabs>
            <w:rPr>
              <w:ins w:id="125" w:author="Auteur"/>
              <w:del w:id="126" w:author="Auteur"/>
              <w:rFonts w:eastAsiaTheme="minorEastAsia" w:cstheme="minorBidi"/>
              <w:noProof/>
              <w:color w:val="auto"/>
              <w:sz w:val="22"/>
              <w:szCs w:val="22"/>
              <w:lang w:val="fr-FR" w:eastAsia="fr-FR"/>
            </w:rPr>
          </w:pPr>
          <w:ins w:id="127" w:author="Auteur">
            <w:del w:id="128" w:author="Auteur">
              <w:r w:rsidRPr="00C66B77" w:rsidDel="00C66B77">
                <w:rPr>
                  <w:rStyle w:val="Lienhypertexte"/>
                  <w:noProof/>
                </w:rPr>
                <w:delText>Configure the portal</w:delText>
              </w:r>
              <w:r w:rsidDel="00C66B77">
                <w:rPr>
                  <w:noProof/>
                  <w:webHidden/>
                </w:rPr>
                <w:tab/>
                <w:delText>13</w:delText>
              </w:r>
            </w:del>
          </w:ins>
        </w:p>
        <w:p w14:paraId="0717C980" w14:textId="77777777" w:rsidR="00513899" w:rsidDel="00C66B77" w:rsidRDefault="00513899">
          <w:pPr>
            <w:pStyle w:val="TM3"/>
            <w:tabs>
              <w:tab w:val="right" w:pos="8777"/>
            </w:tabs>
            <w:rPr>
              <w:ins w:id="129" w:author="Auteur"/>
              <w:del w:id="130" w:author="Auteur"/>
              <w:rFonts w:eastAsiaTheme="minorEastAsia" w:cstheme="minorBidi"/>
              <w:noProof/>
              <w:color w:val="auto"/>
              <w:sz w:val="22"/>
              <w:szCs w:val="22"/>
              <w:lang w:val="fr-FR" w:eastAsia="fr-FR"/>
            </w:rPr>
          </w:pPr>
          <w:ins w:id="131" w:author="Auteur">
            <w:del w:id="132" w:author="Auteur">
              <w:r w:rsidRPr="00C66B77" w:rsidDel="00C66B77">
                <w:rPr>
                  <w:rStyle w:val="Lienhypertexte"/>
                  <w:noProof/>
                </w:rPr>
                <w:delText>Install the application patch</w:delText>
              </w:r>
              <w:r w:rsidDel="00C66B77">
                <w:rPr>
                  <w:noProof/>
                  <w:webHidden/>
                </w:rPr>
                <w:tab/>
                <w:delText>14</w:delText>
              </w:r>
            </w:del>
          </w:ins>
        </w:p>
        <w:p w14:paraId="3699F6A3" w14:textId="77777777" w:rsidR="00513899" w:rsidDel="00C66B77" w:rsidRDefault="00513899">
          <w:pPr>
            <w:pStyle w:val="TM2"/>
            <w:tabs>
              <w:tab w:val="right" w:pos="8777"/>
            </w:tabs>
            <w:rPr>
              <w:ins w:id="133" w:author="Auteur"/>
              <w:del w:id="134" w:author="Auteur"/>
              <w:rFonts w:eastAsiaTheme="minorEastAsia" w:cstheme="minorBidi"/>
              <w:b w:val="0"/>
              <w:bCs w:val="0"/>
              <w:noProof/>
              <w:color w:val="auto"/>
              <w:sz w:val="22"/>
              <w:szCs w:val="22"/>
              <w:lang w:val="fr-FR" w:eastAsia="fr-FR"/>
            </w:rPr>
          </w:pPr>
          <w:ins w:id="135" w:author="Auteur">
            <w:del w:id="136" w:author="Auteur">
              <w:r w:rsidRPr="00C66B77" w:rsidDel="00C66B77">
                <w:rPr>
                  <w:rStyle w:val="Lienhypertexte"/>
                  <w:b w:val="0"/>
                  <w:bCs w:val="0"/>
                  <w:noProof/>
                </w:rPr>
                <w:delText>Publish the Web service</w:delText>
              </w:r>
              <w:r w:rsidDel="00C66B77">
                <w:rPr>
                  <w:noProof/>
                  <w:webHidden/>
                </w:rPr>
                <w:tab/>
                <w:delText>16</w:delText>
              </w:r>
            </w:del>
          </w:ins>
        </w:p>
        <w:p w14:paraId="4B979B76" w14:textId="77777777" w:rsidR="00513899" w:rsidDel="00C66B77" w:rsidRDefault="00513899">
          <w:pPr>
            <w:pStyle w:val="TM3"/>
            <w:tabs>
              <w:tab w:val="right" w:pos="8777"/>
            </w:tabs>
            <w:rPr>
              <w:ins w:id="137" w:author="Auteur"/>
              <w:del w:id="138" w:author="Auteur"/>
              <w:rFonts w:eastAsiaTheme="minorEastAsia" w:cstheme="minorBidi"/>
              <w:noProof/>
              <w:color w:val="auto"/>
              <w:sz w:val="22"/>
              <w:szCs w:val="22"/>
              <w:lang w:val="fr-FR" w:eastAsia="fr-FR"/>
            </w:rPr>
          </w:pPr>
          <w:ins w:id="139" w:author="Auteur">
            <w:del w:id="140" w:author="Auteur">
              <w:r w:rsidRPr="00C66B77" w:rsidDel="00C66B77">
                <w:rPr>
                  <w:rStyle w:val="Lienhypertexte"/>
                  <w:noProof/>
                </w:rPr>
                <w:delText>Cas des erreurs dans la trace</w:delText>
              </w:r>
              <w:r w:rsidDel="00C66B77">
                <w:rPr>
                  <w:noProof/>
                  <w:webHidden/>
                </w:rPr>
                <w:tab/>
                <w:delText>16</w:delText>
              </w:r>
            </w:del>
          </w:ins>
        </w:p>
        <w:p w14:paraId="1233EC51" w14:textId="77777777" w:rsidR="00513899" w:rsidDel="00C66B77" w:rsidRDefault="00513899">
          <w:pPr>
            <w:pStyle w:val="TM1"/>
            <w:rPr>
              <w:ins w:id="141" w:author="Auteur"/>
              <w:del w:id="142" w:author="Auteur"/>
              <w:rFonts w:asciiTheme="minorHAnsi" w:eastAsiaTheme="minorEastAsia" w:hAnsiTheme="minorHAnsi" w:cstheme="minorBidi"/>
              <w:b w:val="0"/>
              <w:bCs w:val="0"/>
              <w:caps w:val="0"/>
              <w:color w:val="auto"/>
              <w:sz w:val="22"/>
              <w:szCs w:val="22"/>
              <w:lang w:val="fr-FR" w:eastAsia="fr-FR"/>
            </w:rPr>
          </w:pPr>
          <w:ins w:id="143" w:author="Auteur">
            <w:del w:id="144" w:author="Auteur">
              <w:r w:rsidRPr="00C66B77" w:rsidDel="00C66B77">
                <w:rPr>
                  <w:rStyle w:val="Lienhypertexte"/>
                  <w:b w:val="0"/>
                  <w:bCs w:val="0"/>
                  <w:caps w:val="0"/>
                </w:rPr>
                <w:delText>Use the portal</w:delText>
              </w:r>
              <w:r w:rsidDel="00C66B77">
                <w:rPr>
                  <w:webHidden/>
                </w:rPr>
                <w:tab/>
                <w:delText>17</w:delText>
              </w:r>
            </w:del>
          </w:ins>
        </w:p>
        <w:p w14:paraId="6CFD88DC" w14:textId="77777777" w:rsidR="00513899" w:rsidDel="00C66B77" w:rsidRDefault="00513899">
          <w:pPr>
            <w:pStyle w:val="TM2"/>
            <w:tabs>
              <w:tab w:val="right" w:pos="8777"/>
            </w:tabs>
            <w:rPr>
              <w:ins w:id="145" w:author="Auteur"/>
              <w:del w:id="146" w:author="Auteur"/>
              <w:rFonts w:eastAsiaTheme="minorEastAsia" w:cstheme="minorBidi"/>
              <w:b w:val="0"/>
              <w:bCs w:val="0"/>
              <w:noProof/>
              <w:color w:val="auto"/>
              <w:sz w:val="22"/>
              <w:szCs w:val="22"/>
              <w:lang w:val="fr-FR" w:eastAsia="fr-FR"/>
            </w:rPr>
          </w:pPr>
          <w:ins w:id="147" w:author="Auteur">
            <w:del w:id="148" w:author="Auteur">
              <w:r w:rsidRPr="00C66B77" w:rsidDel="00C66B77">
                <w:rPr>
                  <w:rStyle w:val="Lienhypertexte"/>
                  <w:b w:val="0"/>
                  <w:bCs w:val="0"/>
                  <w:noProof/>
                </w:rPr>
                <w:delText>Access the portal</w:delText>
              </w:r>
              <w:r w:rsidDel="00C66B77">
                <w:rPr>
                  <w:noProof/>
                  <w:webHidden/>
                </w:rPr>
                <w:tab/>
                <w:delText>17</w:delText>
              </w:r>
            </w:del>
          </w:ins>
        </w:p>
        <w:p w14:paraId="55784AEB" w14:textId="77777777" w:rsidR="00513899" w:rsidDel="00C66B77" w:rsidRDefault="00513899">
          <w:pPr>
            <w:pStyle w:val="TM2"/>
            <w:tabs>
              <w:tab w:val="right" w:pos="8777"/>
            </w:tabs>
            <w:rPr>
              <w:ins w:id="149" w:author="Auteur"/>
              <w:del w:id="150" w:author="Auteur"/>
              <w:rFonts w:eastAsiaTheme="minorEastAsia" w:cstheme="minorBidi"/>
              <w:b w:val="0"/>
              <w:bCs w:val="0"/>
              <w:noProof/>
              <w:color w:val="auto"/>
              <w:sz w:val="22"/>
              <w:szCs w:val="22"/>
              <w:lang w:val="fr-FR" w:eastAsia="fr-FR"/>
            </w:rPr>
          </w:pPr>
          <w:ins w:id="151" w:author="Auteur">
            <w:del w:id="152" w:author="Auteur">
              <w:r w:rsidRPr="00C66B77" w:rsidDel="00C66B77">
                <w:rPr>
                  <w:rStyle w:val="Lienhypertexte"/>
                  <w:b w:val="0"/>
                  <w:bCs w:val="0"/>
                  <w:noProof/>
                </w:rPr>
                <w:delText>Read an order</w:delText>
              </w:r>
              <w:r w:rsidDel="00C66B77">
                <w:rPr>
                  <w:noProof/>
                  <w:webHidden/>
                </w:rPr>
                <w:tab/>
                <w:delText>18</w:delText>
              </w:r>
            </w:del>
          </w:ins>
        </w:p>
        <w:p w14:paraId="02DF01E6" w14:textId="77777777" w:rsidR="00513899" w:rsidDel="00C66B77" w:rsidRDefault="00513899">
          <w:pPr>
            <w:pStyle w:val="TM2"/>
            <w:tabs>
              <w:tab w:val="right" w:pos="8777"/>
            </w:tabs>
            <w:rPr>
              <w:ins w:id="153" w:author="Auteur"/>
              <w:del w:id="154" w:author="Auteur"/>
              <w:rFonts w:eastAsiaTheme="minorEastAsia" w:cstheme="minorBidi"/>
              <w:b w:val="0"/>
              <w:bCs w:val="0"/>
              <w:noProof/>
              <w:color w:val="auto"/>
              <w:sz w:val="22"/>
              <w:szCs w:val="22"/>
              <w:lang w:val="fr-FR" w:eastAsia="fr-FR"/>
            </w:rPr>
          </w:pPr>
          <w:ins w:id="155" w:author="Auteur">
            <w:del w:id="156" w:author="Auteur">
              <w:r w:rsidRPr="00C66B77" w:rsidDel="00C66B77">
                <w:rPr>
                  <w:rStyle w:val="Lienhypertexte"/>
                  <w:b w:val="0"/>
                  <w:bCs w:val="0"/>
                  <w:noProof/>
                </w:rPr>
                <w:delText>Create an order</w:delText>
              </w:r>
              <w:r w:rsidDel="00C66B77">
                <w:rPr>
                  <w:noProof/>
                  <w:webHidden/>
                </w:rPr>
                <w:tab/>
                <w:delText>18</w:delText>
              </w:r>
            </w:del>
          </w:ins>
        </w:p>
        <w:p w14:paraId="405896F1" w14:textId="77777777" w:rsidR="00513899" w:rsidDel="00C66B77" w:rsidRDefault="00513899">
          <w:pPr>
            <w:pStyle w:val="TM1"/>
            <w:rPr>
              <w:ins w:id="157" w:author="Auteur"/>
              <w:del w:id="158" w:author="Auteur"/>
              <w:rFonts w:asciiTheme="minorHAnsi" w:eastAsiaTheme="minorEastAsia" w:hAnsiTheme="minorHAnsi" w:cstheme="minorBidi"/>
              <w:b w:val="0"/>
              <w:bCs w:val="0"/>
              <w:caps w:val="0"/>
              <w:color w:val="auto"/>
              <w:sz w:val="22"/>
              <w:szCs w:val="22"/>
              <w:lang w:val="fr-FR" w:eastAsia="fr-FR"/>
            </w:rPr>
          </w:pPr>
          <w:ins w:id="159" w:author="Auteur">
            <w:del w:id="160" w:author="Auteur">
              <w:r w:rsidRPr="00C66B77" w:rsidDel="00C66B77">
                <w:rPr>
                  <w:rStyle w:val="Lienhypertexte"/>
                  <w:b w:val="0"/>
                  <w:bCs w:val="0"/>
                  <w:caps w:val="0"/>
                </w:rPr>
                <w:delText>For developers</w:delText>
              </w:r>
              <w:r w:rsidDel="00C66B77">
                <w:rPr>
                  <w:webHidden/>
                </w:rPr>
                <w:tab/>
                <w:delText>21</w:delText>
              </w:r>
            </w:del>
          </w:ins>
        </w:p>
        <w:p w14:paraId="21A372D9" w14:textId="77777777" w:rsidR="00513899" w:rsidDel="00C66B77" w:rsidRDefault="00513899">
          <w:pPr>
            <w:pStyle w:val="TM2"/>
            <w:tabs>
              <w:tab w:val="right" w:pos="8777"/>
            </w:tabs>
            <w:rPr>
              <w:ins w:id="161" w:author="Auteur"/>
              <w:del w:id="162" w:author="Auteur"/>
              <w:rFonts w:eastAsiaTheme="minorEastAsia" w:cstheme="minorBidi"/>
              <w:b w:val="0"/>
              <w:bCs w:val="0"/>
              <w:noProof/>
              <w:color w:val="auto"/>
              <w:sz w:val="22"/>
              <w:szCs w:val="22"/>
              <w:lang w:val="fr-FR" w:eastAsia="fr-FR"/>
            </w:rPr>
          </w:pPr>
          <w:ins w:id="163" w:author="Auteur">
            <w:del w:id="164" w:author="Auteur">
              <w:r w:rsidRPr="00C66B77" w:rsidDel="00C66B77">
                <w:rPr>
                  <w:rStyle w:val="Lienhypertexte"/>
                  <w:b w:val="0"/>
                  <w:bCs w:val="0"/>
                  <w:noProof/>
                </w:rPr>
                <w:delText>List the orders</w:delText>
              </w:r>
              <w:r w:rsidDel="00C66B77">
                <w:rPr>
                  <w:noProof/>
                  <w:webHidden/>
                </w:rPr>
                <w:tab/>
                <w:delText>22</w:delText>
              </w:r>
            </w:del>
          </w:ins>
        </w:p>
        <w:p w14:paraId="1679AA67" w14:textId="77777777" w:rsidR="00513899" w:rsidDel="00C66B77" w:rsidRDefault="00513899">
          <w:pPr>
            <w:pStyle w:val="TM2"/>
            <w:tabs>
              <w:tab w:val="right" w:pos="8777"/>
            </w:tabs>
            <w:rPr>
              <w:ins w:id="165" w:author="Auteur"/>
              <w:del w:id="166" w:author="Auteur"/>
              <w:rFonts w:eastAsiaTheme="minorEastAsia" w:cstheme="minorBidi"/>
              <w:b w:val="0"/>
              <w:bCs w:val="0"/>
              <w:noProof/>
              <w:color w:val="auto"/>
              <w:sz w:val="22"/>
              <w:szCs w:val="22"/>
              <w:lang w:val="fr-FR" w:eastAsia="fr-FR"/>
            </w:rPr>
          </w:pPr>
          <w:ins w:id="167" w:author="Auteur">
            <w:del w:id="168" w:author="Auteur">
              <w:r w:rsidRPr="00C66B77" w:rsidDel="00C66B77">
                <w:rPr>
                  <w:rStyle w:val="Lienhypertexte"/>
                  <w:b w:val="0"/>
                  <w:bCs w:val="0"/>
                  <w:noProof/>
                </w:rPr>
                <w:delText>Read an order</w:delText>
              </w:r>
              <w:r w:rsidDel="00C66B77">
                <w:rPr>
                  <w:noProof/>
                  <w:webHidden/>
                </w:rPr>
                <w:tab/>
                <w:delText>25</w:delText>
              </w:r>
            </w:del>
          </w:ins>
        </w:p>
        <w:p w14:paraId="548AF467" w14:textId="77777777" w:rsidR="00513899" w:rsidDel="00C66B77" w:rsidRDefault="00513899">
          <w:pPr>
            <w:pStyle w:val="TM2"/>
            <w:tabs>
              <w:tab w:val="right" w:pos="8777"/>
            </w:tabs>
            <w:rPr>
              <w:ins w:id="169" w:author="Auteur"/>
              <w:del w:id="170" w:author="Auteur"/>
              <w:rFonts w:eastAsiaTheme="minorEastAsia" w:cstheme="minorBidi"/>
              <w:b w:val="0"/>
              <w:bCs w:val="0"/>
              <w:noProof/>
              <w:color w:val="auto"/>
              <w:sz w:val="22"/>
              <w:szCs w:val="22"/>
              <w:lang w:val="fr-FR" w:eastAsia="fr-FR"/>
            </w:rPr>
          </w:pPr>
          <w:ins w:id="171" w:author="Auteur">
            <w:del w:id="172" w:author="Auteur">
              <w:r w:rsidRPr="00C66B77" w:rsidDel="00C66B77">
                <w:rPr>
                  <w:rStyle w:val="Lienhypertexte"/>
                  <w:b w:val="0"/>
                  <w:bCs w:val="0"/>
                  <w:noProof/>
                </w:rPr>
                <w:delText>Create an order while logged in</w:delText>
              </w:r>
              <w:r w:rsidDel="00C66B77">
                <w:rPr>
                  <w:noProof/>
                  <w:webHidden/>
                </w:rPr>
                <w:tab/>
                <w:delText>26</w:delText>
              </w:r>
            </w:del>
          </w:ins>
        </w:p>
        <w:p w14:paraId="71CEFC17" w14:textId="77777777" w:rsidR="00614DC8" w:rsidDel="00C66B77" w:rsidRDefault="00614DC8">
          <w:pPr>
            <w:pStyle w:val="TM1"/>
            <w:rPr>
              <w:del w:id="173" w:author="Auteur"/>
              <w:rFonts w:asciiTheme="minorHAnsi" w:eastAsiaTheme="minorEastAsia" w:hAnsiTheme="minorHAnsi" w:cstheme="minorBidi"/>
              <w:b w:val="0"/>
              <w:bCs w:val="0"/>
              <w:caps w:val="0"/>
              <w:color w:val="auto"/>
              <w:sz w:val="22"/>
              <w:szCs w:val="22"/>
              <w:lang w:val="fr-FR" w:eastAsia="fr-FR"/>
            </w:rPr>
          </w:pPr>
          <w:del w:id="174" w:author="Auteur">
            <w:r w:rsidRPr="00513899" w:rsidDel="00C66B77">
              <w:rPr>
                <w:rPrChange w:id="175" w:author="Auteur">
                  <w:rPr>
                    <w:rStyle w:val="Lienhypertexte"/>
                    <w:b w:val="0"/>
                    <w:bCs w:val="0"/>
                    <w:caps w:val="0"/>
                  </w:rPr>
                </w:rPrChange>
              </w:rPr>
              <w:delText>Requirements</w:delText>
            </w:r>
            <w:r w:rsidDel="00C66B77">
              <w:rPr>
                <w:webHidden/>
              </w:rPr>
              <w:tab/>
            </w:r>
            <w:r w:rsidR="00577314" w:rsidDel="00C66B77">
              <w:rPr>
                <w:webHidden/>
              </w:rPr>
              <w:delText>4</w:delText>
            </w:r>
          </w:del>
        </w:p>
        <w:p w14:paraId="2CA9F50B" w14:textId="77777777" w:rsidR="00614DC8" w:rsidDel="00C66B77" w:rsidRDefault="00614DC8">
          <w:pPr>
            <w:pStyle w:val="TM2"/>
            <w:tabs>
              <w:tab w:val="right" w:pos="8777"/>
            </w:tabs>
            <w:rPr>
              <w:del w:id="176" w:author="Auteur"/>
              <w:rFonts w:eastAsiaTheme="minorEastAsia" w:cstheme="minorBidi"/>
              <w:b w:val="0"/>
              <w:bCs w:val="0"/>
              <w:noProof/>
              <w:color w:val="auto"/>
              <w:sz w:val="22"/>
              <w:szCs w:val="22"/>
              <w:lang w:val="fr-FR" w:eastAsia="fr-FR"/>
            </w:rPr>
          </w:pPr>
          <w:del w:id="177" w:author="Auteur">
            <w:r w:rsidRPr="00513899" w:rsidDel="00C66B77">
              <w:rPr>
                <w:rPrChange w:id="178" w:author="Auteur">
                  <w:rPr>
                    <w:rStyle w:val="Lienhypertexte"/>
                    <w:b w:val="0"/>
                    <w:bCs w:val="0"/>
                    <w:noProof/>
                  </w:rPr>
                </w:rPrChange>
              </w:rPr>
              <w:delText>Install Microsoft Visual C++ 2012 Redistributable (x64)</w:delText>
            </w:r>
            <w:r w:rsidDel="00C66B77">
              <w:rPr>
                <w:noProof/>
                <w:webHidden/>
              </w:rPr>
              <w:tab/>
            </w:r>
            <w:r w:rsidR="00577314" w:rsidDel="00C66B77">
              <w:rPr>
                <w:noProof/>
                <w:webHidden/>
              </w:rPr>
              <w:delText>4</w:delText>
            </w:r>
          </w:del>
        </w:p>
        <w:p w14:paraId="0F2A760C" w14:textId="77777777" w:rsidR="00614DC8" w:rsidDel="00C66B77" w:rsidRDefault="00614DC8">
          <w:pPr>
            <w:pStyle w:val="TM2"/>
            <w:tabs>
              <w:tab w:val="right" w:pos="8777"/>
            </w:tabs>
            <w:rPr>
              <w:del w:id="179" w:author="Auteur"/>
              <w:rFonts w:eastAsiaTheme="minorEastAsia" w:cstheme="minorBidi"/>
              <w:b w:val="0"/>
              <w:bCs w:val="0"/>
              <w:noProof/>
              <w:color w:val="auto"/>
              <w:sz w:val="22"/>
              <w:szCs w:val="22"/>
              <w:lang w:val="fr-FR" w:eastAsia="fr-FR"/>
            </w:rPr>
          </w:pPr>
          <w:del w:id="180" w:author="Auteur">
            <w:r w:rsidRPr="00513899" w:rsidDel="00C66B77">
              <w:rPr>
                <w:rPrChange w:id="181" w:author="Auteur">
                  <w:rPr>
                    <w:rStyle w:val="Lienhypertexte"/>
                    <w:b w:val="0"/>
                    <w:bCs w:val="0"/>
                    <w:noProof/>
                  </w:rPr>
                </w:rPrChange>
              </w:rPr>
              <w:delText>Install Microsoft Visual C++ 2015 Redistributable (x64)</w:delText>
            </w:r>
            <w:r w:rsidDel="00C66B77">
              <w:rPr>
                <w:noProof/>
                <w:webHidden/>
              </w:rPr>
              <w:tab/>
            </w:r>
            <w:r w:rsidR="00577314" w:rsidDel="00C66B77">
              <w:rPr>
                <w:noProof/>
                <w:webHidden/>
              </w:rPr>
              <w:delText>4</w:delText>
            </w:r>
          </w:del>
        </w:p>
        <w:p w14:paraId="6AFF7609" w14:textId="77777777" w:rsidR="00614DC8" w:rsidDel="00C66B77" w:rsidRDefault="00614DC8">
          <w:pPr>
            <w:pStyle w:val="TM1"/>
            <w:rPr>
              <w:del w:id="182" w:author="Auteur"/>
              <w:rFonts w:asciiTheme="minorHAnsi" w:eastAsiaTheme="minorEastAsia" w:hAnsiTheme="minorHAnsi" w:cstheme="minorBidi"/>
              <w:b w:val="0"/>
              <w:bCs w:val="0"/>
              <w:caps w:val="0"/>
              <w:color w:val="auto"/>
              <w:sz w:val="22"/>
              <w:szCs w:val="22"/>
              <w:lang w:val="fr-FR" w:eastAsia="fr-FR"/>
            </w:rPr>
          </w:pPr>
          <w:del w:id="183" w:author="Auteur">
            <w:r w:rsidRPr="00513899" w:rsidDel="00C66B77">
              <w:rPr>
                <w:rPrChange w:id="184" w:author="Auteur">
                  <w:rPr>
                    <w:rStyle w:val="Lienhypertexte"/>
                    <w:b w:val="0"/>
                    <w:bCs w:val="0"/>
                    <w:caps w:val="0"/>
                  </w:rPr>
                </w:rPrChange>
              </w:rPr>
              <w:delText>Build the portal</w:delText>
            </w:r>
            <w:r w:rsidDel="00C66B77">
              <w:rPr>
                <w:webHidden/>
              </w:rPr>
              <w:tab/>
            </w:r>
            <w:r w:rsidR="00577314" w:rsidDel="00C66B77">
              <w:rPr>
                <w:webHidden/>
              </w:rPr>
              <w:delText>5</w:delText>
            </w:r>
          </w:del>
        </w:p>
        <w:p w14:paraId="656022A4" w14:textId="77777777" w:rsidR="00614DC8" w:rsidDel="00C66B77" w:rsidRDefault="00614DC8">
          <w:pPr>
            <w:pStyle w:val="TM2"/>
            <w:tabs>
              <w:tab w:val="right" w:pos="8777"/>
            </w:tabs>
            <w:rPr>
              <w:del w:id="185" w:author="Auteur"/>
              <w:rFonts w:eastAsiaTheme="minorEastAsia" w:cstheme="minorBidi"/>
              <w:b w:val="0"/>
              <w:bCs w:val="0"/>
              <w:noProof/>
              <w:color w:val="auto"/>
              <w:sz w:val="22"/>
              <w:szCs w:val="22"/>
              <w:lang w:val="fr-FR" w:eastAsia="fr-FR"/>
            </w:rPr>
          </w:pPr>
          <w:del w:id="186" w:author="Auteur">
            <w:r w:rsidRPr="00513899" w:rsidDel="00C66B77">
              <w:rPr>
                <w:rPrChange w:id="187" w:author="Auteur">
                  <w:rPr>
                    <w:rStyle w:val="Lienhypertexte"/>
                    <w:b w:val="0"/>
                    <w:bCs w:val="0"/>
                    <w:noProof/>
                  </w:rPr>
                </w:rPrChange>
              </w:rPr>
              <w:delText>Install and configure WampServer</w:delText>
            </w:r>
            <w:r w:rsidDel="00C66B77">
              <w:rPr>
                <w:noProof/>
                <w:webHidden/>
              </w:rPr>
              <w:tab/>
            </w:r>
            <w:r w:rsidR="00577314" w:rsidDel="00C66B77">
              <w:rPr>
                <w:noProof/>
                <w:webHidden/>
              </w:rPr>
              <w:delText>5</w:delText>
            </w:r>
          </w:del>
        </w:p>
        <w:p w14:paraId="341DD2A8" w14:textId="77777777" w:rsidR="00614DC8" w:rsidDel="00C66B77" w:rsidRDefault="00614DC8">
          <w:pPr>
            <w:pStyle w:val="TM2"/>
            <w:tabs>
              <w:tab w:val="right" w:pos="8777"/>
            </w:tabs>
            <w:rPr>
              <w:del w:id="188" w:author="Auteur"/>
              <w:rFonts w:eastAsiaTheme="minorEastAsia" w:cstheme="minorBidi"/>
              <w:b w:val="0"/>
              <w:bCs w:val="0"/>
              <w:noProof/>
              <w:color w:val="auto"/>
              <w:sz w:val="22"/>
              <w:szCs w:val="22"/>
              <w:lang w:val="fr-FR" w:eastAsia="fr-FR"/>
            </w:rPr>
          </w:pPr>
          <w:del w:id="189" w:author="Auteur">
            <w:r w:rsidRPr="00513899" w:rsidDel="00C66B77">
              <w:rPr>
                <w:rPrChange w:id="190" w:author="Auteur">
                  <w:rPr>
                    <w:rStyle w:val="Lienhypertexte"/>
                    <w:b w:val="0"/>
                    <w:bCs w:val="0"/>
                    <w:noProof/>
                  </w:rPr>
                </w:rPrChange>
              </w:rPr>
              <w:delText>Configure the server and the pool of Web services</w:delText>
            </w:r>
            <w:r w:rsidDel="00C66B77">
              <w:rPr>
                <w:noProof/>
                <w:webHidden/>
              </w:rPr>
              <w:tab/>
            </w:r>
            <w:r w:rsidR="00577314" w:rsidDel="00C66B77">
              <w:rPr>
                <w:noProof/>
                <w:webHidden/>
              </w:rPr>
              <w:delText>7</w:delText>
            </w:r>
          </w:del>
        </w:p>
        <w:p w14:paraId="77275224" w14:textId="77777777" w:rsidR="00614DC8" w:rsidDel="00C66B77" w:rsidRDefault="00614DC8">
          <w:pPr>
            <w:pStyle w:val="TM2"/>
            <w:tabs>
              <w:tab w:val="right" w:pos="8777"/>
            </w:tabs>
            <w:rPr>
              <w:del w:id="191" w:author="Auteur"/>
              <w:rFonts w:eastAsiaTheme="minorEastAsia" w:cstheme="minorBidi"/>
              <w:b w:val="0"/>
              <w:bCs w:val="0"/>
              <w:noProof/>
              <w:color w:val="auto"/>
              <w:sz w:val="22"/>
              <w:szCs w:val="22"/>
              <w:lang w:val="fr-FR" w:eastAsia="fr-FR"/>
            </w:rPr>
          </w:pPr>
          <w:del w:id="192" w:author="Auteur">
            <w:r w:rsidRPr="00513899" w:rsidDel="00C66B77">
              <w:rPr>
                <w:rPrChange w:id="193" w:author="Auteur">
                  <w:rPr>
                    <w:rStyle w:val="Lienhypertexte"/>
                    <w:b w:val="0"/>
                    <w:bCs w:val="0"/>
                    <w:noProof/>
                  </w:rPr>
                </w:rPrChange>
              </w:rPr>
              <w:delText>Install and configure the PHP Web portal</w:delText>
            </w:r>
            <w:r w:rsidDel="00C66B77">
              <w:rPr>
                <w:noProof/>
                <w:webHidden/>
              </w:rPr>
              <w:tab/>
            </w:r>
            <w:r w:rsidR="00577314" w:rsidDel="00C66B77">
              <w:rPr>
                <w:noProof/>
                <w:webHidden/>
              </w:rPr>
              <w:delText>9</w:delText>
            </w:r>
          </w:del>
        </w:p>
        <w:p w14:paraId="3A872A7C" w14:textId="77777777" w:rsidR="00614DC8" w:rsidDel="00C66B77" w:rsidRDefault="00614DC8">
          <w:pPr>
            <w:pStyle w:val="TM3"/>
            <w:tabs>
              <w:tab w:val="right" w:pos="8777"/>
            </w:tabs>
            <w:rPr>
              <w:del w:id="194" w:author="Auteur"/>
              <w:rFonts w:eastAsiaTheme="minorEastAsia" w:cstheme="minorBidi"/>
              <w:noProof/>
              <w:color w:val="auto"/>
              <w:sz w:val="22"/>
              <w:szCs w:val="22"/>
              <w:lang w:val="fr-FR" w:eastAsia="fr-FR"/>
            </w:rPr>
          </w:pPr>
          <w:del w:id="195" w:author="Auteur">
            <w:r w:rsidRPr="00513899" w:rsidDel="00C66B77">
              <w:rPr>
                <w:rPrChange w:id="196" w:author="Auteur">
                  <w:rPr>
                    <w:rStyle w:val="Lienhypertexte"/>
                    <w:noProof/>
                  </w:rPr>
                </w:rPrChange>
              </w:rPr>
              <w:delText>Download the PHP web portal project files</w:delText>
            </w:r>
            <w:r w:rsidDel="00C66B77">
              <w:rPr>
                <w:noProof/>
                <w:webHidden/>
              </w:rPr>
              <w:tab/>
            </w:r>
            <w:r w:rsidR="00577314" w:rsidDel="00C66B77">
              <w:rPr>
                <w:noProof/>
                <w:webHidden/>
              </w:rPr>
              <w:delText>9</w:delText>
            </w:r>
          </w:del>
        </w:p>
        <w:p w14:paraId="6E75B72D" w14:textId="77777777" w:rsidR="00614DC8" w:rsidDel="00C66B77" w:rsidRDefault="00614DC8">
          <w:pPr>
            <w:pStyle w:val="TM3"/>
            <w:tabs>
              <w:tab w:val="right" w:pos="8777"/>
            </w:tabs>
            <w:rPr>
              <w:del w:id="197" w:author="Auteur"/>
              <w:rFonts w:eastAsiaTheme="minorEastAsia" w:cstheme="minorBidi"/>
              <w:noProof/>
              <w:color w:val="auto"/>
              <w:sz w:val="22"/>
              <w:szCs w:val="22"/>
              <w:lang w:val="fr-FR" w:eastAsia="fr-FR"/>
            </w:rPr>
          </w:pPr>
          <w:del w:id="198" w:author="Auteur">
            <w:r w:rsidRPr="00513899" w:rsidDel="00C66B77">
              <w:rPr>
                <w:rPrChange w:id="199" w:author="Auteur">
                  <w:rPr>
                    <w:rStyle w:val="Lienhypertexte"/>
                    <w:noProof/>
                  </w:rPr>
                </w:rPrChange>
              </w:rPr>
              <w:delText>Configure the portal</w:delText>
            </w:r>
            <w:r w:rsidDel="00C66B77">
              <w:rPr>
                <w:noProof/>
                <w:webHidden/>
              </w:rPr>
              <w:tab/>
            </w:r>
            <w:r w:rsidR="00577314" w:rsidDel="00C66B77">
              <w:rPr>
                <w:noProof/>
                <w:webHidden/>
              </w:rPr>
              <w:delText>10</w:delText>
            </w:r>
          </w:del>
        </w:p>
        <w:p w14:paraId="35013B46" w14:textId="77777777" w:rsidR="00614DC8" w:rsidDel="00C66B77" w:rsidRDefault="00614DC8">
          <w:pPr>
            <w:pStyle w:val="TM3"/>
            <w:tabs>
              <w:tab w:val="right" w:pos="8777"/>
            </w:tabs>
            <w:rPr>
              <w:del w:id="200" w:author="Auteur"/>
              <w:rFonts w:eastAsiaTheme="minorEastAsia" w:cstheme="minorBidi"/>
              <w:noProof/>
              <w:color w:val="auto"/>
              <w:sz w:val="22"/>
              <w:szCs w:val="22"/>
              <w:lang w:val="fr-FR" w:eastAsia="fr-FR"/>
            </w:rPr>
          </w:pPr>
          <w:del w:id="201" w:author="Auteur">
            <w:r w:rsidRPr="00513899" w:rsidDel="00C66B77">
              <w:rPr>
                <w:rPrChange w:id="202" w:author="Auteur">
                  <w:rPr>
                    <w:rStyle w:val="Lienhypertexte"/>
                    <w:noProof/>
                  </w:rPr>
                </w:rPrChange>
              </w:rPr>
              <w:delText>Install the application patch</w:delText>
            </w:r>
            <w:r w:rsidDel="00C66B77">
              <w:rPr>
                <w:noProof/>
                <w:webHidden/>
              </w:rPr>
              <w:tab/>
            </w:r>
            <w:r w:rsidR="00577314" w:rsidDel="00C66B77">
              <w:rPr>
                <w:noProof/>
                <w:webHidden/>
              </w:rPr>
              <w:delText>11</w:delText>
            </w:r>
          </w:del>
        </w:p>
        <w:p w14:paraId="0B4BC513" w14:textId="77777777" w:rsidR="00614DC8" w:rsidDel="00C66B77" w:rsidRDefault="00614DC8">
          <w:pPr>
            <w:pStyle w:val="TM2"/>
            <w:tabs>
              <w:tab w:val="right" w:pos="8777"/>
            </w:tabs>
            <w:rPr>
              <w:del w:id="203" w:author="Auteur"/>
              <w:rFonts w:eastAsiaTheme="minorEastAsia" w:cstheme="minorBidi"/>
              <w:b w:val="0"/>
              <w:bCs w:val="0"/>
              <w:noProof/>
              <w:color w:val="auto"/>
              <w:sz w:val="22"/>
              <w:szCs w:val="22"/>
              <w:lang w:val="fr-FR" w:eastAsia="fr-FR"/>
            </w:rPr>
          </w:pPr>
          <w:del w:id="204" w:author="Auteur">
            <w:r w:rsidRPr="00513899" w:rsidDel="00C66B77">
              <w:rPr>
                <w:rPrChange w:id="205" w:author="Auteur">
                  <w:rPr>
                    <w:rStyle w:val="Lienhypertexte"/>
                    <w:b w:val="0"/>
                    <w:bCs w:val="0"/>
                    <w:noProof/>
                  </w:rPr>
                </w:rPrChange>
              </w:rPr>
              <w:delText>Publish the Web service</w:delText>
            </w:r>
            <w:r w:rsidDel="00C66B77">
              <w:rPr>
                <w:noProof/>
                <w:webHidden/>
              </w:rPr>
              <w:tab/>
            </w:r>
            <w:r w:rsidR="00577314" w:rsidDel="00C66B77">
              <w:rPr>
                <w:noProof/>
                <w:webHidden/>
              </w:rPr>
              <w:delText>13</w:delText>
            </w:r>
          </w:del>
        </w:p>
        <w:p w14:paraId="74D418CE" w14:textId="77777777" w:rsidR="00614DC8" w:rsidDel="00C66B77" w:rsidRDefault="00614DC8">
          <w:pPr>
            <w:pStyle w:val="TM1"/>
            <w:rPr>
              <w:del w:id="206" w:author="Auteur"/>
              <w:rFonts w:asciiTheme="minorHAnsi" w:eastAsiaTheme="minorEastAsia" w:hAnsiTheme="minorHAnsi" w:cstheme="minorBidi"/>
              <w:b w:val="0"/>
              <w:bCs w:val="0"/>
              <w:caps w:val="0"/>
              <w:color w:val="auto"/>
              <w:sz w:val="22"/>
              <w:szCs w:val="22"/>
              <w:lang w:val="fr-FR" w:eastAsia="fr-FR"/>
            </w:rPr>
          </w:pPr>
          <w:del w:id="207" w:author="Auteur">
            <w:r w:rsidRPr="00513899" w:rsidDel="00C66B77">
              <w:rPr>
                <w:rPrChange w:id="208" w:author="Auteur">
                  <w:rPr>
                    <w:rStyle w:val="Lienhypertexte"/>
                    <w:b w:val="0"/>
                    <w:bCs w:val="0"/>
                    <w:caps w:val="0"/>
                  </w:rPr>
                </w:rPrChange>
              </w:rPr>
              <w:delText>Use the portal</w:delText>
            </w:r>
            <w:r w:rsidDel="00C66B77">
              <w:rPr>
                <w:webHidden/>
              </w:rPr>
              <w:tab/>
            </w:r>
            <w:r w:rsidR="00577314" w:rsidDel="00C66B77">
              <w:rPr>
                <w:webHidden/>
              </w:rPr>
              <w:delText>14</w:delText>
            </w:r>
          </w:del>
        </w:p>
        <w:p w14:paraId="07C88BCE" w14:textId="77777777" w:rsidR="00614DC8" w:rsidDel="00C66B77" w:rsidRDefault="00614DC8">
          <w:pPr>
            <w:pStyle w:val="TM2"/>
            <w:tabs>
              <w:tab w:val="right" w:pos="8777"/>
            </w:tabs>
            <w:rPr>
              <w:del w:id="209" w:author="Auteur"/>
              <w:rFonts w:eastAsiaTheme="minorEastAsia" w:cstheme="minorBidi"/>
              <w:b w:val="0"/>
              <w:bCs w:val="0"/>
              <w:noProof/>
              <w:color w:val="auto"/>
              <w:sz w:val="22"/>
              <w:szCs w:val="22"/>
              <w:lang w:val="fr-FR" w:eastAsia="fr-FR"/>
            </w:rPr>
          </w:pPr>
          <w:del w:id="210" w:author="Auteur">
            <w:r w:rsidRPr="00513899" w:rsidDel="00C66B77">
              <w:rPr>
                <w:rPrChange w:id="211" w:author="Auteur">
                  <w:rPr>
                    <w:rStyle w:val="Lienhypertexte"/>
                    <w:b w:val="0"/>
                    <w:bCs w:val="0"/>
                    <w:noProof/>
                  </w:rPr>
                </w:rPrChange>
              </w:rPr>
              <w:delText>Access the portal</w:delText>
            </w:r>
            <w:r w:rsidDel="00C66B77">
              <w:rPr>
                <w:noProof/>
                <w:webHidden/>
              </w:rPr>
              <w:tab/>
            </w:r>
            <w:r w:rsidR="00577314" w:rsidDel="00C66B77">
              <w:rPr>
                <w:noProof/>
                <w:webHidden/>
              </w:rPr>
              <w:delText>14</w:delText>
            </w:r>
          </w:del>
        </w:p>
        <w:p w14:paraId="33A7FFC8" w14:textId="77777777" w:rsidR="00614DC8" w:rsidDel="00C66B77" w:rsidRDefault="00614DC8">
          <w:pPr>
            <w:pStyle w:val="TM2"/>
            <w:tabs>
              <w:tab w:val="right" w:pos="8777"/>
            </w:tabs>
            <w:rPr>
              <w:del w:id="212" w:author="Auteur"/>
              <w:rFonts w:eastAsiaTheme="minorEastAsia" w:cstheme="minorBidi"/>
              <w:b w:val="0"/>
              <w:bCs w:val="0"/>
              <w:noProof/>
              <w:color w:val="auto"/>
              <w:sz w:val="22"/>
              <w:szCs w:val="22"/>
              <w:lang w:val="fr-FR" w:eastAsia="fr-FR"/>
            </w:rPr>
          </w:pPr>
          <w:del w:id="213" w:author="Auteur">
            <w:r w:rsidRPr="00513899" w:rsidDel="00C66B77">
              <w:rPr>
                <w:rPrChange w:id="214" w:author="Auteur">
                  <w:rPr>
                    <w:rStyle w:val="Lienhypertexte"/>
                    <w:b w:val="0"/>
                    <w:bCs w:val="0"/>
                    <w:noProof/>
                  </w:rPr>
                </w:rPrChange>
              </w:rPr>
              <w:delText>Read an order</w:delText>
            </w:r>
            <w:r w:rsidDel="00C66B77">
              <w:rPr>
                <w:noProof/>
                <w:webHidden/>
              </w:rPr>
              <w:tab/>
            </w:r>
            <w:r w:rsidR="00577314" w:rsidDel="00C66B77">
              <w:rPr>
                <w:noProof/>
                <w:webHidden/>
              </w:rPr>
              <w:delText>15</w:delText>
            </w:r>
          </w:del>
        </w:p>
        <w:p w14:paraId="4F0C59FF" w14:textId="77777777" w:rsidR="00614DC8" w:rsidDel="00C66B77" w:rsidRDefault="00614DC8">
          <w:pPr>
            <w:pStyle w:val="TM2"/>
            <w:tabs>
              <w:tab w:val="right" w:pos="8777"/>
            </w:tabs>
            <w:rPr>
              <w:del w:id="215" w:author="Auteur"/>
              <w:rFonts w:eastAsiaTheme="minorEastAsia" w:cstheme="minorBidi"/>
              <w:b w:val="0"/>
              <w:bCs w:val="0"/>
              <w:noProof/>
              <w:color w:val="auto"/>
              <w:sz w:val="22"/>
              <w:szCs w:val="22"/>
              <w:lang w:val="fr-FR" w:eastAsia="fr-FR"/>
            </w:rPr>
          </w:pPr>
          <w:del w:id="216" w:author="Auteur">
            <w:r w:rsidRPr="00513899" w:rsidDel="00C66B77">
              <w:rPr>
                <w:rPrChange w:id="217" w:author="Auteur">
                  <w:rPr>
                    <w:rStyle w:val="Lienhypertexte"/>
                    <w:b w:val="0"/>
                    <w:bCs w:val="0"/>
                    <w:noProof/>
                  </w:rPr>
                </w:rPrChange>
              </w:rPr>
              <w:delText>Create an order</w:delText>
            </w:r>
            <w:r w:rsidDel="00C66B77">
              <w:rPr>
                <w:noProof/>
                <w:webHidden/>
              </w:rPr>
              <w:tab/>
            </w:r>
            <w:r w:rsidR="00577314" w:rsidDel="00C66B77">
              <w:rPr>
                <w:noProof/>
                <w:webHidden/>
              </w:rPr>
              <w:delText>15</w:delText>
            </w:r>
          </w:del>
        </w:p>
        <w:p w14:paraId="27E56A46" w14:textId="77777777" w:rsidR="00614DC8" w:rsidDel="00C66B77" w:rsidRDefault="00614DC8">
          <w:pPr>
            <w:pStyle w:val="TM2"/>
            <w:tabs>
              <w:tab w:val="right" w:pos="8777"/>
            </w:tabs>
            <w:rPr>
              <w:del w:id="218" w:author="Auteur"/>
              <w:rFonts w:eastAsiaTheme="minorEastAsia" w:cstheme="minorBidi"/>
              <w:b w:val="0"/>
              <w:bCs w:val="0"/>
              <w:noProof/>
              <w:color w:val="auto"/>
              <w:sz w:val="22"/>
              <w:szCs w:val="22"/>
              <w:lang w:val="fr-FR" w:eastAsia="fr-FR"/>
            </w:rPr>
          </w:pPr>
          <w:del w:id="219" w:author="Auteur">
            <w:r w:rsidRPr="00513899" w:rsidDel="00C66B77">
              <w:rPr>
                <w:rPrChange w:id="220" w:author="Auteur">
                  <w:rPr>
                    <w:rStyle w:val="Lienhypertexte"/>
                    <w:b w:val="0"/>
                    <w:bCs w:val="0"/>
                    <w:noProof/>
                  </w:rPr>
                </w:rPrChange>
              </w:rPr>
              <w:delText>Create an order</w:delText>
            </w:r>
            <w:r w:rsidDel="00C66B77">
              <w:rPr>
                <w:noProof/>
                <w:webHidden/>
              </w:rPr>
              <w:tab/>
            </w:r>
            <w:r w:rsidR="00577314" w:rsidDel="00C66B77">
              <w:rPr>
                <w:noProof/>
                <w:webHidden/>
              </w:rPr>
              <w:delText>16</w:delText>
            </w:r>
          </w:del>
        </w:p>
        <w:p w14:paraId="272AC2B8" w14:textId="77777777" w:rsidR="00614DC8" w:rsidDel="00C66B77" w:rsidRDefault="00614DC8">
          <w:pPr>
            <w:pStyle w:val="TM1"/>
            <w:rPr>
              <w:del w:id="221" w:author="Auteur"/>
              <w:rFonts w:asciiTheme="minorHAnsi" w:eastAsiaTheme="minorEastAsia" w:hAnsiTheme="minorHAnsi" w:cstheme="minorBidi"/>
              <w:b w:val="0"/>
              <w:bCs w:val="0"/>
              <w:caps w:val="0"/>
              <w:color w:val="auto"/>
              <w:sz w:val="22"/>
              <w:szCs w:val="22"/>
              <w:lang w:val="fr-FR" w:eastAsia="fr-FR"/>
            </w:rPr>
          </w:pPr>
          <w:del w:id="222" w:author="Auteur">
            <w:r w:rsidRPr="00513899" w:rsidDel="00C66B77">
              <w:rPr>
                <w:rPrChange w:id="223" w:author="Auteur">
                  <w:rPr>
                    <w:rStyle w:val="Lienhypertexte"/>
                    <w:b w:val="0"/>
                    <w:bCs w:val="0"/>
                    <w:caps w:val="0"/>
                  </w:rPr>
                </w:rPrChange>
              </w:rPr>
              <w:delText>For developers</w:delText>
            </w:r>
            <w:r w:rsidDel="00C66B77">
              <w:rPr>
                <w:webHidden/>
              </w:rPr>
              <w:tab/>
            </w:r>
            <w:r w:rsidR="00577314" w:rsidDel="00C66B77">
              <w:rPr>
                <w:webHidden/>
              </w:rPr>
              <w:delText>18</w:delText>
            </w:r>
          </w:del>
        </w:p>
        <w:p w14:paraId="2E7CC4AB" w14:textId="77777777" w:rsidR="00614DC8" w:rsidDel="00C66B77" w:rsidRDefault="00614DC8">
          <w:pPr>
            <w:pStyle w:val="TM2"/>
            <w:tabs>
              <w:tab w:val="right" w:pos="8777"/>
            </w:tabs>
            <w:rPr>
              <w:del w:id="224" w:author="Auteur"/>
              <w:rFonts w:eastAsiaTheme="minorEastAsia" w:cstheme="minorBidi"/>
              <w:b w:val="0"/>
              <w:bCs w:val="0"/>
              <w:noProof/>
              <w:color w:val="auto"/>
              <w:sz w:val="22"/>
              <w:szCs w:val="22"/>
              <w:lang w:val="fr-FR" w:eastAsia="fr-FR"/>
            </w:rPr>
          </w:pPr>
          <w:del w:id="225" w:author="Auteur">
            <w:r w:rsidRPr="00513899" w:rsidDel="00C66B77">
              <w:rPr>
                <w:rPrChange w:id="226" w:author="Auteur">
                  <w:rPr>
                    <w:rStyle w:val="Lienhypertexte"/>
                    <w:b w:val="0"/>
                    <w:bCs w:val="0"/>
                    <w:noProof/>
                  </w:rPr>
                </w:rPrChange>
              </w:rPr>
              <w:delText>List the orders</w:delText>
            </w:r>
            <w:r w:rsidDel="00C66B77">
              <w:rPr>
                <w:noProof/>
                <w:webHidden/>
              </w:rPr>
              <w:tab/>
            </w:r>
            <w:r w:rsidR="00577314" w:rsidDel="00C66B77">
              <w:rPr>
                <w:noProof/>
                <w:webHidden/>
              </w:rPr>
              <w:delText>19</w:delText>
            </w:r>
          </w:del>
        </w:p>
        <w:p w14:paraId="039193F7" w14:textId="77777777" w:rsidR="00614DC8" w:rsidDel="00C66B77" w:rsidRDefault="00614DC8">
          <w:pPr>
            <w:pStyle w:val="TM2"/>
            <w:tabs>
              <w:tab w:val="right" w:pos="8777"/>
            </w:tabs>
            <w:rPr>
              <w:del w:id="227" w:author="Auteur"/>
              <w:rFonts w:eastAsiaTheme="minorEastAsia" w:cstheme="minorBidi"/>
              <w:b w:val="0"/>
              <w:bCs w:val="0"/>
              <w:noProof/>
              <w:color w:val="auto"/>
              <w:sz w:val="22"/>
              <w:szCs w:val="22"/>
              <w:lang w:val="fr-FR" w:eastAsia="fr-FR"/>
            </w:rPr>
          </w:pPr>
          <w:del w:id="228" w:author="Auteur">
            <w:r w:rsidRPr="00513899" w:rsidDel="00C66B77">
              <w:rPr>
                <w:rPrChange w:id="229" w:author="Auteur">
                  <w:rPr>
                    <w:rStyle w:val="Lienhypertexte"/>
                    <w:b w:val="0"/>
                    <w:bCs w:val="0"/>
                    <w:noProof/>
                  </w:rPr>
                </w:rPrChange>
              </w:rPr>
              <w:delText>Read an order</w:delText>
            </w:r>
            <w:r w:rsidDel="00C66B77">
              <w:rPr>
                <w:noProof/>
                <w:webHidden/>
              </w:rPr>
              <w:tab/>
            </w:r>
            <w:r w:rsidR="00577314" w:rsidDel="00C66B77">
              <w:rPr>
                <w:noProof/>
                <w:webHidden/>
              </w:rPr>
              <w:delText>22</w:delText>
            </w:r>
          </w:del>
        </w:p>
        <w:p w14:paraId="02E614EB" w14:textId="77777777" w:rsidR="00614DC8" w:rsidDel="00C66B77" w:rsidRDefault="00614DC8">
          <w:pPr>
            <w:pStyle w:val="TM2"/>
            <w:tabs>
              <w:tab w:val="right" w:pos="8777"/>
            </w:tabs>
            <w:rPr>
              <w:del w:id="230" w:author="Auteur"/>
              <w:rFonts w:eastAsiaTheme="minorEastAsia" w:cstheme="minorBidi"/>
              <w:b w:val="0"/>
              <w:bCs w:val="0"/>
              <w:noProof/>
              <w:color w:val="auto"/>
              <w:sz w:val="22"/>
              <w:szCs w:val="22"/>
              <w:lang w:val="fr-FR" w:eastAsia="fr-FR"/>
            </w:rPr>
          </w:pPr>
          <w:del w:id="231" w:author="Auteur">
            <w:r w:rsidRPr="00513899" w:rsidDel="00C66B77">
              <w:rPr>
                <w:rPrChange w:id="232" w:author="Auteur">
                  <w:rPr>
                    <w:rStyle w:val="Lienhypertexte"/>
                    <w:b w:val="0"/>
                    <w:bCs w:val="0"/>
                    <w:noProof/>
                  </w:rPr>
                </w:rPrChange>
              </w:rPr>
              <w:delText>Create an order while logged in</w:delText>
            </w:r>
            <w:r w:rsidDel="00C66B77">
              <w:rPr>
                <w:noProof/>
                <w:webHidden/>
              </w:rPr>
              <w:tab/>
            </w:r>
            <w:r w:rsidR="00577314" w:rsidDel="00C66B77">
              <w:rPr>
                <w:noProof/>
                <w:webHidden/>
              </w:rPr>
              <w:delText>23</w:delText>
            </w:r>
          </w:del>
        </w:p>
        <w:p w14:paraId="4FBD38F6" w14:textId="77777777" w:rsidR="005F40A6" w:rsidRDefault="005F40A6">
          <w:r>
            <w:rPr>
              <w:b/>
              <w:bCs/>
              <w:noProof/>
            </w:rPr>
            <w:fldChar w:fldCharType="end"/>
          </w:r>
        </w:p>
      </w:sdtContent>
    </w:sdt>
    <w:p w14:paraId="293F1B0D" w14:textId="77777777" w:rsidR="002F7BC0" w:rsidRPr="00B43CCC" w:rsidRDefault="002F7BC0" w:rsidP="00B266E1">
      <w:pPr>
        <w:pStyle w:val="SAGETitleDate"/>
      </w:pPr>
      <w:r>
        <w:t>June 2016</w:t>
      </w:r>
      <w:bookmarkStart w:id="233" w:name="_Contents"/>
      <w:bookmarkEnd w:id="233"/>
    </w:p>
    <w:p w14:paraId="74FD787E" w14:textId="77777777" w:rsidR="002F7BC0" w:rsidRPr="00233F20" w:rsidRDefault="002F7BC0" w:rsidP="005C08D7">
      <w:pPr>
        <w:pStyle w:val="SAGEHeading1"/>
        <w:framePr w:wrap="around"/>
        <w:rPr>
          <w:caps/>
        </w:rPr>
      </w:pPr>
      <w:bookmarkStart w:id="234" w:name="_Toc33535418"/>
      <w:r>
        <w:lastRenderedPageBreak/>
        <w:t>Requirements</w:t>
      </w:r>
      <w:bookmarkEnd w:id="234"/>
    </w:p>
    <w:p w14:paraId="3B047182" w14:textId="77777777" w:rsidR="002F7BC0" w:rsidRDefault="002F7BC0" w:rsidP="005C08D7">
      <w:r>
        <w:t>To build the PHP web portal, you need the following:</w:t>
      </w:r>
    </w:p>
    <w:p w14:paraId="34836C42" w14:textId="77777777" w:rsidR="002F7BC0" w:rsidRDefault="002F7BC0" w:rsidP="005C08D7"/>
    <w:p w14:paraId="30DCE643" w14:textId="77777777" w:rsidR="002F7BC0" w:rsidRDefault="002F7BC0" w:rsidP="002F7BC0">
      <w:pPr>
        <w:pStyle w:val="SAGEBullet1"/>
        <w:numPr>
          <w:ilvl w:val="0"/>
          <w:numId w:val="1"/>
        </w:numPr>
      </w:pPr>
      <w:r>
        <w:t xml:space="preserve">Windows </w:t>
      </w:r>
      <w:proofErr w:type="gramStart"/>
      <w:r>
        <w:t>64 bit</w:t>
      </w:r>
      <w:proofErr w:type="gramEnd"/>
      <w:r>
        <w:t xml:space="preserve"> operating system</w:t>
      </w:r>
    </w:p>
    <w:p w14:paraId="257A5A5B" w14:textId="77777777" w:rsidR="002F7BC0" w:rsidRPr="009A2A42" w:rsidRDefault="00901199" w:rsidP="002F7BC0">
      <w:pPr>
        <w:pStyle w:val="SAGEBullet1"/>
        <w:numPr>
          <w:ilvl w:val="0"/>
          <w:numId w:val="1"/>
        </w:numPr>
      </w:pPr>
      <w:r>
        <w:t xml:space="preserve">Update </w:t>
      </w:r>
      <w:r w:rsidR="002F7BC0" w:rsidRPr="009A2A42">
        <w:t xml:space="preserve">9.0.2 </w:t>
      </w:r>
      <w:r w:rsidR="002F7BC0">
        <w:t>or above</w:t>
      </w:r>
    </w:p>
    <w:p w14:paraId="61E90982" w14:textId="77777777" w:rsidR="002F7BC0" w:rsidRDefault="002F7BC0" w:rsidP="002F7BC0">
      <w:pPr>
        <w:pStyle w:val="SAGEBullet1"/>
        <w:numPr>
          <w:ilvl w:val="0"/>
          <w:numId w:val="1"/>
        </w:numPr>
      </w:pPr>
      <w:r w:rsidRPr="00233F20">
        <w:t>Microsoft Visual C++ 2012 Redistributable (x64)</w:t>
      </w:r>
    </w:p>
    <w:p w14:paraId="441E9FC3" w14:textId="77777777" w:rsidR="002F7BC0" w:rsidRDefault="002F7BC0" w:rsidP="005C08D7">
      <w:pPr>
        <w:pStyle w:val="SAGEHeading2"/>
      </w:pPr>
      <w:bookmarkStart w:id="235" w:name="_Toc453676511"/>
      <w:bookmarkStart w:id="236" w:name="_Toc33535419"/>
      <w:r>
        <w:t xml:space="preserve">Install </w:t>
      </w:r>
      <w:r w:rsidRPr="00E955CF">
        <w:t>Microsoft Visual C++ 2012 Redistributable (x64)</w:t>
      </w:r>
      <w:bookmarkEnd w:id="235"/>
      <w:bookmarkEnd w:id="236"/>
    </w:p>
    <w:p w14:paraId="65E3C604" w14:textId="77777777" w:rsidR="002F7BC0" w:rsidRDefault="002F7BC0" w:rsidP="005C08D7">
      <w:pPr>
        <w:pStyle w:val="SAGEBodyText"/>
        <w:rPr>
          <w:rStyle w:val="Lienhypertexte"/>
        </w:rPr>
      </w:pPr>
      <w:r>
        <w:t>From</w:t>
      </w:r>
      <w:r w:rsidRPr="009D3BC7">
        <w:t xml:space="preserve"> </w:t>
      </w:r>
      <w:hyperlink r:id="rId14" w:history="1">
        <w:r w:rsidRPr="00D34BCF">
          <w:rPr>
            <w:rStyle w:val="Lienhypertexte"/>
          </w:rPr>
          <w:t>https://www.microsoft.com/en-US/download/details.aspx?id=30679</w:t>
        </w:r>
      </w:hyperlink>
    </w:p>
    <w:p w14:paraId="6E3080E9" w14:textId="77777777" w:rsidR="002F7BC0" w:rsidRDefault="002F7BC0" w:rsidP="005C08D7">
      <w:pPr>
        <w:pStyle w:val="SAGEBodyText"/>
        <w:rPr>
          <w:rStyle w:val="Lienhypertexte"/>
        </w:rPr>
      </w:pPr>
      <w:r w:rsidRPr="009B7341">
        <w:t xml:space="preserve">Select your language from the pull-down menu </w:t>
      </w:r>
      <w:r>
        <w:t>and click</w:t>
      </w:r>
      <w:r w:rsidRPr="009B7341">
        <w:t xml:space="preserve"> </w:t>
      </w:r>
      <w:r w:rsidRPr="009B7341">
        <w:rPr>
          <w:b/>
        </w:rPr>
        <w:t>Download</w:t>
      </w:r>
      <w:r w:rsidRPr="009B7341">
        <w:t>.</w:t>
      </w:r>
    </w:p>
    <w:p w14:paraId="55CE5557" w14:textId="77777777" w:rsidR="002F7BC0" w:rsidRDefault="002F7BC0" w:rsidP="005C08D7">
      <w:pPr>
        <w:pStyle w:val="SAGEBodyText"/>
      </w:pPr>
      <w:r w:rsidRPr="009B7341">
        <w:t>There are multiple files available for this download.</w:t>
      </w:r>
      <w:r>
        <w:t xml:space="preserve"> When prompted, select </w:t>
      </w:r>
      <w:r w:rsidRPr="005648A6">
        <w:rPr>
          <w:b/>
        </w:rPr>
        <w:t>VSU_4/vcredist_x64.exe</w:t>
      </w:r>
      <w:r>
        <w:t>.</w:t>
      </w:r>
    </w:p>
    <w:p w14:paraId="67ACDD9E" w14:textId="77777777" w:rsidR="002F7BC0" w:rsidRDefault="002F7BC0" w:rsidP="005C08D7">
      <w:pPr>
        <w:pStyle w:val="SAGEBodyText"/>
      </w:pPr>
      <w:r>
        <w:rPr>
          <w:noProof/>
          <w:lang w:val="fr-FR" w:eastAsia="fr-FR"/>
        </w:rPr>
        <w:drawing>
          <wp:inline distT="0" distB="0" distL="0" distR="0" wp14:anchorId="2D64DDD3" wp14:editId="119EA0D3">
            <wp:extent cx="2806537" cy="1552288"/>
            <wp:effectExtent l="19050" t="19050" r="1333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074" cy="1568072"/>
                    </a:xfrm>
                    <a:prstGeom prst="rect">
                      <a:avLst/>
                    </a:prstGeom>
                    <a:ln>
                      <a:solidFill>
                        <a:schemeClr val="bg1">
                          <a:lumMod val="75000"/>
                        </a:schemeClr>
                      </a:solidFill>
                    </a:ln>
                  </pic:spPr>
                </pic:pic>
              </a:graphicData>
            </a:graphic>
          </wp:inline>
        </w:drawing>
      </w:r>
    </w:p>
    <w:p w14:paraId="6DBEEFA1" w14:textId="77777777" w:rsidR="002F7BC0" w:rsidRPr="002F55C2" w:rsidRDefault="002F7BC0" w:rsidP="005C08D7">
      <w:pPr>
        <w:pStyle w:val="SAGEBullet1"/>
        <w:numPr>
          <w:ilvl w:val="0"/>
          <w:numId w:val="0"/>
        </w:numPr>
        <w:ind w:left="340"/>
      </w:pPr>
    </w:p>
    <w:p w14:paraId="50FBEFA5" w14:textId="77777777" w:rsidR="002F7BC0" w:rsidRPr="00103F6D" w:rsidRDefault="002F7BC0" w:rsidP="005C08D7">
      <w:pPr>
        <w:pStyle w:val="SAGEHeading1"/>
        <w:framePr w:wrap="around"/>
      </w:pPr>
      <w:bookmarkStart w:id="237" w:name="_Toc33535420"/>
      <w:bookmarkStart w:id="238" w:name="_Toc449016740"/>
      <w:r w:rsidRPr="00103F6D">
        <w:lastRenderedPageBreak/>
        <w:t>Build the portal</w:t>
      </w:r>
      <w:bookmarkEnd w:id="237"/>
    </w:p>
    <w:p w14:paraId="6C256607" w14:textId="77777777" w:rsidR="002F7BC0" w:rsidRDefault="002F7BC0" w:rsidP="005C08D7">
      <w:pPr>
        <w:pStyle w:val="SAGEHeading2"/>
      </w:pPr>
      <w:bookmarkStart w:id="239" w:name="_Toc453676512"/>
      <w:bookmarkStart w:id="240" w:name="_Toc33535421"/>
      <w:r w:rsidRPr="00C607D6">
        <w:t>I</w:t>
      </w:r>
      <w:r w:rsidRPr="00B13E2D">
        <w:t xml:space="preserve">nstall </w:t>
      </w:r>
      <w:r>
        <w:t xml:space="preserve">and configure </w:t>
      </w:r>
      <w:r w:rsidRPr="00B13E2D">
        <w:t>WampServer</w:t>
      </w:r>
      <w:bookmarkEnd w:id="238"/>
      <w:bookmarkEnd w:id="239"/>
      <w:bookmarkEnd w:id="240"/>
    </w:p>
    <w:p w14:paraId="71C8199E" w14:textId="77777777" w:rsidR="005A4428" w:rsidRDefault="002F7BC0" w:rsidP="005C08D7">
      <w:pPr>
        <w:pStyle w:val="SAGEBodyText"/>
        <w:rPr>
          <w:rStyle w:val="Lienhypertexte"/>
          <w:u w:val="none"/>
        </w:rPr>
      </w:pPr>
      <w:r>
        <w:t xml:space="preserve">You can download WampServer from </w:t>
      </w:r>
      <w:hyperlink r:id="rId16" w:history="1">
        <w:r w:rsidRPr="003411F5">
          <w:rPr>
            <w:rStyle w:val="Lienhypertexte"/>
          </w:rPr>
          <w:t>www.wampserver.com</w:t>
        </w:r>
      </w:hyperlink>
      <w:r>
        <w:rPr>
          <w:rStyle w:val="Lienhypertexte"/>
        </w:rPr>
        <w:t>.</w:t>
      </w:r>
      <w:r>
        <w:rPr>
          <w:rStyle w:val="Lienhypertexte"/>
          <w:u w:val="none"/>
        </w:rPr>
        <w:t xml:space="preserve"> </w:t>
      </w:r>
    </w:p>
    <w:p w14:paraId="248BC500" w14:textId="77777777" w:rsidR="005A4428" w:rsidRDefault="005A4428" w:rsidP="005C08D7">
      <w:pPr>
        <w:pStyle w:val="SAGEBodyText"/>
        <w:rPr>
          <w:rStyle w:val="Lienhypertexte"/>
          <w:u w:val="none"/>
        </w:rPr>
      </w:pPr>
      <w:ins w:id="241" w:author="Auteur">
        <w:r>
          <w:rPr>
            <w:noProof/>
          </w:rPr>
          <w:drawing>
            <wp:inline distT="0" distB="0" distL="0" distR="0" wp14:anchorId="0D8C88D6" wp14:editId="636A2679">
              <wp:extent cx="5579745" cy="2075180"/>
              <wp:effectExtent l="0" t="0" r="190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075180"/>
                      </a:xfrm>
                      <a:prstGeom prst="rect">
                        <a:avLst/>
                      </a:prstGeom>
                    </pic:spPr>
                  </pic:pic>
                </a:graphicData>
              </a:graphic>
            </wp:inline>
          </w:drawing>
        </w:r>
      </w:ins>
    </w:p>
    <w:p w14:paraId="21115B8E" w14:textId="77777777" w:rsidR="002F7BC0" w:rsidRDefault="002F7BC0" w:rsidP="005C08D7">
      <w:pPr>
        <w:pStyle w:val="SAGEBodyText"/>
      </w:pPr>
      <w:r w:rsidRPr="000C3F89">
        <w:t>On the homepage, scroll down</w:t>
      </w:r>
      <w:r>
        <w:t xml:space="preserve"> and download this one:</w:t>
      </w:r>
    </w:p>
    <w:p w14:paraId="31F22629" w14:textId="77777777" w:rsidR="005A4428" w:rsidDel="005A4428" w:rsidRDefault="005A4428" w:rsidP="005A4428">
      <w:pPr>
        <w:pStyle w:val="SAGEBodyText"/>
        <w:rPr>
          <w:del w:id="242" w:author="Auteur"/>
          <w:b/>
        </w:rPr>
      </w:pPr>
      <w:r>
        <w:rPr>
          <w:b/>
        </w:rPr>
        <w:t>WAMP SERVER 64 BITS (X64) 3.0.6</w:t>
      </w:r>
    </w:p>
    <w:p w14:paraId="31AEC8FD" w14:textId="77777777" w:rsidR="005A4428" w:rsidRDefault="005A4428" w:rsidP="005A4428">
      <w:pPr>
        <w:pStyle w:val="SAGEBodyText"/>
        <w:rPr>
          <w:ins w:id="243" w:author="Auteur"/>
          <w:b/>
        </w:rPr>
      </w:pPr>
      <w:del w:id="244" w:author="Auteur">
        <w:r w:rsidDel="005A4428">
          <w:rPr>
            <w:b/>
          </w:rPr>
          <w:delText xml:space="preserve">La version qui est en fait téléchargée est au minimum 3.1.4 </w:delText>
        </w:r>
      </w:del>
    </w:p>
    <w:p w14:paraId="19616070" w14:textId="77777777" w:rsidR="005A4428" w:rsidRPr="00513899" w:rsidRDefault="005A4428">
      <w:pPr>
        <w:pStyle w:val="SAGEBodyText"/>
        <w:rPr>
          <w:ins w:id="245" w:author="Auteur"/>
          <w:b/>
          <w:rPrChange w:id="246" w:author="Auteur">
            <w:rPr>
              <w:ins w:id="247" w:author="Auteur"/>
              <w:rFonts w:ascii="Segoe UI" w:eastAsia="Times New Roman" w:hAnsi="Segoe UI" w:cs="Segoe UI"/>
              <w:sz w:val="21"/>
              <w:szCs w:val="21"/>
              <w:lang w:val="en" w:eastAsia="fr-FR"/>
            </w:rPr>
          </w:rPrChange>
        </w:rPr>
        <w:pPrChange w:id="248" w:author="Auteur">
          <w:pPr>
            <w:shd w:val="clear" w:color="auto" w:fill="FFFFFF"/>
            <w:spacing w:line="240" w:lineRule="auto"/>
          </w:pPr>
        </w:pPrChange>
      </w:pPr>
      <w:ins w:id="249" w:author="Auteur">
        <w:r w:rsidRPr="00513899">
          <w:rPr>
            <w:b/>
            <w:rPrChange w:id="250" w:author="Auteur">
              <w:rPr>
                <w:rFonts w:ascii="Segoe UI" w:eastAsia="Times New Roman" w:hAnsi="Segoe UI" w:cs="Segoe UI"/>
                <w:sz w:val="21"/>
                <w:szCs w:val="21"/>
                <w:lang w:val="en" w:eastAsia="fr-FR"/>
              </w:rPr>
            </w:rPrChange>
          </w:rPr>
          <w:t xml:space="preserve">The version that is </w:t>
        </w:r>
        <w:proofErr w:type="gramStart"/>
        <w:r w:rsidRPr="00513899">
          <w:rPr>
            <w:b/>
            <w:rPrChange w:id="251" w:author="Auteur">
              <w:rPr>
                <w:rFonts w:ascii="Segoe UI" w:eastAsia="Times New Roman" w:hAnsi="Segoe UI" w:cs="Segoe UI"/>
                <w:sz w:val="21"/>
                <w:szCs w:val="21"/>
                <w:lang w:val="en" w:eastAsia="fr-FR"/>
              </w:rPr>
            </w:rPrChange>
          </w:rPr>
          <w:t>actually downloaded</w:t>
        </w:r>
        <w:proofErr w:type="gramEnd"/>
        <w:r w:rsidRPr="00513899">
          <w:rPr>
            <w:b/>
            <w:rPrChange w:id="252" w:author="Auteur">
              <w:rPr>
                <w:rFonts w:ascii="Segoe UI" w:eastAsia="Times New Roman" w:hAnsi="Segoe UI" w:cs="Segoe UI"/>
                <w:sz w:val="21"/>
                <w:szCs w:val="21"/>
                <w:lang w:val="en" w:eastAsia="fr-FR"/>
              </w:rPr>
            </w:rPrChange>
          </w:rPr>
          <w:t xml:space="preserve"> is at least 3.1.4</w:t>
        </w:r>
      </w:ins>
    </w:p>
    <w:p w14:paraId="47BD69F3" w14:textId="77777777" w:rsidR="005A4428" w:rsidRPr="002F55C2" w:rsidRDefault="005A4428" w:rsidP="005A4428">
      <w:pPr>
        <w:pStyle w:val="SAGEBodyText"/>
        <w:rPr>
          <w:b/>
        </w:rPr>
      </w:pPr>
    </w:p>
    <w:p w14:paraId="48967122" w14:textId="77777777" w:rsidR="005A4428" w:rsidDel="005A4428" w:rsidRDefault="005A4428" w:rsidP="005A4428">
      <w:pPr>
        <w:pStyle w:val="SAGEBodyText"/>
        <w:rPr>
          <w:del w:id="253" w:author="Auteur"/>
          <w:b/>
        </w:rPr>
      </w:pPr>
    </w:p>
    <w:p w14:paraId="4E7F07BB" w14:textId="77777777" w:rsidR="005A4428" w:rsidRPr="00513899" w:rsidRDefault="002F7BC0" w:rsidP="005A4428">
      <w:pPr>
        <w:shd w:val="clear" w:color="auto" w:fill="FFFFFF"/>
        <w:spacing w:line="240" w:lineRule="auto"/>
        <w:rPr>
          <w:ins w:id="254" w:author="Auteur"/>
          <w:color w:val="51534A"/>
          <w:rPrChange w:id="255" w:author="Auteur">
            <w:rPr>
              <w:ins w:id="256" w:author="Auteur"/>
              <w:rFonts w:ascii="Segoe UI" w:eastAsia="Times New Roman" w:hAnsi="Segoe UI" w:cs="Segoe UI"/>
              <w:sz w:val="21"/>
              <w:szCs w:val="21"/>
              <w:lang w:val="en" w:eastAsia="fr-FR"/>
            </w:rPr>
          </w:rPrChange>
        </w:rPr>
      </w:pPr>
      <w:del w:id="257" w:author="Auteur">
        <w:r w:rsidDel="005A4428">
          <w:delText xml:space="preserve">By default, WampServer installs to </w:delText>
        </w:r>
        <w:r w:rsidRPr="002F55C2" w:rsidDel="005A4428">
          <w:rPr>
            <w:b/>
          </w:rPr>
          <w:delText>c:\sage\wamp</w:delText>
        </w:r>
        <w:r w:rsidDel="005A4428">
          <w:delText>, but you can select a different folder when prompted.</w:delText>
        </w:r>
      </w:del>
      <w:ins w:id="258" w:author="Auteur">
        <w:r w:rsidR="005A4428" w:rsidRPr="00513899">
          <w:rPr>
            <w:color w:val="51534A"/>
            <w:rPrChange w:id="259" w:author="Auteur">
              <w:rPr>
                <w:rFonts w:ascii="Segoe UI" w:eastAsia="Times New Roman" w:hAnsi="Segoe UI" w:cs="Segoe UI"/>
                <w:sz w:val="21"/>
                <w:szCs w:val="21"/>
                <w:lang w:val="en" w:eastAsia="fr-FR"/>
              </w:rPr>
            </w:rPrChange>
          </w:rPr>
          <w:t xml:space="preserve">By default, WampServer installs in </w:t>
        </w:r>
        <w:r w:rsidR="005A4428" w:rsidRPr="00513899">
          <w:rPr>
            <w:b/>
            <w:color w:val="51534A"/>
            <w:rPrChange w:id="260" w:author="Auteur">
              <w:rPr>
                <w:rFonts w:ascii="Segoe UI" w:eastAsia="Times New Roman" w:hAnsi="Segoe UI" w:cs="Segoe UI"/>
                <w:sz w:val="21"/>
                <w:szCs w:val="21"/>
                <w:lang w:val="en" w:eastAsia="fr-FR"/>
              </w:rPr>
            </w:rPrChange>
          </w:rPr>
          <w:t>C:\wamp64</w:t>
        </w:r>
        <w:r w:rsidR="005A4428" w:rsidRPr="00513899">
          <w:rPr>
            <w:color w:val="51534A"/>
            <w:rPrChange w:id="261" w:author="Auteur">
              <w:rPr>
                <w:rFonts w:ascii="Segoe UI" w:eastAsia="Times New Roman" w:hAnsi="Segoe UI" w:cs="Segoe UI"/>
                <w:sz w:val="21"/>
                <w:szCs w:val="21"/>
                <w:lang w:val="en" w:eastAsia="fr-FR"/>
              </w:rPr>
            </w:rPrChange>
          </w:rPr>
          <w:t xml:space="preserve"> but it is best to choose </w:t>
        </w:r>
        <w:r w:rsidR="005A4428" w:rsidRPr="00513899">
          <w:rPr>
            <w:b/>
            <w:color w:val="51534A"/>
            <w:rPrChange w:id="262" w:author="Auteur">
              <w:rPr>
                <w:rFonts w:ascii="Segoe UI" w:eastAsia="Times New Roman" w:hAnsi="Segoe UI" w:cs="Segoe UI"/>
                <w:sz w:val="21"/>
                <w:szCs w:val="21"/>
                <w:lang w:val="en" w:eastAsia="fr-FR"/>
              </w:rPr>
            </w:rPrChange>
          </w:rPr>
          <w:t>c:\sage\wamp</w:t>
        </w:r>
        <w:r w:rsidR="005A4428" w:rsidRPr="00513899">
          <w:rPr>
            <w:color w:val="51534A"/>
            <w:rPrChange w:id="263" w:author="Auteur">
              <w:rPr>
                <w:rFonts w:ascii="Segoe UI" w:eastAsia="Times New Roman" w:hAnsi="Segoe UI" w:cs="Segoe UI"/>
                <w:sz w:val="21"/>
                <w:szCs w:val="21"/>
                <w:lang w:val="en" w:eastAsia="fr-FR"/>
              </w:rPr>
            </w:rPrChange>
          </w:rPr>
          <w:t xml:space="preserve">, or a different folder. </w:t>
        </w:r>
      </w:ins>
    </w:p>
    <w:p w14:paraId="7A587DBA" w14:textId="77777777" w:rsidR="005A4428" w:rsidRPr="003241E7" w:rsidRDefault="005A4428" w:rsidP="005C08D7">
      <w:pPr>
        <w:pStyle w:val="SAGEBodyText"/>
      </w:pPr>
    </w:p>
    <w:p w14:paraId="2FDC3EE2" w14:textId="77777777" w:rsidR="002F7BC0" w:rsidRDefault="002F7BC0" w:rsidP="005C08D7">
      <w:pPr>
        <w:pStyle w:val="SAGEBodyText"/>
      </w:pPr>
      <w:r>
        <w:t xml:space="preserve">Next, you need to choose a default browser such as Chrome or IE. </w:t>
      </w:r>
    </w:p>
    <w:p w14:paraId="2F6536C0" w14:textId="77777777" w:rsidR="002F7BC0" w:rsidRDefault="002F7BC0" w:rsidP="005C08D7">
      <w:pPr>
        <w:pStyle w:val="SAGEBodyText"/>
      </w:pPr>
      <w:r>
        <w:t xml:space="preserve">Navigate to the EXE file on your computer. </w:t>
      </w:r>
    </w:p>
    <w:p w14:paraId="58F224A3" w14:textId="77777777" w:rsidR="002F7BC0" w:rsidRDefault="002F7BC0" w:rsidP="005C08D7">
      <w:pPr>
        <w:pStyle w:val="SAGEBodyText"/>
      </w:pPr>
      <w:r>
        <w:t>Select the file and click Open.</w:t>
      </w:r>
    </w:p>
    <w:p w14:paraId="5C746697" w14:textId="77777777" w:rsidR="002F7BC0" w:rsidRDefault="002F7BC0" w:rsidP="005C08D7">
      <w:pPr>
        <w:pStyle w:val="SAGEBodyText"/>
      </w:pPr>
      <w:r>
        <w:t>Examples for IE and Chrome are shown below.</w:t>
      </w:r>
    </w:p>
    <w:p w14:paraId="7890A5D7" w14:textId="77777777" w:rsidR="002F7BC0" w:rsidRDefault="002F7BC0" w:rsidP="005C08D7">
      <w:pPr>
        <w:pStyle w:val="SAGEBodyText"/>
      </w:pPr>
    </w:p>
    <w:p w14:paraId="60371407" w14:textId="77777777" w:rsidR="002F7BC0" w:rsidRDefault="002F7BC0" w:rsidP="005C08D7">
      <w:pPr>
        <w:pStyle w:val="SAGEBodyText"/>
      </w:pPr>
      <w:r>
        <w:rPr>
          <w:noProof/>
          <w:lang w:val="fr-FR" w:eastAsia="fr-FR"/>
        </w:rPr>
        <w:lastRenderedPageBreak/>
        <w:drawing>
          <wp:inline distT="0" distB="0" distL="0" distR="0" wp14:anchorId="7A52DAA7" wp14:editId="579B2BAF">
            <wp:extent cx="5640705" cy="1492250"/>
            <wp:effectExtent l="19050" t="19050" r="1714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705" cy="1492250"/>
                    </a:xfrm>
                    <a:prstGeom prst="rect">
                      <a:avLst/>
                    </a:prstGeom>
                    <a:ln>
                      <a:solidFill>
                        <a:schemeClr val="bg1">
                          <a:lumMod val="75000"/>
                        </a:schemeClr>
                      </a:solidFill>
                    </a:ln>
                  </pic:spPr>
                </pic:pic>
              </a:graphicData>
            </a:graphic>
          </wp:inline>
        </w:drawing>
      </w:r>
    </w:p>
    <w:p w14:paraId="3C08322D" w14:textId="77777777" w:rsidR="002F7BC0" w:rsidRDefault="002F7BC0" w:rsidP="005C08D7">
      <w:pPr>
        <w:pStyle w:val="SAGEBodyText"/>
      </w:pPr>
    </w:p>
    <w:p w14:paraId="2179B5D3" w14:textId="77777777" w:rsidR="002F7BC0" w:rsidRDefault="002F7BC0" w:rsidP="005C08D7">
      <w:pPr>
        <w:pStyle w:val="SAGEBodyText"/>
      </w:pPr>
      <w:r>
        <w:rPr>
          <w:noProof/>
          <w:lang w:val="fr-FR" w:eastAsia="fr-FR"/>
        </w:rPr>
        <w:drawing>
          <wp:inline distT="0" distB="0" distL="0" distR="0" wp14:anchorId="76E7AB84" wp14:editId="30ABEA14">
            <wp:extent cx="5640705" cy="1423670"/>
            <wp:effectExtent l="19050" t="19050" r="1714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705" cy="1423670"/>
                    </a:xfrm>
                    <a:prstGeom prst="rect">
                      <a:avLst/>
                    </a:prstGeom>
                    <a:ln>
                      <a:solidFill>
                        <a:schemeClr val="bg1">
                          <a:lumMod val="75000"/>
                        </a:schemeClr>
                      </a:solidFill>
                    </a:ln>
                  </pic:spPr>
                </pic:pic>
              </a:graphicData>
            </a:graphic>
          </wp:inline>
        </w:drawing>
      </w:r>
    </w:p>
    <w:p w14:paraId="55413272" w14:textId="77777777" w:rsidR="002F7BC0" w:rsidRDefault="002F7BC0" w:rsidP="005C08D7">
      <w:pPr>
        <w:spacing w:line="240" w:lineRule="auto"/>
      </w:pPr>
    </w:p>
    <w:p w14:paraId="4139349A" w14:textId="77777777" w:rsidR="005A4428" w:rsidRDefault="005A4428" w:rsidP="005A4428">
      <w:pPr>
        <w:shd w:val="clear" w:color="auto" w:fill="FFFFFF"/>
        <w:spacing w:line="240" w:lineRule="auto"/>
        <w:rPr>
          <w:ins w:id="264" w:author="Auteur"/>
          <w:color w:val="51534A"/>
        </w:rPr>
      </w:pPr>
      <w:ins w:id="265" w:author="Auteur">
        <w:r w:rsidRPr="00513899">
          <w:rPr>
            <w:color w:val="51534A"/>
            <w:rPrChange w:id="266" w:author="Auteur">
              <w:rPr>
                <w:rFonts w:ascii="Segoe UI" w:eastAsia="Times New Roman" w:hAnsi="Segoe UI" w:cs="Segoe UI"/>
                <w:sz w:val="21"/>
                <w:szCs w:val="21"/>
                <w:lang w:val="en" w:eastAsia="fr-FR"/>
              </w:rPr>
            </w:rPrChange>
          </w:rPr>
          <w:t xml:space="preserve">Then you can choose a </w:t>
        </w:r>
        <w:r w:rsidRPr="00513899">
          <w:rPr>
            <w:color w:val="51534A"/>
            <w:rPrChange w:id="267" w:author="Auteur">
              <w:rPr>
                <w:rFonts w:ascii="Segoe UI" w:eastAsia="Times New Roman" w:hAnsi="Segoe UI" w:cs="Segoe UI"/>
                <w:sz w:val="21"/>
                <w:szCs w:val="21"/>
                <w:shd w:val="clear" w:color="auto" w:fill="D4D4D4"/>
                <w:lang w:val="en" w:eastAsia="fr-FR"/>
              </w:rPr>
            </w:rPrChange>
          </w:rPr>
          <w:t>default</w:t>
        </w:r>
        <w:r w:rsidRPr="00513899">
          <w:rPr>
            <w:color w:val="51534A"/>
            <w:rPrChange w:id="268" w:author="Auteur">
              <w:rPr>
                <w:rFonts w:ascii="Segoe UI" w:eastAsia="Times New Roman" w:hAnsi="Segoe UI" w:cs="Segoe UI"/>
                <w:sz w:val="21"/>
                <w:szCs w:val="21"/>
                <w:lang w:val="en" w:eastAsia="fr-FR"/>
              </w:rPr>
            </w:rPrChange>
          </w:rPr>
          <w:t xml:space="preserve"> text Editor. </w:t>
        </w:r>
      </w:ins>
    </w:p>
    <w:p w14:paraId="4AA3D515" w14:textId="77777777" w:rsidR="005A4428" w:rsidRDefault="005A4428" w:rsidP="005A4428">
      <w:pPr>
        <w:shd w:val="clear" w:color="auto" w:fill="FFFFFF"/>
        <w:spacing w:line="240" w:lineRule="auto"/>
        <w:rPr>
          <w:ins w:id="269" w:author="Auteur"/>
          <w:color w:val="51534A"/>
        </w:rPr>
      </w:pPr>
    </w:p>
    <w:p w14:paraId="0A325801" w14:textId="77777777" w:rsidR="005A4428" w:rsidRPr="00513899" w:rsidRDefault="005A4428" w:rsidP="005A4428">
      <w:pPr>
        <w:shd w:val="clear" w:color="auto" w:fill="FFFFFF"/>
        <w:spacing w:line="240" w:lineRule="auto"/>
        <w:rPr>
          <w:ins w:id="270" w:author="Auteur"/>
          <w:color w:val="51534A"/>
          <w:rPrChange w:id="271" w:author="Auteur">
            <w:rPr>
              <w:ins w:id="272" w:author="Auteur"/>
              <w:rFonts w:ascii="Segoe UI" w:eastAsia="Times New Roman" w:hAnsi="Segoe UI" w:cs="Segoe UI"/>
              <w:sz w:val="21"/>
              <w:szCs w:val="21"/>
              <w:lang w:val="en" w:eastAsia="fr-FR"/>
            </w:rPr>
          </w:rPrChange>
        </w:rPr>
      </w:pPr>
      <w:ins w:id="273" w:author="Auteur">
        <w:r w:rsidRPr="00513899">
          <w:rPr>
            <w:color w:val="51534A"/>
            <w:rPrChange w:id="274" w:author="Auteur">
              <w:rPr>
                <w:rFonts w:ascii="Segoe UI" w:eastAsia="Times New Roman" w:hAnsi="Segoe UI" w:cs="Segoe UI"/>
                <w:sz w:val="21"/>
                <w:szCs w:val="21"/>
                <w:lang w:val="en" w:eastAsia="fr-FR"/>
              </w:rPr>
            </w:rPrChange>
          </w:rPr>
          <w:t>Example Notepad + + (32bits)</w:t>
        </w:r>
      </w:ins>
    </w:p>
    <w:p w14:paraId="4866DBE1" w14:textId="77777777" w:rsidR="005A4428" w:rsidRDefault="005A4428" w:rsidP="005A4428">
      <w:pPr>
        <w:pStyle w:val="SAGEBodyText"/>
        <w:rPr>
          <w:ins w:id="275" w:author="Auteur"/>
        </w:rPr>
      </w:pPr>
    </w:p>
    <w:p w14:paraId="2D0E2573" w14:textId="77777777" w:rsidR="005A4428" w:rsidRDefault="005A4428" w:rsidP="005A4428">
      <w:pPr>
        <w:pStyle w:val="SAGEBodyText"/>
        <w:rPr>
          <w:ins w:id="276" w:author="Auteur"/>
        </w:rPr>
      </w:pPr>
      <w:ins w:id="277" w:author="Auteur">
        <w:r>
          <w:rPr>
            <w:noProof/>
          </w:rPr>
          <w:drawing>
            <wp:inline distT="0" distB="0" distL="0" distR="0" wp14:anchorId="4E3FD64F" wp14:editId="020D74C3">
              <wp:extent cx="5362575" cy="26193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2575" cy="2619375"/>
                      </a:xfrm>
                      <a:prstGeom prst="rect">
                        <a:avLst/>
                      </a:prstGeom>
                    </pic:spPr>
                  </pic:pic>
                </a:graphicData>
              </a:graphic>
            </wp:inline>
          </w:drawing>
        </w:r>
      </w:ins>
    </w:p>
    <w:p w14:paraId="12BF7709" w14:textId="77777777" w:rsidR="005A4428" w:rsidRDefault="005A4428" w:rsidP="005A4428">
      <w:pPr>
        <w:spacing w:line="240" w:lineRule="auto"/>
        <w:rPr>
          <w:ins w:id="278" w:author="Auteur"/>
        </w:rPr>
      </w:pPr>
    </w:p>
    <w:p w14:paraId="564647F8" w14:textId="77777777" w:rsidR="005A4428" w:rsidRPr="00513899" w:rsidRDefault="005A4428" w:rsidP="005A4428">
      <w:pPr>
        <w:shd w:val="clear" w:color="auto" w:fill="FFFFFF"/>
        <w:spacing w:line="240" w:lineRule="auto"/>
        <w:rPr>
          <w:ins w:id="279" w:author="Auteur"/>
          <w:rFonts w:asciiTheme="minorHAnsi" w:eastAsia="Times New Roman" w:hAnsiTheme="minorHAnsi"/>
          <w:color w:val="2B2421" w:themeColor="text1"/>
          <w:lang w:val="en-US"/>
          <w:rPrChange w:id="280" w:author="Auteur">
            <w:rPr>
              <w:ins w:id="281" w:author="Auteur"/>
              <w:rFonts w:ascii="Segoe UI" w:eastAsia="Times New Roman" w:hAnsi="Segoe UI" w:cs="Segoe UI"/>
              <w:sz w:val="21"/>
              <w:szCs w:val="21"/>
              <w:lang w:val="en" w:eastAsia="fr-FR"/>
            </w:rPr>
          </w:rPrChange>
        </w:rPr>
      </w:pPr>
      <w:ins w:id="282" w:author="Auteur">
        <w:r w:rsidRPr="00513899">
          <w:rPr>
            <w:rFonts w:asciiTheme="minorHAnsi" w:eastAsia="Times New Roman" w:hAnsiTheme="minorHAnsi"/>
            <w:color w:val="2B2421" w:themeColor="text1"/>
            <w:lang w:val="en-US"/>
            <w:rPrChange w:id="283" w:author="Auteur">
              <w:rPr>
                <w:rFonts w:ascii="Segoe UI" w:eastAsia="Times New Roman" w:hAnsi="Segoe UI" w:cs="Segoe UI"/>
                <w:sz w:val="21"/>
                <w:szCs w:val="21"/>
                <w:lang w:val="en" w:eastAsia="fr-FR"/>
              </w:rPr>
            </w:rPrChange>
          </w:rPr>
          <w:t>Then on your desktop</w:t>
        </w:r>
        <w:r>
          <w:rPr>
            <w:rFonts w:asciiTheme="minorHAnsi" w:eastAsia="Times New Roman" w:hAnsiTheme="minorHAnsi"/>
            <w:color w:val="2B2421" w:themeColor="text1"/>
            <w:lang w:val="en-US"/>
          </w:rPr>
          <w:t>,</w:t>
        </w:r>
        <w:r w:rsidRPr="00513899">
          <w:rPr>
            <w:rFonts w:asciiTheme="minorHAnsi" w:eastAsia="Times New Roman" w:hAnsiTheme="minorHAnsi"/>
            <w:color w:val="2B2421" w:themeColor="text1"/>
            <w:lang w:val="en-US"/>
          </w:rPr>
          <w:t xml:space="preserve"> </w:t>
        </w:r>
        <w:r>
          <w:rPr>
            <w:rFonts w:asciiTheme="minorHAnsi" w:eastAsia="Times New Roman" w:hAnsiTheme="minorHAnsi"/>
            <w:color w:val="2B2421" w:themeColor="text1"/>
            <w:lang w:val="en-US"/>
          </w:rPr>
          <w:t>t</w:t>
        </w:r>
        <w:r w:rsidRPr="00513899">
          <w:rPr>
            <w:rFonts w:asciiTheme="minorHAnsi" w:eastAsia="Times New Roman" w:hAnsiTheme="minorHAnsi"/>
            <w:color w:val="2B2421" w:themeColor="text1"/>
            <w:lang w:val="en-US"/>
            <w:rPrChange w:id="284" w:author="Auteur">
              <w:rPr>
                <w:rFonts w:ascii="Segoe UI" w:eastAsia="Times New Roman" w:hAnsi="Segoe UI" w:cs="Segoe UI"/>
                <w:sz w:val="21"/>
                <w:szCs w:val="21"/>
                <w:lang w:val="en" w:eastAsia="fr-FR"/>
              </w:rPr>
            </w:rPrChange>
          </w:rPr>
          <w:t xml:space="preserve">his program allows to start, stop or configure the server </w:t>
        </w:r>
        <w:proofErr w:type="spellStart"/>
        <w:r w:rsidRPr="00513899">
          <w:rPr>
            <w:rFonts w:asciiTheme="minorHAnsi" w:eastAsia="Times New Roman" w:hAnsiTheme="minorHAnsi"/>
            <w:color w:val="2B2421" w:themeColor="text1"/>
            <w:lang w:val="en-US"/>
            <w:rPrChange w:id="285" w:author="Auteur">
              <w:rPr>
                <w:rFonts w:ascii="Segoe UI" w:eastAsia="Times New Roman" w:hAnsi="Segoe UI" w:cs="Segoe UI"/>
                <w:sz w:val="21"/>
                <w:szCs w:val="21"/>
                <w:lang w:val="en" w:eastAsia="fr-FR"/>
              </w:rPr>
            </w:rPrChange>
          </w:rPr>
          <w:t>Wamp</w:t>
        </w:r>
        <w:proofErr w:type="spellEnd"/>
        <w:r w:rsidRPr="00513899">
          <w:rPr>
            <w:rFonts w:asciiTheme="minorHAnsi" w:eastAsia="Times New Roman" w:hAnsiTheme="minorHAnsi"/>
            <w:color w:val="2B2421" w:themeColor="text1"/>
            <w:lang w:val="en-US"/>
            <w:rPrChange w:id="286" w:author="Auteur">
              <w:rPr>
                <w:rFonts w:ascii="Segoe UI" w:eastAsia="Times New Roman" w:hAnsi="Segoe UI" w:cs="Segoe UI"/>
                <w:sz w:val="21"/>
                <w:szCs w:val="21"/>
                <w:lang w:val="en" w:eastAsia="fr-FR"/>
              </w:rPr>
            </w:rPrChange>
          </w:rPr>
          <w:t xml:space="preserve"> </w:t>
        </w:r>
      </w:ins>
    </w:p>
    <w:p w14:paraId="6143DBAB" w14:textId="77777777" w:rsidR="005A4428" w:rsidRDefault="005A4428" w:rsidP="005A4428">
      <w:pPr>
        <w:pStyle w:val="Bullet1"/>
        <w:ind w:left="357" w:hanging="357"/>
        <w:rPr>
          <w:ins w:id="287" w:author="Auteur"/>
          <w:noProof/>
        </w:rPr>
      </w:pPr>
    </w:p>
    <w:p w14:paraId="034F2284" w14:textId="77777777" w:rsidR="005A4428" w:rsidRDefault="005A4428" w:rsidP="005A4428">
      <w:pPr>
        <w:pStyle w:val="Bullet1"/>
        <w:ind w:left="357" w:hanging="357"/>
        <w:rPr>
          <w:ins w:id="288" w:author="Auteur"/>
          <w:noProof/>
        </w:rPr>
      </w:pPr>
      <w:ins w:id="289" w:author="Auteur">
        <w:r>
          <w:rPr>
            <w:noProof/>
          </w:rPr>
          <w:lastRenderedPageBreak/>
          <w:drawing>
            <wp:anchor distT="0" distB="0" distL="114300" distR="114300" simplePos="0" relativeHeight="251695616" behindDoc="0" locked="0" layoutInCell="1" allowOverlap="1" wp14:anchorId="59450B12" wp14:editId="48C68E27">
              <wp:simplePos x="0" y="0"/>
              <wp:positionH relativeFrom="column">
                <wp:posOffset>575945</wp:posOffset>
              </wp:positionH>
              <wp:positionV relativeFrom="paragraph">
                <wp:posOffset>190500</wp:posOffset>
              </wp:positionV>
              <wp:extent cx="989330" cy="885190"/>
              <wp:effectExtent l="0" t="0" r="127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9330" cy="885190"/>
                      </a:xfrm>
                      <a:prstGeom prst="rect">
                        <a:avLst/>
                      </a:prstGeom>
                      <a:noFill/>
                      <a:ln>
                        <a:noFill/>
                      </a:ln>
                    </pic:spPr>
                  </pic:pic>
                </a:graphicData>
              </a:graphic>
            </wp:anchor>
          </w:drawing>
        </w:r>
      </w:ins>
    </w:p>
    <w:p w14:paraId="0DEBCAF1" w14:textId="77777777" w:rsidR="005A4428" w:rsidRDefault="005A4428" w:rsidP="005A4428">
      <w:pPr>
        <w:pStyle w:val="Bullet1"/>
        <w:ind w:left="357" w:hanging="357"/>
        <w:rPr>
          <w:ins w:id="290" w:author="Auteur"/>
          <w:noProof/>
        </w:rPr>
      </w:pPr>
    </w:p>
    <w:p w14:paraId="29D540BE" w14:textId="77777777" w:rsidR="005A4428" w:rsidRDefault="005A4428" w:rsidP="005A4428">
      <w:pPr>
        <w:pStyle w:val="Bullet1"/>
        <w:ind w:left="357" w:hanging="357"/>
        <w:rPr>
          <w:ins w:id="291" w:author="Auteur"/>
          <w:noProof/>
        </w:rPr>
      </w:pPr>
    </w:p>
    <w:p w14:paraId="7521848C" w14:textId="77777777" w:rsidR="005A4428" w:rsidRDefault="005A4428" w:rsidP="005A4428">
      <w:pPr>
        <w:pStyle w:val="Bullet1"/>
        <w:ind w:left="357" w:hanging="357"/>
        <w:rPr>
          <w:ins w:id="292" w:author="Auteur"/>
          <w:noProof/>
        </w:rPr>
      </w:pPr>
    </w:p>
    <w:p w14:paraId="21E6F2A9" w14:textId="77777777" w:rsidR="005A4428" w:rsidRDefault="005A4428" w:rsidP="005A4428">
      <w:pPr>
        <w:pStyle w:val="Bullet1"/>
        <w:ind w:left="357" w:hanging="357"/>
        <w:rPr>
          <w:ins w:id="293" w:author="Auteur"/>
        </w:rPr>
      </w:pPr>
    </w:p>
    <w:p w14:paraId="33F8045A" w14:textId="77777777" w:rsidR="005A4428" w:rsidRDefault="005A4428" w:rsidP="005A4428">
      <w:pPr>
        <w:pStyle w:val="Bullet1"/>
        <w:ind w:left="357" w:hanging="357"/>
        <w:rPr>
          <w:ins w:id="294" w:author="Auteur"/>
        </w:rPr>
      </w:pPr>
    </w:p>
    <w:p w14:paraId="4CCBCB0F" w14:textId="77777777" w:rsidR="005A4428" w:rsidRDefault="005A4428">
      <w:pPr>
        <w:pStyle w:val="Bullet1"/>
        <w:ind w:left="357" w:hanging="357"/>
        <w:rPr>
          <w:ins w:id="295" w:author="Auteur"/>
        </w:rPr>
        <w:pPrChange w:id="296" w:author="Auteur">
          <w:pPr>
            <w:shd w:val="clear" w:color="auto" w:fill="FFFFFF"/>
            <w:spacing w:line="240" w:lineRule="auto"/>
          </w:pPr>
        </w:pPrChange>
      </w:pPr>
      <w:ins w:id="297" w:author="Auteur">
        <w:r w:rsidRPr="00513899">
          <w:rPr>
            <w:rPrChange w:id="298" w:author="Auteur">
              <w:rPr>
                <w:rFonts w:ascii="Segoe UI" w:hAnsi="Segoe UI" w:cs="Segoe UI"/>
                <w:sz w:val="21"/>
                <w:szCs w:val="21"/>
                <w:lang w:val="en" w:eastAsia="fr-FR"/>
              </w:rPr>
            </w:rPrChange>
          </w:rPr>
          <w:t xml:space="preserve">Launch </w:t>
        </w:r>
        <w:r w:rsidRPr="00154DD9">
          <w:t>it</w:t>
        </w:r>
        <w:r w:rsidRPr="00513899">
          <w:rPr>
            <w:rPrChange w:id="299" w:author="Auteur">
              <w:rPr>
                <w:rFonts w:ascii="Segoe UI" w:hAnsi="Segoe UI" w:cs="Segoe UI"/>
                <w:sz w:val="21"/>
                <w:szCs w:val="21"/>
                <w:lang w:val="en" w:eastAsia="fr-FR"/>
              </w:rPr>
            </w:rPrChange>
          </w:rPr>
          <w:t xml:space="preserve">. </w:t>
        </w:r>
      </w:ins>
    </w:p>
    <w:p w14:paraId="4139DA89" w14:textId="77777777" w:rsidR="005A4428" w:rsidRPr="00513899" w:rsidRDefault="005A4428">
      <w:pPr>
        <w:pStyle w:val="Bullet1"/>
        <w:ind w:left="357" w:hanging="357"/>
        <w:rPr>
          <w:ins w:id="300" w:author="Auteur"/>
          <w:rPrChange w:id="301" w:author="Auteur">
            <w:rPr>
              <w:ins w:id="302" w:author="Auteur"/>
              <w:rFonts w:ascii="Segoe UI" w:eastAsia="Times New Roman" w:hAnsi="Segoe UI" w:cs="Segoe UI"/>
              <w:sz w:val="21"/>
              <w:szCs w:val="21"/>
              <w:lang w:val="en" w:eastAsia="fr-FR"/>
            </w:rPr>
          </w:rPrChange>
        </w:rPr>
        <w:pPrChange w:id="303" w:author="Auteur">
          <w:pPr>
            <w:shd w:val="clear" w:color="auto" w:fill="FFFFFF"/>
            <w:spacing w:line="240" w:lineRule="auto"/>
          </w:pPr>
        </w:pPrChange>
      </w:pPr>
      <w:ins w:id="304" w:author="Auteur">
        <w:r w:rsidRPr="00513899">
          <w:rPr>
            <w:rPrChange w:id="305" w:author="Auteur">
              <w:rPr>
                <w:rFonts w:ascii="Segoe UI" w:hAnsi="Segoe UI" w:cs="Segoe UI"/>
                <w:sz w:val="21"/>
                <w:szCs w:val="21"/>
                <w:lang w:val="en" w:eastAsia="fr-FR"/>
              </w:rPr>
            </w:rPrChange>
          </w:rPr>
          <w:t xml:space="preserve">The notification icon changes color and must become </w:t>
        </w:r>
        <w:r w:rsidRPr="00513899">
          <w:rPr>
            <w:rPrChange w:id="306" w:author="Auteur">
              <w:rPr>
                <w:rFonts w:ascii="Segoe UI" w:hAnsi="Segoe UI" w:cs="Segoe UI"/>
                <w:sz w:val="21"/>
                <w:szCs w:val="21"/>
                <w:shd w:val="clear" w:color="auto" w:fill="D4D4D4"/>
                <w:lang w:val="en" w:eastAsia="fr-FR"/>
              </w:rPr>
            </w:rPrChange>
          </w:rPr>
          <w:t>Green</w:t>
        </w:r>
        <w:r w:rsidRPr="00513899">
          <w:rPr>
            <w:rPrChange w:id="307" w:author="Auteur">
              <w:rPr>
                <w:rFonts w:ascii="Segoe UI" w:hAnsi="Segoe UI" w:cs="Segoe UI"/>
                <w:sz w:val="21"/>
                <w:szCs w:val="21"/>
                <w:lang w:val="en" w:eastAsia="fr-FR"/>
              </w:rPr>
            </w:rPrChange>
          </w:rPr>
          <w:t>.</w:t>
        </w:r>
      </w:ins>
    </w:p>
    <w:p w14:paraId="63819CAC" w14:textId="77777777" w:rsidR="005A4428" w:rsidRDefault="005A4428" w:rsidP="005A4428">
      <w:pPr>
        <w:pStyle w:val="Bullet1"/>
        <w:ind w:left="357" w:hanging="357"/>
        <w:rPr>
          <w:ins w:id="308" w:author="Auteur"/>
        </w:rPr>
      </w:pPr>
    </w:p>
    <w:p w14:paraId="7E6469B1" w14:textId="77777777" w:rsidR="005A4428" w:rsidRDefault="005A4428" w:rsidP="005A4428">
      <w:pPr>
        <w:pStyle w:val="Bullet1"/>
        <w:ind w:left="357" w:hanging="357"/>
        <w:rPr>
          <w:ins w:id="309" w:author="Auteur"/>
        </w:rPr>
      </w:pPr>
    </w:p>
    <w:p w14:paraId="6D37AB20" w14:textId="77777777" w:rsidR="005A4428" w:rsidRDefault="005A4428" w:rsidP="005A4428">
      <w:pPr>
        <w:pStyle w:val="Bullet1"/>
        <w:ind w:left="357" w:hanging="357"/>
        <w:rPr>
          <w:ins w:id="310" w:author="Auteur"/>
        </w:rPr>
      </w:pPr>
      <w:ins w:id="311" w:author="Auteur">
        <w:r>
          <w:rPr>
            <w:noProof/>
          </w:rPr>
          <w:drawing>
            <wp:anchor distT="0" distB="0" distL="114300" distR="114300" simplePos="0" relativeHeight="251697664" behindDoc="0" locked="0" layoutInCell="1" allowOverlap="1" wp14:anchorId="04484C22" wp14:editId="649D5F49">
              <wp:simplePos x="0" y="0"/>
              <wp:positionH relativeFrom="column">
                <wp:posOffset>684530</wp:posOffset>
              </wp:positionH>
              <wp:positionV relativeFrom="paragraph">
                <wp:posOffset>5715</wp:posOffset>
              </wp:positionV>
              <wp:extent cx="2066925" cy="285750"/>
              <wp:effectExtent l="0" t="0" r="952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66925" cy="285750"/>
                      </a:xfrm>
                      <a:prstGeom prst="rect">
                        <a:avLst/>
                      </a:prstGeom>
                    </pic:spPr>
                  </pic:pic>
                </a:graphicData>
              </a:graphic>
            </wp:anchor>
          </w:drawing>
        </w:r>
      </w:ins>
    </w:p>
    <w:p w14:paraId="0BACE656" w14:textId="77777777" w:rsidR="005A4428" w:rsidRDefault="005A4428" w:rsidP="005A4428">
      <w:pPr>
        <w:pStyle w:val="Bullet1"/>
        <w:ind w:left="357" w:hanging="357"/>
        <w:rPr>
          <w:ins w:id="312" w:author="Auteur"/>
        </w:rPr>
      </w:pPr>
      <w:ins w:id="313" w:author="Auteur">
        <w:r>
          <w:rPr>
            <w:noProof/>
          </w:rPr>
          <w:drawing>
            <wp:anchor distT="0" distB="0" distL="114300" distR="114300" simplePos="0" relativeHeight="251696640" behindDoc="0" locked="0" layoutInCell="1" allowOverlap="1" wp14:anchorId="045D506F" wp14:editId="0AE36ECB">
              <wp:simplePos x="0" y="0"/>
              <wp:positionH relativeFrom="column">
                <wp:posOffset>478</wp:posOffset>
              </wp:positionH>
              <wp:positionV relativeFrom="paragraph">
                <wp:posOffset>-228087</wp:posOffset>
              </wp:positionV>
              <wp:extent cx="342900" cy="3619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2900" cy="361950"/>
                      </a:xfrm>
                      <a:prstGeom prst="rect">
                        <a:avLst/>
                      </a:prstGeom>
                    </pic:spPr>
                  </pic:pic>
                </a:graphicData>
              </a:graphic>
            </wp:anchor>
          </w:drawing>
        </w:r>
      </w:ins>
    </w:p>
    <w:p w14:paraId="030D2087" w14:textId="77777777" w:rsidR="005A4428" w:rsidRDefault="005A4428" w:rsidP="005A4428">
      <w:pPr>
        <w:pStyle w:val="Bullet1"/>
        <w:ind w:left="357" w:hanging="357"/>
        <w:rPr>
          <w:ins w:id="314" w:author="Auteur"/>
        </w:rPr>
      </w:pPr>
    </w:p>
    <w:p w14:paraId="29A57FC2" w14:textId="77777777" w:rsidR="000A04DC" w:rsidRDefault="000A04DC" w:rsidP="000A04DC">
      <w:pPr>
        <w:shd w:val="clear" w:color="auto" w:fill="FFFFFF"/>
        <w:spacing w:line="240" w:lineRule="auto"/>
        <w:rPr>
          <w:ins w:id="315" w:author="Auteur"/>
          <w:rFonts w:asciiTheme="minorHAnsi" w:eastAsia="Times New Roman" w:hAnsiTheme="minorHAnsi"/>
          <w:color w:val="2B2421" w:themeColor="text1"/>
          <w:lang w:val="en-US"/>
        </w:rPr>
      </w:pPr>
      <w:ins w:id="316" w:author="Auteur">
        <w:r w:rsidRPr="00513899">
          <w:rPr>
            <w:rFonts w:asciiTheme="minorHAnsi" w:eastAsia="Times New Roman" w:hAnsiTheme="minorHAnsi"/>
            <w:color w:val="2B2421" w:themeColor="text1"/>
            <w:lang w:val="en-US"/>
            <w:rPrChange w:id="317" w:author="Auteur">
              <w:rPr>
                <w:rFonts w:ascii="Segoe UI" w:eastAsia="Times New Roman" w:hAnsi="Segoe UI" w:cs="Segoe UI"/>
                <w:sz w:val="21"/>
                <w:szCs w:val="21"/>
                <w:lang w:val="en" w:eastAsia="fr-FR"/>
              </w:rPr>
            </w:rPrChange>
          </w:rPr>
          <w:t xml:space="preserve">Launch the </w:t>
        </w:r>
        <w:proofErr w:type="spellStart"/>
        <w:r w:rsidRPr="00513899">
          <w:rPr>
            <w:rFonts w:asciiTheme="minorHAnsi" w:eastAsia="Times New Roman" w:hAnsiTheme="minorHAnsi"/>
            <w:color w:val="2B2421" w:themeColor="text1"/>
            <w:lang w:val="en-US"/>
            <w:rPrChange w:id="318" w:author="Auteur">
              <w:rPr>
                <w:rFonts w:ascii="Segoe UI" w:eastAsia="Times New Roman" w:hAnsi="Segoe UI" w:cs="Segoe UI"/>
                <w:sz w:val="21"/>
                <w:szCs w:val="21"/>
                <w:lang w:val="en" w:eastAsia="fr-FR"/>
              </w:rPr>
            </w:rPrChange>
          </w:rPr>
          <w:t>Wamp</w:t>
        </w:r>
        <w:proofErr w:type="spellEnd"/>
        <w:r w:rsidRPr="00513899">
          <w:rPr>
            <w:rFonts w:asciiTheme="minorHAnsi" w:eastAsia="Times New Roman" w:hAnsiTheme="minorHAnsi"/>
            <w:color w:val="2B2421" w:themeColor="text1"/>
            <w:lang w:val="en-US"/>
            <w:rPrChange w:id="319" w:author="Auteur">
              <w:rPr>
                <w:rFonts w:ascii="Segoe UI" w:eastAsia="Times New Roman" w:hAnsi="Segoe UI" w:cs="Segoe UI"/>
                <w:sz w:val="21"/>
                <w:szCs w:val="21"/>
                <w:lang w:val="en" w:eastAsia="fr-FR"/>
              </w:rPr>
            </w:rPrChange>
          </w:rPr>
          <w:t xml:space="preserve"> server page by clicking on this Icon. </w:t>
        </w:r>
      </w:ins>
    </w:p>
    <w:p w14:paraId="4D230F78" w14:textId="77777777" w:rsidR="000A04DC" w:rsidRDefault="000A04DC" w:rsidP="000A04DC">
      <w:pPr>
        <w:shd w:val="clear" w:color="auto" w:fill="FFFFFF"/>
        <w:spacing w:line="240" w:lineRule="auto"/>
        <w:rPr>
          <w:ins w:id="320" w:author="Auteur"/>
          <w:rFonts w:asciiTheme="minorHAnsi" w:eastAsia="Times New Roman" w:hAnsiTheme="minorHAnsi"/>
          <w:color w:val="2B2421" w:themeColor="text1"/>
          <w:lang w:val="en-US"/>
        </w:rPr>
      </w:pPr>
    </w:p>
    <w:p w14:paraId="55153ED7" w14:textId="77777777" w:rsidR="000A04DC" w:rsidRPr="00513899" w:rsidRDefault="000A04DC" w:rsidP="000A04DC">
      <w:pPr>
        <w:shd w:val="clear" w:color="auto" w:fill="FFFFFF"/>
        <w:spacing w:line="240" w:lineRule="auto"/>
        <w:rPr>
          <w:ins w:id="321" w:author="Auteur"/>
          <w:rFonts w:asciiTheme="minorHAnsi" w:eastAsia="Times New Roman" w:hAnsiTheme="minorHAnsi"/>
          <w:color w:val="2B2421" w:themeColor="text1"/>
          <w:lang w:val="en-US"/>
          <w:rPrChange w:id="322" w:author="Auteur">
            <w:rPr>
              <w:ins w:id="323" w:author="Auteur"/>
              <w:rFonts w:ascii="Segoe UI" w:eastAsia="Times New Roman" w:hAnsi="Segoe UI" w:cs="Segoe UI"/>
              <w:sz w:val="21"/>
              <w:szCs w:val="21"/>
              <w:lang w:val="en" w:eastAsia="fr-FR"/>
            </w:rPr>
          </w:rPrChange>
        </w:rPr>
      </w:pPr>
      <w:ins w:id="324" w:author="Auteur">
        <w:r w:rsidRPr="00513899">
          <w:rPr>
            <w:rFonts w:asciiTheme="minorHAnsi" w:eastAsia="Times New Roman" w:hAnsiTheme="minorHAnsi"/>
            <w:color w:val="2B2421" w:themeColor="text1"/>
            <w:lang w:val="en-US"/>
            <w:rPrChange w:id="325" w:author="Auteur">
              <w:rPr>
                <w:rFonts w:ascii="Segoe UI" w:eastAsia="Times New Roman" w:hAnsi="Segoe UI" w:cs="Segoe UI"/>
                <w:sz w:val="21"/>
                <w:szCs w:val="21"/>
                <w:lang w:val="en" w:eastAsia="fr-FR"/>
              </w:rPr>
            </w:rPrChange>
          </w:rPr>
          <w:t xml:space="preserve">Then </w:t>
        </w:r>
        <w:r w:rsidRPr="00513899">
          <w:rPr>
            <w:rFonts w:asciiTheme="minorHAnsi" w:eastAsia="Times New Roman" w:hAnsiTheme="minorHAnsi"/>
            <w:color w:val="2B2421" w:themeColor="text1"/>
            <w:lang w:val="en-US"/>
            <w:rPrChange w:id="326" w:author="Auteur">
              <w:rPr>
                <w:rFonts w:ascii="Segoe UI" w:eastAsia="Times New Roman" w:hAnsi="Segoe UI" w:cs="Segoe UI"/>
                <w:sz w:val="21"/>
                <w:szCs w:val="21"/>
                <w:shd w:val="clear" w:color="auto" w:fill="D4D4D4"/>
                <w:lang w:val="en" w:eastAsia="fr-FR"/>
              </w:rPr>
            </w:rPrChange>
          </w:rPr>
          <w:t>select</w:t>
        </w:r>
        <w:r w:rsidRPr="00513899">
          <w:rPr>
            <w:rFonts w:asciiTheme="minorHAnsi" w:eastAsia="Times New Roman" w:hAnsiTheme="minorHAnsi"/>
            <w:color w:val="2B2421" w:themeColor="text1"/>
            <w:lang w:val="en-US"/>
            <w:rPrChange w:id="327" w:author="Auteur">
              <w:rPr>
                <w:rFonts w:ascii="Segoe UI" w:eastAsia="Times New Roman" w:hAnsi="Segoe UI" w:cs="Segoe UI"/>
                <w:sz w:val="21"/>
                <w:szCs w:val="21"/>
                <w:lang w:val="en" w:eastAsia="fr-FR"/>
              </w:rPr>
            </w:rPrChange>
          </w:rPr>
          <w:t xml:space="preserve"> Localhost.</w:t>
        </w:r>
      </w:ins>
    </w:p>
    <w:p w14:paraId="2B18AC8D" w14:textId="77777777" w:rsidR="005A4428" w:rsidRDefault="005A4428">
      <w:pPr>
        <w:pStyle w:val="Bullet1"/>
        <w:ind w:left="0" w:firstLine="0"/>
        <w:rPr>
          <w:ins w:id="328" w:author="Auteur"/>
        </w:rPr>
        <w:pPrChange w:id="329" w:author="Auteur">
          <w:pPr>
            <w:pStyle w:val="Bullet1"/>
            <w:ind w:left="357" w:hanging="357"/>
          </w:pPr>
        </w:pPrChange>
      </w:pPr>
      <w:ins w:id="330" w:author="Auteur">
        <w:r>
          <w:rPr>
            <w:noProof/>
          </w:rPr>
          <w:drawing>
            <wp:anchor distT="0" distB="0" distL="114300" distR="114300" simplePos="0" relativeHeight="251698688" behindDoc="0" locked="0" layoutInCell="1" allowOverlap="1" wp14:anchorId="521E2BA0" wp14:editId="6A7C76B5">
              <wp:simplePos x="0" y="0"/>
              <wp:positionH relativeFrom="column">
                <wp:posOffset>2466340</wp:posOffset>
              </wp:positionH>
              <wp:positionV relativeFrom="paragraph">
                <wp:posOffset>1905</wp:posOffset>
              </wp:positionV>
              <wp:extent cx="869950" cy="1561465"/>
              <wp:effectExtent l="0" t="0" r="6350" b="63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69950" cy="1561465"/>
                      </a:xfrm>
                      <a:prstGeom prst="rect">
                        <a:avLst/>
                      </a:prstGeom>
                    </pic:spPr>
                  </pic:pic>
                </a:graphicData>
              </a:graphic>
              <wp14:sizeRelH relativeFrom="margin">
                <wp14:pctWidth>0</wp14:pctWidth>
              </wp14:sizeRelH>
              <wp14:sizeRelV relativeFrom="margin">
                <wp14:pctHeight>0</wp14:pctHeight>
              </wp14:sizeRelV>
            </wp:anchor>
          </w:drawing>
        </w:r>
      </w:ins>
    </w:p>
    <w:p w14:paraId="6CA06D05" w14:textId="77777777" w:rsidR="005A4428" w:rsidRDefault="005A4428" w:rsidP="005A4428">
      <w:pPr>
        <w:pStyle w:val="Bullet1"/>
        <w:ind w:left="357" w:hanging="357"/>
        <w:rPr>
          <w:ins w:id="331" w:author="Auteur"/>
        </w:rPr>
      </w:pPr>
    </w:p>
    <w:p w14:paraId="618343D0" w14:textId="77777777" w:rsidR="005A4428" w:rsidRDefault="005A4428" w:rsidP="005A4428">
      <w:pPr>
        <w:pStyle w:val="Bullet1"/>
        <w:ind w:left="357" w:hanging="357"/>
        <w:rPr>
          <w:ins w:id="332" w:author="Auteur"/>
        </w:rPr>
      </w:pPr>
    </w:p>
    <w:p w14:paraId="03CD6B17" w14:textId="77777777" w:rsidR="005A4428" w:rsidRDefault="005A4428" w:rsidP="005A4428">
      <w:pPr>
        <w:pStyle w:val="Bullet1"/>
        <w:ind w:left="357" w:hanging="357"/>
        <w:rPr>
          <w:ins w:id="333" w:author="Auteur"/>
        </w:rPr>
      </w:pPr>
    </w:p>
    <w:p w14:paraId="7A9213BD" w14:textId="77777777" w:rsidR="005A4428" w:rsidRDefault="005A4428" w:rsidP="005A4428">
      <w:pPr>
        <w:pStyle w:val="Bullet1"/>
        <w:ind w:left="357" w:hanging="357"/>
        <w:rPr>
          <w:ins w:id="334" w:author="Auteur"/>
        </w:rPr>
      </w:pPr>
    </w:p>
    <w:p w14:paraId="510C3750" w14:textId="77777777" w:rsidR="005A4428" w:rsidRDefault="005A4428" w:rsidP="005A4428">
      <w:pPr>
        <w:pStyle w:val="Bullet1"/>
        <w:ind w:left="357" w:hanging="357"/>
        <w:rPr>
          <w:ins w:id="335" w:author="Auteur"/>
        </w:rPr>
      </w:pPr>
    </w:p>
    <w:p w14:paraId="5CB2E96D" w14:textId="77777777" w:rsidR="005A4428" w:rsidRDefault="005A4428" w:rsidP="005A4428">
      <w:pPr>
        <w:pStyle w:val="Bullet1"/>
        <w:ind w:left="357" w:hanging="357"/>
        <w:rPr>
          <w:ins w:id="336" w:author="Auteur"/>
        </w:rPr>
      </w:pPr>
    </w:p>
    <w:p w14:paraId="56B1F3FB" w14:textId="77777777" w:rsidR="005A4428" w:rsidRDefault="005A4428" w:rsidP="005A4428">
      <w:pPr>
        <w:pStyle w:val="Bullet1"/>
        <w:ind w:left="357" w:hanging="357"/>
        <w:rPr>
          <w:ins w:id="337" w:author="Auteur"/>
        </w:rPr>
      </w:pPr>
    </w:p>
    <w:p w14:paraId="03E9C7EB" w14:textId="77777777" w:rsidR="005A4428" w:rsidRDefault="005A4428" w:rsidP="005A4428">
      <w:pPr>
        <w:pStyle w:val="Bullet1"/>
        <w:ind w:left="357" w:hanging="357"/>
        <w:rPr>
          <w:ins w:id="338" w:author="Auteur"/>
        </w:rPr>
      </w:pPr>
    </w:p>
    <w:p w14:paraId="3AA72CC8" w14:textId="77777777" w:rsidR="000A04DC" w:rsidRDefault="000A04DC" w:rsidP="005A4428">
      <w:pPr>
        <w:pStyle w:val="Bullet1"/>
        <w:ind w:left="357" w:hanging="357"/>
        <w:rPr>
          <w:ins w:id="339" w:author="Auteur"/>
        </w:rPr>
      </w:pPr>
      <w:ins w:id="340" w:author="Auteur">
        <w:r>
          <w:rPr>
            <w:lang w:val="en"/>
          </w:rPr>
          <w:t>You then have the next page if all goes Well.</w:t>
        </w:r>
      </w:ins>
    </w:p>
    <w:p w14:paraId="3A6DC727" w14:textId="77777777" w:rsidR="005A4428" w:rsidRDefault="005A4428" w:rsidP="005A4428">
      <w:pPr>
        <w:pStyle w:val="Bullet1"/>
        <w:ind w:left="357" w:hanging="357"/>
        <w:rPr>
          <w:ins w:id="341" w:author="Auteur"/>
        </w:rPr>
      </w:pPr>
      <w:ins w:id="342" w:author="Auteur">
        <w:r>
          <w:rPr>
            <w:noProof/>
          </w:rPr>
          <w:drawing>
            <wp:anchor distT="0" distB="0" distL="114300" distR="114300" simplePos="0" relativeHeight="251699712" behindDoc="0" locked="0" layoutInCell="1" allowOverlap="1" wp14:anchorId="43E2F8F0" wp14:editId="7574DA56">
              <wp:simplePos x="0" y="0"/>
              <wp:positionH relativeFrom="margin">
                <wp:posOffset>599440</wp:posOffset>
              </wp:positionH>
              <wp:positionV relativeFrom="paragraph">
                <wp:posOffset>69850</wp:posOffset>
              </wp:positionV>
              <wp:extent cx="2914015" cy="1767205"/>
              <wp:effectExtent l="0" t="0" r="635" b="444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14015" cy="1767205"/>
                      </a:xfrm>
                      <a:prstGeom prst="rect">
                        <a:avLst/>
                      </a:prstGeom>
                    </pic:spPr>
                  </pic:pic>
                </a:graphicData>
              </a:graphic>
              <wp14:sizeRelH relativeFrom="margin">
                <wp14:pctWidth>0</wp14:pctWidth>
              </wp14:sizeRelH>
              <wp14:sizeRelV relativeFrom="margin">
                <wp14:pctHeight>0</wp14:pctHeight>
              </wp14:sizeRelV>
            </wp:anchor>
          </w:drawing>
        </w:r>
      </w:ins>
    </w:p>
    <w:p w14:paraId="207DFC7C" w14:textId="77777777" w:rsidR="005A4428" w:rsidRDefault="005A4428" w:rsidP="005A4428">
      <w:pPr>
        <w:pStyle w:val="Bullet1"/>
        <w:ind w:left="357" w:hanging="357"/>
        <w:rPr>
          <w:ins w:id="343" w:author="Auteur"/>
        </w:rPr>
      </w:pPr>
    </w:p>
    <w:p w14:paraId="1C4BE84E" w14:textId="77777777" w:rsidR="005A4428" w:rsidRDefault="005A4428" w:rsidP="005A4428">
      <w:pPr>
        <w:pStyle w:val="Bullet1"/>
        <w:ind w:left="357" w:hanging="357"/>
        <w:rPr>
          <w:ins w:id="344" w:author="Auteur"/>
        </w:rPr>
      </w:pPr>
    </w:p>
    <w:p w14:paraId="271BC836" w14:textId="77777777" w:rsidR="005A4428" w:rsidRDefault="005A4428" w:rsidP="005A4428">
      <w:pPr>
        <w:pStyle w:val="Bullet1"/>
        <w:ind w:left="357" w:hanging="357"/>
        <w:rPr>
          <w:ins w:id="345" w:author="Auteur"/>
        </w:rPr>
      </w:pPr>
    </w:p>
    <w:p w14:paraId="6FDC8B38" w14:textId="77777777" w:rsidR="005A4428" w:rsidRDefault="005A4428" w:rsidP="005A4428">
      <w:pPr>
        <w:pStyle w:val="Bullet1"/>
        <w:ind w:left="357" w:hanging="357"/>
        <w:rPr>
          <w:ins w:id="346" w:author="Auteur"/>
        </w:rPr>
      </w:pPr>
    </w:p>
    <w:p w14:paraId="7AD5C7BF" w14:textId="77777777" w:rsidR="005A4428" w:rsidRDefault="005A4428" w:rsidP="005A4428">
      <w:pPr>
        <w:pStyle w:val="Bullet1"/>
        <w:ind w:left="357" w:hanging="357"/>
        <w:rPr>
          <w:ins w:id="347" w:author="Auteur"/>
        </w:rPr>
      </w:pPr>
    </w:p>
    <w:p w14:paraId="765CD382" w14:textId="77777777" w:rsidR="005A4428" w:rsidRDefault="005A4428" w:rsidP="005A4428">
      <w:pPr>
        <w:pStyle w:val="Bullet1"/>
        <w:ind w:left="357" w:hanging="357"/>
        <w:rPr>
          <w:ins w:id="348" w:author="Auteur"/>
        </w:rPr>
      </w:pPr>
    </w:p>
    <w:p w14:paraId="622B1C6F" w14:textId="77777777" w:rsidR="005A4428" w:rsidRDefault="005A4428" w:rsidP="005A4428">
      <w:pPr>
        <w:pStyle w:val="Bullet1"/>
        <w:ind w:left="357" w:hanging="357"/>
        <w:rPr>
          <w:ins w:id="349" w:author="Auteur"/>
        </w:rPr>
      </w:pPr>
    </w:p>
    <w:p w14:paraId="2AEEB20E" w14:textId="77777777" w:rsidR="005A4428" w:rsidRDefault="005A4428" w:rsidP="005A4428">
      <w:pPr>
        <w:pStyle w:val="Bullet1"/>
        <w:ind w:left="357" w:hanging="357"/>
        <w:rPr>
          <w:ins w:id="350" w:author="Auteur"/>
        </w:rPr>
      </w:pPr>
    </w:p>
    <w:p w14:paraId="223193DC" w14:textId="77777777" w:rsidR="005A4428" w:rsidRDefault="005A4428" w:rsidP="005A4428">
      <w:pPr>
        <w:pStyle w:val="Bullet1"/>
        <w:ind w:left="357" w:hanging="357"/>
        <w:rPr>
          <w:ins w:id="351" w:author="Auteur"/>
        </w:rPr>
      </w:pPr>
    </w:p>
    <w:p w14:paraId="6302316B" w14:textId="77777777" w:rsidR="005A4428" w:rsidRDefault="005A4428" w:rsidP="005A4428">
      <w:pPr>
        <w:rPr>
          <w:ins w:id="352" w:author="Auteur"/>
        </w:rPr>
      </w:pPr>
    </w:p>
    <w:p w14:paraId="662EAF2F" w14:textId="77777777" w:rsidR="005A4428" w:rsidRDefault="005A4428" w:rsidP="005A4428">
      <w:pPr>
        <w:rPr>
          <w:ins w:id="353" w:author="Auteur"/>
        </w:rPr>
      </w:pPr>
    </w:p>
    <w:p w14:paraId="28038BB2" w14:textId="77777777" w:rsidR="000A04DC" w:rsidRDefault="000A04DC" w:rsidP="005A4428">
      <w:pPr>
        <w:rPr>
          <w:ins w:id="354" w:author="Auteur"/>
        </w:rPr>
      </w:pPr>
      <w:ins w:id="355" w:author="Auteur">
        <w:r>
          <w:rPr>
            <w:lang w:val="en"/>
          </w:rPr>
          <w:t xml:space="preserve">It is necessary to change the default HTTP port, which is </w:t>
        </w:r>
        <w:r>
          <w:rPr>
            <w:b/>
            <w:lang w:val="en"/>
          </w:rPr>
          <w:t>80</w:t>
        </w:r>
        <w:r>
          <w:rPr>
            <w:lang w:val="en"/>
          </w:rPr>
          <w:t xml:space="preserve">. For example, you can change it to </w:t>
        </w:r>
        <w:r>
          <w:rPr>
            <w:b/>
            <w:lang w:val="en"/>
          </w:rPr>
          <w:t>8125</w:t>
        </w:r>
        <w:r>
          <w:rPr>
            <w:lang w:val="en"/>
          </w:rPr>
          <w:t xml:space="preserve"> or another port.</w:t>
        </w:r>
      </w:ins>
    </w:p>
    <w:p w14:paraId="2B12FB8A" w14:textId="77777777" w:rsidR="005A4428" w:rsidRDefault="005A4428" w:rsidP="005A4428">
      <w:pPr>
        <w:spacing w:line="240" w:lineRule="auto"/>
        <w:rPr>
          <w:ins w:id="356" w:author="Auteur"/>
        </w:rPr>
      </w:pPr>
      <w:ins w:id="357" w:author="Auteur">
        <w:r>
          <w:br w:type="page"/>
        </w:r>
      </w:ins>
    </w:p>
    <w:p w14:paraId="1248A8BD" w14:textId="77777777" w:rsidR="005A4428" w:rsidRDefault="005A4428" w:rsidP="005A4428">
      <w:pPr>
        <w:rPr>
          <w:ins w:id="358" w:author="Auteur"/>
        </w:rPr>
      </w:pPr>
    </w:p>
    <w:p w14:paraId="087E18B4" w14:textId="77777777" w:rsidR="000A04DC" w:rsidRDefault="000A04DC" w:rsidP="005A4428">
      <w:pPr>
        <w:rPr>
          <w:ins w:id="359" w:author="Auteur"/>
        </w:rPr>
      </w:pPr>
      <w:ins w:id="360" w:author="Auteur">
        <w:r>
          <w:rPr>
            <w:lang w:val="en"/>
          </w:rPr>
          <w:t xml:space="preserve">Right click on the </w:t>
        </w:r>
        <w:proofErr w:type="spellStart"/>
        <w:r>
          <w:rPr>
            <w:lang w:val="en"/>
          </w:rPr>
          <w:t>Wamp</w:t>
        </w:r>
        <w:proofErr w:type="spellEnd"/>
        <w:r>
          <w:rPr>
            <w:lang w:val="en"/>
          </w:rPr>
          <w:t xml:space="preserve"> icon then Tools then use a port other than 80</w:t>
        </w:r>
      </w:ins>
    </w:p>
    <w:p w14:paraId="68867426" w14:textId="77777777" w:rsidR="005A4428" w:rsidRDefault="005A4428" w:rsidP="005A4428">
      <w:pPr>
        <w:rPr>
          <w:ins w:id="361" w:author="Auteur"/>
        </w:rPr>
      </w:pPr>
    </w:p>
    <w:p w14:paraId="0922CFF1" w14:textId="77777777" w:rsidR="005A4428" w:rsidRDefault="005A4428" w:rsidP="005A4428">
      <w:pPr>
        <w:rPr>
          <w:ins w:id="362" w:author="Auteur"/>
        </w:rPr>
      </w:pPr>
    </w:p>
    <w:p w14:paraId="179006E0" w14:textId="77777777" w:rsidR="005A4428" w:rsidRDefault="005A4428" w:rsidP="005A4428">
      <w:pPr>
        <w:rPr>
          <w:ins w:id="363" w:author="Auteur"/>
        </w:rPr>
      </w:pPr>
      <w:ins w:id="364" w:author="Auteur">
        <w:r>
          <w:rPr>
            <w:noProof/>
          </w:rPr>
          <mc:AlternateContent>
            <mc:Choice Requires="wps">
              <w:drawing>
                <wp:anchor distT="0" distB="0" distL="114300" distR="114300" simplePos="0" relativeHeight="251700736" behindDoc="0" locked="0" layoutInCell="1" allowOverlap="1" wp14:anchorId="1EE91C91" wp14:editId="6FF99BF2">
                  <wp:simplePos x="0" y="0"/>
                  <wp:positionH relativeFrom="column">
                    <wp:posOffset>-24748</wp:posOffset>
                  </wp:positionH>
                  <wp:positionV relativeFrom="paragraph">
                    <wp:posOffset>1730392</wp:posOffset>
                  </wp:positionV>
                  <wp:extent cx="1145059" cy="140043"/>
                  <wp:effectExtent l="19050" t="19050" r="17145" b="12700"/>
                  <wp:wrapNone/>
                  <wp:docPr id="54" name="Rectangle : coins arrondis 54"/>
                  <wp:cNvGraphicFramePr/>
                  <a:graphic xmlns:a="http://schemas.openxmlformats.org/drawingml/2006/main">
                    <a:graphicData uri="http://schemas.microsoft.com/office/word/2010/wordprocessingShape">
                      <wps:wsp>
                        <wps:cNvSpPr/>
                        <wps:spPr>
                          <a:xfrm>
                            <a:off x="0" y="0"/>
                            <a:ext cx="1145059" cy="14004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469ADB" id="Rectangle : coins arrondis 54" o:spid="_x0000_s1026" style="position:absolute;margin-left:-1.95pt;margin-top:136.25pt;width:90.15pt;height:11.05pt;z-index:25170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" filled="f" strokecolor="red" strokeweight="3pt"/>
              </w:pict>
            </mc:Fallback>
          </mc:AlternateContent>
        </w:r>
        <w:r>
          <w:rPr>
            <w:noProof/>
          </w:rPr>
          <w:drawing>
            <wp:inline distT="0" distB="0" distL="0" distR="0" wp14:anchorId="55E098BC" wp14:editId="24504E06">
              <wp:extent cx="2710249" cy="429477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2675" cy="4314466"/>
                      </a:xfrm>
                      <a:prstGeom prst="rect">
                        <a:avLst/>
                      </a:prstGeom>
                      <a:noFill/>
                      <a:ln>
                        <a:noFill/>
                      </a:ln>
                    </pic:spPr>
                  </pic:pic>
                </a:graphicData>
              </a:graphic>
            </wp:inline>
          </w:drawing>
        </w:r>
      </w:ins>
    </w:p>
    <w:p w14:paraId="0B648D4E" w14:textId="77777777" w:rsidR="005A4428" w:rsidRPr="00674266" w:rsidRDefault="005A4428" w:rsidP="005A4428">
      <w:pPr>
        <w:rPr>
          <w:ins w:id="365" w:author="Auteur"/>
        </w:rPr>
      </w:pPr>
    </w:p>
    <w:p w14:paraId="2B8D9937" w14:textId="77777777" w:rsidR="000A04DC" w:rsidRDefault="000A04DC" w:rsidP="005A4428">
      <w:pPr>
        <w:pStyle w:val="Bullet1"/>
        <w:ind w:left="357" w:hanging="357"/>
        <w:rPr>
          <w:ins w:id="366" w:author="Auteur"/>
        </w:rPr>
      </w:pPr>
      <w:ins w:id="367" w:author="Auteur">
        <w:r>
          <w:rPr>
            <w:noProof/>
            <w:lang w:val="en"/>
          </w:rPr>
          <w:drawing>
            <wp:anchor distT="0" distB="0" distL="114300" distR="114300" simplePos="0" relativeHeight="251702784" behindDoc="0" locked="0" layoutInCell="1" allowOverlap="1" wp14:anchorId="37CDFAF8" wp14:editId="7421DE2C">
              <wp:simplePos x="0" y="0"/>
              <wp:positionH relativeFrom="column">
                <wp:posOffset>2948872</wp:posOffset>
              </wp:positionH>
              <wp:positionV relativeFrom="paragraph">
                <wp:posOffset>132869</wp:posOffset>
              </wp:positionV>
              <wp:extent cx="2076450" cy="12001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76450" cy="1200150"/>
                      </a:xfrm>
                      <a:prstGeom prst="rect">
                        <a:avLst/>
                      </a:prstGeom>
                    </pic:spPr>
                  </pic:pic>
                </a:graphicData>
              </a:graphic>
            </wp:anchor>
          </w:drawing>
        </w:r>
        <w:r>
          <w:rPr>
            <w:lang w:val="en"/>
          </w:rPr>
          <w:t xml:space="preserve">Enter the new port: </w:t>
        </w:r>
        <w:r w:rsidRPr="00C04D22">
          <w:rPr>
            <w:b/>
            <w:lang w:val="en"/>
          </w:rPr>
          <w:t>8125</w:t>
        </w:r>
      </w:ins>
    </w:p>
    <w:p w14:paraId="723BAF70" w14:textId="77777777" w:rsidR="005A4428" w:rsidRDefault="005A4428" w:rsidP="005A4428">
      <w:pPr>
        <w:pStyle w:val="Bullet1"/>
        <w:ind w:left="357" w:hanging="357"/>
        <w:rPr>
          <w:ins w:id="368" w:author="Auteur"/>
        </w:rPr>
      </w:pPr>
    </w:p>
    <w:p w14:paraId="76C6616E" w14:textId="77777777" w:rsidR="005A4428" w:rsidRDefault="005A4428" w:rsidP="005A4428">
      <w:pPr>
        <w:pStyle w:val="Bullet1"/>
        <w:ind w:left="357" w:hanging="357"/>
        <w:rPr>
          <w:ins w:id="369" w:author="Auteur"/>
        </w:rPr>
      </w:pPr>
    </w:p>
    <w:p w14:paraId="3394C202" w14:textId="77777777" w:rsidR="005A4428" w:rsidRDefault="005A4428" w:rsidP="005A4428">
      <w:pPr>
        <w:pStyle w:val="Bullet1"/>
        <w:ind w:left="357" w:hanging="357"/>
        <w:rPr>
          <w:ins w:id="370" w:author="Auteur"/>
        </w:rPr>
      </w:pPr>
    </w:p>
    <w:p w14:paraId="6CE382BE" w14:textId="77777777" w:rsidR="005A4428" w:rsidRDefault="005A4428" w:rsidP="005A4428">
      <w:pPr>
        <w:pStyle w:val="Bullet1"/>
        <w:ind w:left="357" w:hanging="357"/>
        <w:rPr>
          <w:ins w:id="371" w:author="Auteur"/>
        </w:rPr>
      </w:pPr>
    </w:p>
    <w:p w14:paraId="6F1B9FD1" w14:textId="77777777" w:rsidR="005A4428" w:rsidRDefault="005A4428" w:rsidP="005A4428">
      <w:pPr>
        <w:pStyle w:val="SAGEBodyText"/>
        <w:rPr>
          <w:ins w:id="372" w:author="Auteur"/>
        </w:rPr>
      </w:pPr>
    </w:p>
    <w:p w14:paraId="11CF0B3E" w14:textId="77777777" w:rsidR="005A4428" w:rsidRDefault="005A4428" w:rsidP="005A4428">
      <w:pPr>
        <w:pStyle w:val="SAGEBodyText"/>
        <w:rPr>
          <w:ins w:id="373" w:author="Auteur"/>
        </w:rPr>
      </w:pPr>
    </w:p>
    <w:p w14:paraId="4EEEF5CE" w14:textId="77777777" w:rsidR="005A4428" w:rsidRDefault="000A04DC" w:rsidP="005A4428">
      <w:pPr>
        <w:pStyle w:val="SAGEBodyText"/>
        <w:rPr>
          <w:ins w:id="374" w:author="Auteur"/>
        </w:rPr>
      </w:pPr>
      <w:ins w:id="375" w:author="Auteur">
        <w:r>
          <w:rPr>
            <w:lang w:val="en"/>
          </w:rPr>
          <w:t>Verify that the page is running on this new port.</w:t>
        </w:r>
      </w:ins>
    </w:p>
    <w:p w14:paraId="4058C716" w14:textId="77777777" w:rsidR="000A04DC" w:rsidRDefault="000A04DC" w:rsidP="005A4428">
      <w:pPr>
        <w:pStyle w:val="SAGEBodyText"/>
        <w:rPr>
          <w:ins w:id="376" w:author="Auteur"/>
        </w:rPr>
      </w:pPr>
      <w:ins w:id="377" w:author="Auteur">
        <w:r>
          <w:rPr>
            <w:lang w:val="en"/>
          </w:rPr>
          <w:t xml:space="preserve">The </w:t>
        </w:r>
        <w:proofErr w:type="spellStart"/>
        <w:r>
          <w:rPr>
            <w:lang w:val="en"/>
          </w:rPr>
          <w:t>Wamp</w:t>
        </w:r>
        <w:proofErr w:type="spellEnd"/>
        <w:r>
          <w:rPr>
            <w:lang w:val="en"/>
          </w:rPr>
          <w:t xml:space="preserve"> server includes both MySQL and MariaDB Databases.</w:t>
        </w:r>
      </w:ins>
    </w:p>
    <w:p w14:paraId="28DA7C5F" w14:textId="77777777" w:rsidR="000A04DC" w:rsidRDefault="000A04DC" w:rsidP="005A4428">
      <w:pPr>
        <w:pStyle w:val="SAGEBodyText"/>
        <w:rPr>
          <w:ins w:id="378" w:author="Auteur"/>
        </w:rPr>
      </w:pPr>
      <w:ins w:id="379" w:author="Auteur">
        <w:r>
          <w:rPr>
            <w:lang w:val="en"/>
          </w:rPr>
          <w:t>To have more resources on our machine, you can stop these two bases.</w:t>
        </w:r>
      </w:ins>
    </w:p>
    <w:p w14:paraId="60E21922" w14:textId="77777777" w:rsidR="005A4428" w:rsidRDefault="005A4428" w:rsidP="005A4428">
      <w:pPr>
        <w:pStyle w:val="SAGEBodyText"/>
        <w:rPr>
          <w:ins w:id="380" w:author="Auteur"/>
        </w:rPr>
      </w:pPr>
      <w:ins w:id="381" w:author="Auteur">
        <w:r>
          <w:rPr>
            <w:noProof/>
          </w:rPr>
          <w:lastRenderedPageBreak/>
          <w:drawing>
            <wp:inline distT="0" distB="0" distL="0" distR="0" wp14:anchorId="52553545" wp14:editId="29E97880">
              <wp:extent cx="1779270" cy="2018030"/>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9270" cy="2018030"/>
                      </a:xfrm>
                      <a:prstGeom prst="rect">
                        <a:avLst/>
                      </a:prstGeom>
                      <a:noFill/>
                      <a:ln>
                        <a:noFill/>
                      </a:ln>
                    </pic:spPr>
                  </pic:pic>
                </a:graphicData>
              </a:graphic>
            </wp:inline>
          </w:drawing>
        </w:r>
      </w:ins>
    </w:p>
    <w:p w14:paraId="5CEB1846" w14:textId="77777777" w:rsidR="000A04DC" w:rsidRDefault="000A04DC" w:rsidP="005A4428">
      <w:pPr>
        <w:pStyle w:val="SAGEBodyText"/>
        <w:rPr>
          <w:ins w:id="382" w:author="Auteur"/>
        </w:rPr>
      </w:pPr>
      <w:ins w:id="383" w:author="Auteur">
        <w:r>
          <w:rPr>
            <w:lang w:val="en"/>
          </w:rPr>
          <w:t xml:space="preserve">Deselect Allow </w:t>
        </w:r>
        <w:proofErr w:type="spellStart"/>
        <w:r>
          <w:rPr>
            <w:lang w:val="en"/>
          </w:rPr>
          <w:t>MySql</w:t>
        </w:r>
        <w:proofErr w:type="spellEnd"/>
        <w:r>
          <w:rPr>
            <w:lang w:val="en"/>
          </w:rPr>
          <w:t xml:space="preserve"> and Allow MariaDB</w:t>
        </w:r>
      </w:ins>
    </w:p>
    <w:p w14:paraId="420F16FD" w14:textId="77777777" w:rsidR="005A4428" w:rsidRDefault="005A4428" w:rsidP="005A4428">
      <w:pPr>
        <w:pStyle w:val="SAGEBodyText"/>
        <w:rPr>
          <w:ins w:id="384" w:author="Auteur"/>
        </w:rPr>
      </w:pPr>
      <w:ins w:id="385" w:author="Auteur">
        <w:r>
          <w:rPr>
            <w:noProof/>
          </w:rPr>
          <w:drawing>
            <wp:inline distT="0" distB="0" distL="0" distR="0" wp14:anchorId="7CC09792" wp14:editId="0383AA6A">
              <wp:extent cx="2413635" cy="2141855"/>
              <wp:effectExtent l="0" t="0" r="571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3635" cy="2141855"/>
                      </a:xfrm>
                      <a:prstGeom prst="rect">
                        <a:avLst/>
                      </a:prstGeom>
                      <a:noFill/>
                      <a:ln>
                        <a:noFill/>
                      </a:ln>
                    </pic:spPr>
                  </pic:pic>
                </a:graphicData>
              </a:graphic>
            </wp:inline>
          </w:drawing>
        </w:r>
      </w:ins>
    </w:p>
    <w:p w14:paraId="57F1AE6B" w14:textId="77777777" w:rsidR="005A4428" w:rsidRDefault="005A4428" w:rsidP="005A4428">
      <w:pPr>
        <w:pStyle w:val="SAGEBodyText"/>
        <w:rPr>
          <w:ins w:id="386" w:author="Auteur"/>
        </w:rPr>
      </w:pPr>
    </w:p>
    <w:p w14:paraId="6DBD15C9" w14:textId="77777777" w:rsidR="000A04DC" w:rsidRPr="00C04D22" w:rsidRDefault="000A04DC" w:rsidP="005A4428">
      <w:pPr>
        <w:pStyle w:val="SAGEBodyText"/>
        <w:rPr>
          <w:ins w:id="387" w:author="Auteur"/>
          <w:rStyle w:val="SageImportant"/>
        </w:rPr>
      </w:pPr>
      <w:ins w:id="388" w:author="Auteur">
        <w:r w:rsidRPr="00C04D22">
          <w:rPr>
            <w:rStyle w:val="SageImportant"/>
            <w:lang w:val="en"/>
          </w:rPr>
          <w:t>This PHP portal does not use any of these databases</w:t>
        </w:r>
      </w:ins>
    </w:p>
    <w:p w14:paraId="09F9B4D6" w14:textId="77777777" w:rsidR="002F7BC0" w:rsidRDefault="002F7BC0" w:rsidP="005C08D7">
      <w:pPr>
        <w:pStyle w:val="Bullet1"/>
        <w:ind w:left="357" w:hanging="357"/>
      </w:pPr>
    </w:p>
    <w:p w14:paraId="4B9B301C" w14:textId="77777777" w:rsidR="002F7BC0" w:rsidRPr="00674266" w:rsidDel="005A4428" w:rsidRDefault="002F7BC0" w:rsidP="005C08D7">
      <w:pPr>
        <w:rPr>
          <w:del w:id="389" w:author="Auteur"/>
        </w:rPr>
      </w:pPr>
      <w:del w:id="390" w:author="Auteur">
        <w:r w:rsidRPr="00674266" w:rsidDel="005A4428">
          <w:delText xml:space="preserve">You </w:delText>
        </w:r>
        <w:r w:rsidDel="005A4428">
          <w:delText>need to</w:delText>
        </w:r>
        <w:r w:rsidRPr="00674266" w:rsidDel="005A4428">
          <w:delText xml:space="preserve"> change the default http port</w:delText>
        </w:r>
        <w:r w:rsidDel="005A4428">
          <w:delText xml:space="preserve">, which is </w:delText>
        </w:r>
        <w:r w:rsidRPr="001D44F7" w:rsidDel="005A4428">
          <w:rPr>
            <w:b/>
          </w:rPr>
          <w:delText>80</w:delText>
        </w:r>
        <w:r w:rsidDel="005A4428">
          <w:delText xml:space="preserve">. You can, for example, change it to </w:delText>
        </w:r>
        <w:r w:rsidRPr="001D44F7" w:rsidDel="005A4428">
          <w:rPr>
            <w:b/>
          </w:rPr>
          <w:delText>8125</w:delText>
        </w:r>
        <w:r w:rsidDel="005A4428">
          <w:delText>, or to another port.</w:delText>
        </w:r>
      </w:del>
    </w:p>
    <w:p w14:paraId="1B918F1F" w14:textId="77777777" w:rsidR="002F7BC0" w:rsidRDefault="002F7BC0" w:rsidP="005C08D7">
      <w:pPr>
        <w:pStyle w:val="Bullet1"/>
        <w:ind w:left="357" w:hanging="357"/>
      </w:pPr>
      <w:del w:id="391" w:author="Auteur">
        <w:r w:rsidDel="005A4428">
          <w:rPr>
            <w:noProof/>
            <w:lang w:val="fr-FR" w:eastAsia="fr-FR"/>
          </w:rPr>
          <w:drawing>
            <wp:anchor distT="0" distB="0" distL="114300" distR="114300" simplePos="0" relativeHeight="251667968" behindDoc="0" locked="0" layoutInCell="1" allowOverlap="1" wp14:anchorId="6D2D470C" wp14:editId="7D0B8D71">
              <wp:simplePos x="0" y="0"/>
              <wp:positionH relativeFrom="column">
                <wp:posOffset>98341</wp:posOffset>
              </wp:positionH>
              <wp:positionV relativeFrom="paragraph">
                <wp:posOffset>153454</wp:posOffset>
              </wp:positionV>
              <wp:extent cx="4248150" cy="3076575"/>
              <wp:effectExtent l="0" t="0" r="0"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48150" cy="3076575"/>
                      </a:xfrm>
                      <a:prstGeom prst="rect">
                        <a:avLst/>
                      </a:prstGeom>
                    </pic:spPr>
                  </pic:pic>
                </a:graphicData>
              </a:graphic>
            </wp:anchor>
          </w:drawing>
        </w:r>
      </w:del>
    </w:p>
    <w:p w14:paraId="3A2C4FC9" w14:textId="77777777" w:rsidR="002F7BC0" w:rsidRDefault="002F7BC0" w:rsidP="005C08D7">
      <w:pPr>
        <w:pStyle w:val="Bullet1"/>
        <w:ind w:left="357" w:hanging="357"/>
      </w:pPr>
    </w:p>
    <w:p w14:paraId="50FD9C59" w14:textId="77777777" w:rsidR="002F7BC0" w:rsidRDefault="002F7BC0" w:rsidP="005C08D7">
      <w:pPr>
        <w:pStyle w:val="Bullet1"/>
        <w:ind w:left="357" w:hanging="357"/>
      </w:pPr>
    </w:p>
    <w:p w14:paraId="2C63E35E" w14:textId="77777777" w:rsidR="002F7BC0" w:rsidRDefault="002F7BC0" w:rsidP="005C08D7">
      <w:pPr>
        <w:pStyle w:val="SAGEBodyText"/>
      </w:pPr>
    </w:p>
    <w:p w14:paraId="0F16493F" w14:textId="77777777" w:rsidR="002F7BC0" w:rsidRDefault="002F7BC0" w:rsidP="005C08D7">
      <w:pPr>
        <w:pStyle w:val="SAGEBodyText"/>
      </w:pPr>
    </w:p>
    <w:p w14:paraId="65049CEC" w14:textId="77777777" w:rsidR="002F7BC0" w:rsidRDefault="002F7BC0" w:rsidP="005C08D7">
      <w:pPr>
        <w:pStyle w:val="SAGEBodyText"/>
      </w:pPr>
    </w:p>
    <w:p w14:paraId="7D04FBEC" w14:textId="77777777" w:rsidR="002F7BC0" w:rsidRDefault="002F7BC0" w:rsidP="005C08D7">
      <w:pPr>
        <w:pStyle w:val="SAGEBodyText"/>
      </w:pPr>
    </w:p>
    <w:p w14:paraId="4341860B" w14:textId="77777777" w:rsidR="002F7BC0" w:rsidRDefault="002F7BC0" w:rsidP="005C08D7">
      <w:pPr>
        <w:pStyle w:val="SAGEBodyText"/>
      </w:pPr>
    </w:p>
    <w:p w14:paraId="43C030D5" w14:textId="77777777" w:rsidR="002F7BC0" w:rsidRDefault="002F7BC0" w:rsidP="005C08D7">
      <w:pPr>
        <w:pStyle w:val="SAGEBodyText"/>
      </w:pPr>
    </w:p>
    <w:p w14:paraId="3F1E373E" w14:textId="77777777" w:rsidR="002F7BC0" w:rsidRDefault="002F7BC0" w:rsidP="005C08D7">
      <w:pPr>
        <w:pStyle w:val="SAGEBodyText"/>
      </w:pPr>
    </w:p>
    <w:p w14:paraId="053A1387" w14:textId="77777777" w:rsidR="002F7BC0" w:rsidRDefault="002F7BC0" w:rsidP="005C08D7">
      <w:pPr>
        <w:pStyle w:val="SAGEBodyText"/>
      </w:pPr>
    </w:p>
    <w:p w14:paraId="200BD8E5" w14:textId="77777777" w:rsidR="002F7BC0" w:rsidDel="005A4428" w:rsidRDefault="002F7BC0" w:rsidP="005C08D7">
      <w:pPr>
        <w:pStyle w:val="SAGEBodyText"/>
        <w:rPr>
          <w:del w:id="392" w:author="Auteur"/>
        </w:rPr>
      </w:pPr>
      <w:del w:id="393" w:author="Auteur">
        <w:r w:rsidDel="005A4428">
          <w:lastRenderedPageBreak/>
          <w:delText xml:space="preserve">Navigate to </w:delText>
        </w:r>
        <w:r w:rsidRPr="006E71BE" w:rsidDel="005A4428">
          <w:rPr>
            <w:b/>
          </w:rPr>
          <w:delText>c:\Sage\wamp\bin\apache2.4.9\conf\</w:delText>
        </w:r>
      </w:del>
    </w:p>
    <w:p w14:paraId="018C7B2C" w14:textId="77777777" w:rsidR="002F7BC0" w:rsidDel="005A4428" w:rsidRDefault="002F7BC0" w:rsidP="005C08D7">
      <w:pPr>
        <w:pStyle w:val="SAGEBodyText"/>
        <w:rPr>
          <w:del w:id="394" w:author="Auteur"/>
        </w:rPr>
      </w:pPr>
      <w:del w:id="395" w:author="Auteur">
        <w:r w:rsidDel="005A4428">
          <w:delText xml:space="preserve">In Notepad ++, open </w:delText>
        </w:r>
        <w:r w:rsidRPr="006E71BE" w:rsidDel="005A4428">
          <w:rPr>
            <w:b/>
          </w:rPr>
          <w:delText>httpd.conf</w:delText>
        </w:r>
        <w:r w:rsidDel="005A4428">
          <w:delText xml:space="preserve"> and edit the file as follows: </w:delText>
        </w:r>
      </w:del>
    </w:p>
    <w:p w14:paraId="055E0062" w14:textId="77777777" w:rsidR="002F7BC0" w:rsidRPr="001D44F7" w:rsidDel="005A4428" w:rsidRDefault="002F7BC0" w:rsidP="005C08D7">
      <w:pPr>
        <w:pStyle w:val="Paragraphedeliste"/>
        <w:rPr>
          <w:del w:id="396" w:author="Auteur"/>
          <w:rStyle w:val="SAGETextCodeinline"/>
        </w:rPr>
      </w:pPr>
      <w:del w:id="397" w:author="Auteur">
        <w:r w:rsidRPr="001D44F7" w:rsidDel="005A4428">
          <w:rPr>
            <w:rStyle w:val="SAGETextCodeinline"/>
          </w:rPr>
          <w:delText>#</w:delText>
        </w:r>
      </w:del>
    </w:p>
    <w:p w14:paraId="02416854" w14:textId="77777777" w:rsidR="002F7BC0" w:rsidRPr="001D44F7" w:rsidDel="005A4428" w:rsidRDefault="002F7BC0" w:rsidP="005C08D7">
      <w:pPr>
        <w:pStyle w:val="Paragraphedeliste"/>
        <w:rPr>
          <w:del w:id="398" w:author="Auteur"/>
          <w:rStyle w:val="SAGETextCodeinline"/>
        </w:rPr>
      </w:pPr>
      <w:del w:id="399" w:author="Auteur">
        <w:r w:rsidRPr="001D44F7" w:rsidDel="005A4428">
          <w:rPr>
            <w:rStyle w:val="SAGETextCodeinline"/>
          </w:rPr>
          <w:delText># Listen: Allows you to bind Apache to specific IP addresses and/or</w:delText>
        </w:r>
      </w:del>
    </w:p>
    <w:p w14:paraId="224C0A62" w14:textId="77777777" w:rsidR="002F7BC0" w:rsidRPr="001D44F7" w:rsidDel="005A4428" w:rsidRDefault="002F7BC0" w:rsidP="005C08D7">
      <w:pPr>
        <w:pStyle w:val="Paragraphedeliste"/>
        <w:rPr>
          <w:del w:id="400" w:author="Auteur"/>
          <w:rStyle w:val="SAGETextCodeinline"/>
        </w:rPr>
      </w:pPr>
      <w:del w:id="401" w:author="Auteur">
        <w:r w:rsidRPr="001D44F7" w:rsidDel="005A4428">
          <w:rPr>
            <w:rStyle w:val="SAGETextCodeinline"/>
          </w:rPr>
          <w:delText># ports, instead of the default. See also the &lt;VirtualHost&gt;</w:delText>
        </w:r>
      </w:del>
    </w:p>
    <w:p w14:paraId="5A371E15" w14:textId="77777777" w:rsidR="002F7BC0" w:rsidRPr="001D44F7" w:rsidDel="005A4428" w:rsidRDefault="002F7BC0" w:rsidP="005C08D7">
      <w:pPr>
        <w:pStyle w:val="Paragraphedeliste"/>
        <w:rPr>
          <w:del w:id="402" w:author="Auteur"/>
          <w:rStyle w:val="SAGETextCodeinline"/>
        </w:rPr>
      </w:pPr>
      <w:del w:id="403" w:author="Auteur">
        <w:r w:rsidRPr="001D44F7" w:rsidDel="005A4428">
          <w:rPr>
            <w:rStyle w:val="SAGETextCodeinline"/>
          </w:rPr>
          <w:delText># directive.</w:delText>
        </w:r>
      </w:del>
    </w:p>
    <w:p w14:paraId="0F89E7CB" w14:textId="77777777" w:rsidR="002F7BC0" w:rsidRPr="001D44F7" w:rsidDel="005A4428" w:rsidRDefault="002F7BC0" w:rsidP="005C08D7">
      <w:pPr>
        <w:pStyle w:val="Paragraphedeliste"/>
        <w:rPr>
          <w:del w:id="404" w:author="Auteur"/>
          <w:rStyle w:val="SAGETextCodeinline"/>
        </w:rPr>
      </w:pPr>
      <w:del w:id="405" w:author="Auteur">
        <w:r w:rsidRPr="001D44F7" w:rsidDel="005A4428">
          <w:rPr>
            <w:rStyle w:val="SAGETextCodeinline"/>
          </w:rPr>
          <w:delText>#</w:delText>
        </w:r>
      </w:del>
    </w:p>
    <w:p w14:paraId="388E1A42" w14:textId="77777777" w:rsidR="002F7BC0" w:rsidRPr="001D44F7" w:rsidDel="005A4428" w:rsidRDefault="002F7BC0" w:rsidP="005C08D7">
      <w:pPr>
        <w:pStyle w:val="Paragraphedeliste"/>
        <w:rPr>
          <w:del w:id="406" w:author="Auteur"/>
          <w:rStyle w:val="SAGETextCodeinline"/>
        </w:rPr>
      </w:pPr>
      <w:del w:id="407" w:author="Auteur">
        <w:r w:rsidRPr="001D44F7" w:rsidDel="005A4428">
          <w:rPr>
            <w:rStyle w:val="SAGETextCodeinline"/>
          </w:rPr>
          <w:delText xml:space="preserve"># Change this to Listen on specific IP addresses as shown below to </w:delText>
        </w:r>
      </w:del>
    </w:p>
    <w:p w14:paraId="3E9222B4" w14:textId="77777777" w:rsidR="002F7BC0" w:rsidRPr="001D44F7" w:rsidDel="005A4428" w:rsidRDefault="002F7BC0" w:rsidP="005C08D7">
      <w:pPr>
        <w:pStyle w:val="Paragraphedeliste"/>
        <w:rPr>
          <w:del w:id="408" w:author="Auteur"/>
          <w:rStyle w:val="SAGETextCodeinline"/>
        </w:rPr>
      </w:pPr>
      <w:del w:id="409" w:author="Auteur">
        <w:r w:rsidRPr="001D44F7" w:rsidDel="005A4428">
          <w:rPr>
            <w:rStyle w:val="SAGETextCodeinline"/>
          </w:rPr>
          <w:delText xml:space="preserve"># prevent Apache from </w:delText>
        </w:r>
        <w:r w:rsidDel="005A4428">
          <w:rPr>
            <w:rStyle w:val="SAGETextCodeinline"/>
          </w:rPr>
          <w:delText>seizing</w:delText>
        </w:r>
        <w:r w:rsidRPr="001D44F7" w:rsidDel="005A4428">
          <w:rPr>
            <w:rStyle w:val="SAGETextCodeinline"/>
          </w:rPr>
          <w:delText xml:space="preserve"> all bound IP addresses.</w:delText>
        </w:r>
      </w:del>
    </w:p>
    <w:p w14:paraId="074A2D3C" w14:textId="77777777" w:rsidR="002F7BC0" w:rsidRPr="001D44F7" w:rsidDel="005A4428" w:rsidRDefault="002F7BC0" w:rsidP="005C08D7">
      <w:pPr>
        <w:pStyle w:val="Paragraphedeliste"/>
        <w:rPr>
          <w:del w:id="410" w:author="Auteur"/>
          <w:rStyle w:val="SAGETextCodeinline"/>
        </w:rPr>
      </w:pPr>
      <w:del w:id="411" w:author="Auteur">
        <w:r w:rsidRPr="001D44F7" w:rsidDel="005A4428">
          <w:rPr>
            <w:rStyle w:val="SAGETextCodeinline"/>
          </w:rPr>
          <w:delText>#</w:delText>
        </w:r>
      </w:del>
    </w:p>
    <w:p w14:paraId="43B6021B" w14:textId="77777777" w:rsidR="002F7BC0" w:rsidRPr="001D44F7" w:rsidDel="005A4428" w:rsidRDefault="002F7BC0" w:rsidP="005C08D7">
      <w:pPr>
        <w:pStyle w:val="Paragraphedeliste"/>
        <w:rPr>
          <w:del w:id="412" w:author="Auteur"/>
          <w:rStyle w:val="SAGETextCodeinline"/>
        </w:rPr>
      </w:pPr>
      <w:del w:id="413" w:author="Auteur">
        <w:r w:rsidRPr="001D44F7" w:rsidDel="005A4428">
          <w:rPr>
            <w:rStyle w:val="SAGETextCodeinline"/>
          </w:rPr>
          <w:delText>#Listen 12.34.56.78</w:delText>
        </w:r>
        <w:r w:rsidRPr="00387DB7" w:rsidDel="005A4428">
          <w:rPr>
            <w:rStyle w:val="SAGETextCodeinline"/>
          </w:rPr>
          <w:delText>:80</w:delText>
        </w:r>
        <w:r w:rsidDel="005A4428">
          <w:rPr>
            <w:rStyle w:val="SAGETextCodeinline"/>
          </w:rPr>
          <w:delText xml:space="preserve"> </w:delText>
        </w:r>
      </w:del>
    </w:p>
    <w:p w14:paraId="387B9F33" w14:textId="77777777" w:rsidR="002F7BC0" w:rsidDel="005A4428" w:rsidRDefault="002F7BC0" w:rsidP="005C08D7">
      <w:pPr>
        <w:pStyle w:val="SAGETextCodesection"/>
        <w:rPr>
          <w:del w:id="414" w:author="Auteur"/>
        </w:rPr>
      </w:pPr>
      <w:del w:id="415" w:author="Auteur">
        <w:r w:rsidDel="005A4428">
          <w:delText>Listen [::0]:8125</w:delText>
        </w:r>
      </w:del>
    </w:p>
    <w:p w14:paraId="799735C0" w14:textId="77777777" w:rsidR="002F7BC0" w:rsidDel="005A4428" w:rsidRDefault="002F7BC0" w:rsidP="005C08D7">
      <w:pPr>
        <w:pStyle w:val="SAGEBodyText"/>
        <w:rPr>
          <w:del w:id="416" w:author="Auteur"/>
        </w:rPr>
      </w:pPr>
      <w:del w:id="417" w:author="Auteur">
        <w:r w:rsidDel="005A4428">
          <w:delText>Save this file and restart all services for WampServer.</w:delText>
        </w:r>
      </w:del>
    </w:p>
    <w:p w14:paraId="38F5F8DE" w14:textId="77777777" w:rsidR="002F7BC0" w:rsidDel="005A4428" w:rsidRDefault="002F7BC0" w:rsidP="005C08D7">
      <w:pPr>
        <w:pStyle w:val="SAGEBodyText"/>
        <w:rPr>
          <w:del w:id="418" w:author="Auteur"/>
        </w:rPr>
      </w:pPr>
      <w:del w:id="419" w:author="Auteur">
        <w:r w:rsidDel="005A4428">
          <w:delText xml:space="preserve">Right-click the WampServer icon on your desktop or taskbar, and select </w:delText>
        </w:r>
        <w:r w:rsidRPr="00872330" w:rsidDel="005A4428">
          <w:rPr>
            <w:b/>
          </w:rPr>
          <w:delText>Restart All Services</w:delText>
        </w:r>
        <w:r w:rsidDel="005A4428">
          <w:delText>.</w:delText>
        </w:r>
      </w:del>
    </w:p>
    <w:p w14:paraId="4F5928B3" w14:textId="77777777" w:rsidR="006D700C" w:rsidRPr="003754AA" w:rsidDel="005A4428" w:rsidRDefault="006D700C" w:rsidP="006D700C">
      <w:pPr>
        <w:pStyle w:val="SAGEAdmonitionNote"/>
        <w:rPr>
          <w:del w:id="420" w:author="Auteur"/>
        </w:rPr>
      </w:pPr>
      <w:del w:id="421" w:author="Auteur">
        <w:r w:rsidRPr="00D7743F" w:rsidDel="005A4428">
          <w:rPr>
            <w:rStyle w:val="SageNote"/>
          </w:rPr>
          <w:delText>Note</w:delText>
        </w:r>
        <w:r w:rsidRPr="00F7187F" w:rsidDel="005A4428">
          <w:rPr>
            <w:color w:val="00A4CF"/>
          </w:rPr>
          <w:delText>:</w:delText>
        </w:r>
        <w:r w:rsidRPr="006A4417" w:rsidDel="005A4428">
          <w:delText xml:space="preserve"> </w:delText>
        </w:r>
        <w:r w:rsidDel="005A4428">
          <w:delText>You can use this same menu to start and stop all services for WampServer at any time.</w:delText>
        </w:r>
      </w:del>
    </w:p>
    <w:p w14:paraId="2A7B42E1" w14:textId="77777777" w:rsidR="002F7BC0" w:rsidDel="005A4428" w:rsidRDefault="002F7BC0" w:rsidP="005C08D7">
      <w:pPr>
        <w:pStyle w:val="SAGEBodyText"/>
        <w:rPr>
          <w:del w:id="422" w:author="Auteur"/>
        </w:rPr>
      </w:pPr>
      <w:del w:id="423" w:author="Auteur">
        <w:r w:rsidDel="005A4428">
          <w:delText xml:space="preserve">Leave </w:delText>
        </w:r>
        <w:r w:rsidDel="005A4428">
          <w:rPr>
            <w:b/>
          </w:rPr>
          <w:delText xml:space="preserve">All Services Running </w:delText>
        </w:r>
        <w:r w:rsidRPr="000C3F89" w:rsidDel="005A4428">
          <w:delText>while you set up the portal.</w:delText>
        </w:r>
      </w:del>
    </w:p>
    <w:p w14:paraId="55C18223" w14:textId="77777777" w:rsidR="005A4428" w:rsidDel="000A04DC" w:rsidRDefault="005A4428" w:rsidP="005C08D7">
      <w:pPr>
        <w:pStyle w:val="SAGEBodyText"/>
        <w:rPr>
          <w:del w:id="424" w:author="Auteur"/>
        </w:rPr>
      </w:pPr>
    </w:p>
    <w:p w14:paraId="7BAA4EBB" w14:textId="77777777" w:rsidR="00D44FFF" w:rsidRPr="000C3F89" w:rsidDel="000A04DC" w:rsidRDefault="00D44FFF" w:rsidP="005C08D7">
      <w:pPr>
        <w:pStyle w:val="SAGEBodyText"/>
        <w:rPr>
          <w:del w:id="425" w:author="Auteur"/>
        </w:rPr>
      </w:pPr>
    </w:p>
    <w:p w14:paraId="4F9B49DA" w14:textId="77777777" w:rsidR="002F7BC0" w:rsidRDefault="002F7BC0" w:rsidP="005C08D7">
      <w:pPr>
        <w:pStyle w:val="SAGEHeading2"/>
        <w:rPr>
          <w:ins w:id="426" w:author="Auteur"/>
        </w:rPr>
      </w:pPr>
      <w:bookmarkStart w:id="427" w:name="_Toc449016744"/>
      <w:bookmarkStart w:id="428" w:name="_Toc453676513"/>
      <w:bookmarkStart w:id="429" w:name="_Toc33535422"/>
      <w:r w:rsidRPr="003D68B7">
        <w:t>Configure the server and the pool of Web service</w:t>
      </w:r>
      <w:bookmarkEnd w:id="427"/>
      <w:bookmarkEnd w:id="428"/>
      <w:r w:rsidR="00D44FFF">
        <w:t>s</w:t>
      </w:r>
      <w:bookmarkEnd w:id="429"/>
    </w:p>
    <w:p w14:paraId="136D1C05" w14:textId="77777777" w:rsidR="000A04DC" w:rsidRDefault="000A04DC">
      <w:pPr>
        <w:pStyle w:val="SAGEBodyText"/>
        <w:rPr>
          <w:ins w:id="430" w:author="Auteur"/>
        </w:rPr>
        <w:pPrChange w:id="431" w:author="Auteur">
          <w:pPr>
            <w:pStyle w:val="SAGEHeading2"/>
          </w:pPr>
        </w:pPrChange>
      </w:pPr>
    </w:p>
    <w:p w14:paraId="5BD8ADE7" w14:textId="77777777" w:rsidR="000A04DC" w:rsidRPr="00513899" w:rsidRDefault="000A04DC">
      <w:pPr>
        <w:pStyle w:val="SAGEHeading3"/>
        <w:rPr>
          <w:ins w:id="432" w:author="Auteur"/>
          <w:sz w:val="22"/>
          <w:rPrChange w:id="433" w:author="Auteur">
            <w:rPr>
              <w:ins w:id="434" w:author="Auteur"/>
            </w:rPr>
          </w:rPrChange>
        </w:rPr>
        <w:pPrChange w:id="435" w:author="Auteur">
          <w:pPr>
            <w:pStyle w:val="SAGEHeading2"/>
          </w:pPr>
        </w:pPrChange>
      </w:pPr>
      <w:bookmarkStart w:id="436" w:name="_Toc33535423"/>
      <w:ins w:id="437" w:author="Auteur">
        <w:r>
          <w:rPr>
            <w:lang w:val="en"/>
          </w:rPr>
          <w:t>Set up the Syracuse Web server</w:t>
        </w:r>
        <w:bookmarkEnd w:id="436"/>
      </w:ins>
    </w:p>
    <w:p w14:paraId="229458B4" w14:textId="77777777" w:rsidR="000A04DC" w:rsidRPr="00154DD9" w:rsidDel="000A04DC" w:rsidRDefault="000A04DC">
      <w:pPr>
        <w:pStyle w:val="SAGEBodyText"/>
        <w:rPr>
          <w:del w:id="438" w:author="Auteur"/>
        </w:rPr>
        <w:pPrChange w:id="439" w:author="MANTEL, Olivier" w:date="2018-10-11T15:41:00Z">
          <w:pPr>
            <w:pStyle w:val="SAGEHeading2"/>
          </w:pPr>
        </w:pPrChange>
      </w:pPr>
    </w:p>
    <w:p w14:paraId="301BA671" w14:textId="77777777" w:rsidR="00D44FFF" w:rsidRPr="00D44FFF" w:rsidRDefault="00D44FFF" w:rsidP="00D44FFF">
      <w:pPr>
        <w:pStyle w:val="SAGEBodyText"/>
      </w:pPr>
    </w:p>
    <w:p w14:paraId="2FCD079B" w14:textId="77777777" w:rsidR="002F7BC0" w:rsidRDefault="002F7BC0" w:rsidP="005C08D7">
      <w:pPr>
        <w:pStyle w:val="SAGEBodyText"/>
      </w:pPr>
      <w:bookmarkStart w:id="440" w:name="_Hlk506212069"/>
      <w:r>
        <w:t xml:space="preserve">In </w:t>
      </w:r>
      <w:r w:rsidR="00D44FFF">
        <w:rPr>
          <w:lang w:val="en-US"/>
        </w:rPr>
        <w:t>Enterprise Management</w:t>
      </w:r>
      <w:r w:rsidR="00D0479D">
        <w:t>, complete follow these steps:</w:t>
      </w:r>
    </w:p>
    <w:p w14:paraId="67A994E1" w14:textId="77777777" w:rsidR="00D0479D" w:rsidRPr="003754AA" w:rsidRDefault="00D0479D" w:rsidP="00D0479D">
      <w:pPr>
        <w:pStyle w:val="SAGEAdmonitionNote"/>
      </w:pPr>
      <w:r w:rsidRPr="00D7743F">
        <w:rPr>
          <w:rStyle w:val="SageNote"/>
        </w:rPr>
        <w:t>Note</w:t>
      </w:r>
      <w:r w:rsidRPr="00F7187F">
        <w:rPr>
          <w:color w:val="00A4CF"/>
        </w:rPr>
        <w:t>:</w:t>
      </w:r>
      <w:r w:rsidRPr="006A4417">
        <w:t xml:space="preserve"> </w:t>
      </w:r>
      <w:bookmarkStart w:id="441" w:name="_Hlk506212062"/>
      <w:r>
        <w:t xml:space="preserve">The Host </w:t>
      </w:r>
      <w:bookmarkEnd w:id="441"/>
      <w:r>
        <w:t>name etc. are examples. You might have other names.</w:t>
      </w:r>
    </w:p>
    <w:p w14:paraId="6FC17831" w14:textId="77777777" w:rsidR="00D0479D" w:rsidRDefault="00D0479D" w:rsidP="005C08D7">
      <w:pPr>
        <w:pStyle w:val="Bullet1"/>
        <w:ind w:left="0" w:firstLine="0"/>
      </w:pPr>
    </w:p>
    <w:bookmarkEnd w:id="440"/>
    <w:p w14:paraId="6C2CE4B0" w14:textId="77777777" w:rsidR="002F7BC0" w:rsidRDefault="002F7BC0" w:rsidP="005C08D7">
      <w:pPr>
        <w:pStyle w:val="Bullet1"/>
        <w:ind w:left="0" w:firstLine="0"/>
      </w:pPr>
      <w:r>
        <w:t xml:space="preserve">Open Administration &gt; Administration &gt; Servers &gt; </w:t>
      </w:r>
      <w:r w:rsidRPr="00747187">
        <w:rPr>
          <w:b/>
        </w:rPr>
        <w:t>Hosts</w:t>
      </w:r>
      <w:r>
        <w:t>.</w:t>
      </w:r>
    </w:p>
    <w:p w14:paraId="114E1B91" w14:textId="77777777" w:rsidR="002F7BC0" w:rsidRDefault="002F7BC0" w:rsidP="005C08D7">
      <w:pPr>
        <w:pStyle w:val="Bullet1"/>
      </w:pPr>
      <w:r>
        <w:t>Click the edit icon next to your host name.</w:t>
      </w:r>
    </w:p>
    <w:p w14:paraId="7C84453E" w14:textId="77777777" w:rsidR="002F7BC0" w:rsidRDefault="002F7BC0" w:rsidP="005C08D7">
      <w:pPr>
        <w:pStyle w:val="Bullet1"/>
      </w:pPr>
    </w:p>
    <w:p w14:paraId="796144DF" w14:textId="77777777" w:rsidR="002F7BC0" w:rsidRPr="00D94710" w:rsidRDefault="002F7BC0" w:rsidP="005C08D7">
      <w:pPr>
        <w:pStyle w:val="Bullet1"/>
      </w:pPr>
      <w:r>
        <w:t xml:space="preserve">On the next screen, in the </w:t>
      </w:r>
      <w:r w:rsidRPr="00761541">
        <w:rPr>
          <w:b/>
        </w:rPr>
        <w:t>Number of Web service child processes</w:t>
      </w:r>
      <w:r>
        <w:t xml:space="preserve"> field, enter </w:t>
      </w:r>
      <w:r w:rsidRPr="00761541">
        <w:rPr>
          <w:b/>
        </w:rPr>
        <w:t>1</w:t>
      </w:r>
      <w:r>
        <w:t>.</w:t>
      </w:r>
    </w:p>
    <w:p w14:paraId="239C07D7" w14:textId="77777777" w:rsidR="002F7BC0" w:rsidRDefault="00D0479D" w:rsidP="005C08D7">
      <w:pPr>
        <w:pStyle w:val="SAGEBodyText"/>
      </w:pPr>
      <w:r>
        <w:rPr>
          <w:noProof/>
        </w:rPr>
        <w:drawing>
          <wp:inline distT="0" distB="0" distL="0" distR="0" wp14:anchorId="3F3E3272" wp14:editId="502205C5">
            <wp:extent cx="4728949" cy="189599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4365" cy="1898165"/>
                    </a:xfrm>
                    <a:prstGeom prst="rect">
                      <a:avLst/>
                    </a:prstGeom>
                  </pic:spPr>
                </pic:pic>
              </a:graphicData>
            </a:graphic>
          </wp:inline>
        </w:drawing>
      </w:r>
    </w:p>
    <w:p w14:paraId="33E57B14" w14:textId="77777777" w:rsidR="000A04DC" w:rsidRDefault="000A04DC" w:rsidP="000A04DC">
      <w:pPr>
        <w:pStyle w:val="SAGEHeading3"/>
        <w:rPr>
          <w:ins w:id="442" w:author="Auteur"/>
        </w:rPr>
      </w:pPr>
      <w:bookmarkStart w:id="443" w:name="_Toc527033560"/>
      <w:bookmarkStart w:id="444" w:name="_Toc33535424"/>
      <w:ins w:id="445" w:author="Auteur">
        <w:r>
          <w:rPr>
            <w:lang w:val="en"/>
          </w:rPr>
          <w:t>Configure the WEB services pool</w:t>
        </w:r>
        <w:bookmarkEnd w:id="443"/>
        <w:bookmarkEnd w:id="444"/>
      </w:ins>
    </w:p>
    <w:p w14:paraId="05AF7C0C" w14:textId="77777777" w:rsidR="000A04DC" w:rsidRDefault="000A04DC" w:rsidP="005C08D7">
      <w:pPr>
        <w:pStyle w:val="SAGEBodyText"/>
        <w:rPr>
          <w:ins w:id="446" w:author="Auteur"/>
        </w:rPr>
      </w:pPr>
    </w:p>
    <w:p w14:paraId="38367A4D" w14:textId="77777777" w:rsidR="000A04DC" w:rsidRDefault="002F7BC0" w:rsidP="000A04DC">
      <w:pPr>
        <w:pStyle w:val="SAGEBodyText"/>
        <w:rPr>
          <w:ins w:id="447" w:author="Auteur"/>
        </w:rPr>
      </w:pPr>
      <w:r>
        <w:t xml:space="preserve">Open </w:t>
      </w:r>
      <w:r w:rsidRPr="002E30FD">
        <w:rPr>
          <w:b/>
        </w:rPr>
        <w:t>Classic SOAP pools configuration</w:t>
      </w:r>
      <w:r>
        <w:t xml:space="preserve"> from Administration &gt; Administration &gt; Web Services</w:t>
      </w:r>
      <w:ins w:id="448" w:author="Auteur">
        <w:r w:rsidR="000A04DC">
          <w:rPr>
            <w:noProof/>
          </w:rPr>
          <w:t xml:space="preserve"> </w:t>
        </w:r>
        <w:r w:rsidR="000A04DC">
          <w:t xml:space="preserve">&gt; </w:t>
        </w:r>
        <w:r w:rsidR="000A04DC">
          <w:rPr>
            <w:b/>
          </w:rPr>
          <w:t>Classis SOAP pools configuration</w:t>
        </w:r>
      </w:ins>
    </w:p>
    <w:p w14:paraId="1CFEC0AE" w14:textId="77777777" w:rsidR="002F7BC0" w:rsidRDefault="002F7BC0" w:rsidP="005C08D7">
      <w:pPr>
        <w:pStyle w:val="SAGEBodyText"/>
        <w:rPr>
          <w:noProof/>
        </w:rPr>
      </w:pPr>
      <w:del w:id="449" w:author="Auteur">
        <w:r w:rsidDel="000A04DC">
          <w:delText>.</w:delText>
        </w:r>
        <w:r w:rsidRPr="00616225" w:rsidDel="000A04DC">
          <w:rPr>
            <w:noProof/>
          </w:rPr>
          <w:delText xml:space="preserve"> </w:delText>
        </w:r>
      </w:del>
    </w:p>
    <w:p w14:paraId="74328B7B" w14:textId="77777777" w:rsidR="002F7BC0" w:rsidRDefault="002F7BC0" w:rsidP="005C08D7">
      <w:pPr>
        <w:pStyle w:val="SAGEBodyText"/>
        <w:rPr>
          <w:noProof/>
        </w:rPr>
      </w:pPr>
      <w:r>
        <w:rPr>
          <w:noProof/>
        </w:rPr>
        <w:t xml:space="preserve">Click </w:t>
      </w:r>
      <w:r w:rsidRPr="00BB68D7">
        <w:rPr>
          <w:b/>
          <w:noProof/>
        </w:rPr>
        <w:t>Create soapClassicPool</w:t>
      </w:r>
      <w:r>
        <w:rPr>
          <w:noProof/>
        </w:rPr>
        <w:t>.</w:t>
      </w:r>
    </w:p>
    <w:p w14:paraId="521DD755" w14:textId="77777777" w:rsidR="002F7BC0" w:rsidRDefault="002F7BC0" w:rsidP="005C08D7">
      <w:pPr>
        <w:pStyle w:val="SAGEBodyText"/>
        <w:rPr>
          <w:noProof/>
        </w:rPr>
      </w:pPr>
      <w:r>
        <w:rPr>
          <w:noProof/>
        </w:rPr>
        <w:t>Complete the following fields:</w:t>
      </w:r>
    </w:p>
    <w:p w14:paraId="5DDAB636" w14:textId="77777777" w:rsidR="002F7BC0" w:rsidRDefault="002F7BC0" w:rsidP="005C08D7">
      <w:pPr>
        <w:pStyle w:val="SAGEBodyText"/>
        <w:rPr>
          <w:noProof/>
        </w:rPr>
      </w:pPr>
      <w:r w:rsidRPr="009F413F">
        <w:rPr>
          <w:b/>
          <w:noProof/>
        </w:rPr>
        <w:t>Alias</w:t>
      </w:r>
      <w:r>
        <w:rPr>
          <w:noProof/>
        </w:rPr>
        <w:t>: Enter the name of the pool to be used in the web service call.</w:t>
      </w:r>
    </w:p>
    <w:p w14:paraId="2A8D29C2" w14:textId="77777777" w:rsidR="002F7BC0" w:rsidRDefault="002F7BC0" w:rsidP="005C08D7">
      <w:pPr>
        <w:pStyle w:val="SAGEBodyText"/>
        <w:rPr>
          <w:noProof/>
        </w:rPr>
      </w:pPr>
      <w:r w:rsidRPr="009F413F">
        <w:rPr>
          <w:b/>
          <w:noProof/>
        </w:rPr>
        <w:t>Initialization size</w:t>
      </w:r>
      <w:r>
        <w:rPr>
          <w:noProof/>
        </w:rPr>
        <w:t xml:space="preserve">: Enter </w:t>
      </w:r>
      <w:r w:rsidRPr="009F413F">
        <w:rPr>
          <w:b/>
          <w:noProof/>
        </w:rPr>
        <w:t>1</w:t>
      </w:r>
      <w:r>
        <w:rPr>
          <w:noProof/>
        </w:rPr>
        <w:t>.</w:t>
      </w:r>
    </w:p>
    <w:p w14:paraId="0487BFC9" w14:textId="77777777" w:rsidR="002F7BC0" w:rsidRDefault="002F7BC0" w:rsidP="005C08D7">
      <w:pPr>
        <w:pStyle w:val="SAGEBodyText"/>
        <w:ind w:left="432"/>
        <w:rPr>
          <w:noProof/>
        </w:rPr>
      </w:pPr>
      <w:r>
        <w:rPr>
          <w:noProof/>
        </w:rPr>
        <w:t xml:space="preserve">Represents the number of clients (per node.js process) that are initialized during the pool startup. </w:t>
      </w:r>
    </w:p>
    <w:p w14:paraId="66D5405C" w14:textId="77777777" w:rsidR="002F7BC0" w:rsidRDefault="002F7BC0" w:rsidP="005C08D7">
      <w:pPr>
        <w:pStyle w:val="SAGEBodyText"/>
        <w:rPr>
          <w:noProof/>
        </w:rPr>
      </w:pPr>
      <w:r w:rsidRPr="009F413F">
        <w:rPr>
          <w:b/>
          <w:noProof/>
        </w:rPr>
        <w:lastRenderedPageBreak/>
        <w:t>Maximum size</w:t>
      </w:r>
      <w:r>
        <w:rPr>
          <w:noProof/>
        </w:rPr>
        <w:t>: Enter 1.</w:t>
      </w:r>
    </w:p>
    <w:p w14:paraId="1E12E80F" w14:textId="77777777" w:rsidR="002F7BC0" w:rsidRDefault="002F7BC0" w:rsidP="005C08D7">
      <w:pPr>
        <w:pStyle w:val="SAGEBodyText"/>
        <w:ind w:left="432"/>
        <w:rPr>
          <w:noProof/>
        </w:rPr>
      </w:pPr>
      <w:r w:rsidRPr="009F413F">
        <w:rPr>
          <w:noProof/>
        </w:rPr>
        <w:t xml:space="preserve">Represents the maximum number of clients (per node.js process) that can be started on this pool. </w:t>
      </w:r>
    </w:p>
    <w:p w14:paraId="565D4ABC" w14:textId="77777777" w:rsidR="002F7BC0" w:rsidRDefault="002F7BC0" w:rsidP="005C08D7">
      <w:pPr>
        <w:pStyle w:val="SAGEBodyText"/>
        <w:rPr>
          <w:noProof/>
        </w:rPr>
      </w:pPr>
      <w:r w:rsidRPr="0044547C">
        <w:rPr>
          <w:b/>
          <w:noProof/>
        </w:rPr>
        <w:t>Auto start</w:t>
      </w:r>
      <w:r>
        <w:rPr>
          <w:noProof/>
        </w:rPr>
        <w:t xml:space="preserve">: </w:t>
      </w:r>
      <w:ins w:id="450" w:author="Auteur">
        <w:r w:rsidR="000A04DC">
          <w:rPr>
            <w:noProof/>
          </w:rPr>
          <w:t xml:space="preserve">check box </w:t>
        </w:r>
      </w:ins>
      <w:del w:id="451" w:author="Auteur">
        <w:r w:rsidDel="000A04DC">
          <w:rPr>
            <w:noProof/>
          </w:rPr>
          <w:delText xml:space="preserve">Leave unchecked. </w:delText>
        </w:r>
      </w:del>
    </w:p>
    <w:p w14:paraId="5408EC7B" w14:textId="77777777" w:rsidR="002F7BC0" w:rsidRDefault="002F7BC0" w:rsidP="005C08D7">
      <w:pPr>
        <w:pStyle w:val="SAGEBodyText"/>
        <w:ind w:left="288" w:firstLine="144"/>
        <w:rPr>
          <w:noProof/>
        </w:rPr>
      </w:pPr>
      <w:r>
        <w:rPr>
          <w:noProof/>
        </w:rPr>
        <w:t>If checked, the pool starts when the Syracuse server starts.</w:t>
      </w:r>
    </w:p>
    <w:p w14:paraId="756510E2" w14:textId="77777777" w:rsidR="002F7BC0" w:rsidRDefault="001C35D7" w:rsidP="005C08D7">
      <w:pPr>
        <w:pStyle w:val="SAGEBodyText"/>
        <w:rPr>
          <w:noProof/>
        </w:rPr>
      </w:pPr>
      <w:r>
        <w:rPr>
          <w:b/>
          <w:noProof/>
        </w:rPr>
        <w:t>S</w:t>
      </w:r>
      <w:r w:rsidR="002F7BC0" w:rsidRPr="0044547C">
        <w:rPr>
          <w:b/>
          <w:noProof/>
        </w:rPr>
        <w:t>erver TAGS</w:t>
      </w:r>
      <w:r w:rsidR="002F7BC0">
        <w:rPr>
          <w:noProof/>
        </w:rPr>
        <w:t xml:space="preserve">: Leave blank. </w:t>
      </w:r>
    </w:p>
    <w:p w14:paraId="4145A503" w14:textId="77777777" w:rsidR="002F7BC0" w:rsidRDefault="002F7BC0" w:rsidP="005C08D7">
      <w:pPr>
        <w:pStyle w:val="SAGEBodyText"/>
        <w:ind w:left="144" w:firstLine="144"/>
        <w:rPr>
          <w:noProof/>
        </w:rPr>
      </w:pPr>
      <w:r>
        <w:rPr>
          <w:noProof/>
        </w:rPr>
        <w:t>This field is best used by Developers with classic SOAP pool configuration.</w:t>
      </w:r>
    </w:p>
    <w:p w14:paraId="27D8481F" w14:textId="77777777" w:rsidR="002F7BC0" w:rsidRDefault="002F7BC0" w:rsidP="005C08D7">
      <w:pPr>
        <w:pStyle w:val="SAGEBodyText"/>
        <w:rPr>
          <w:noProof/>
        </w:rPr>
      </w:pPr>
      <w:r w:rsidRPr="0044547C">
        <w:rPr>
          <w:b/>
          <w:noProof/>
        </w:rPr>
        <w:t>Endpoint</w:t>
      </w:r>
      <w:r>
        <w:rPr>
          <w:b/>
          <w:noProof/>
        </w:rPr>
        <w:t xml:space="preserve">: </w:t>
      </w:r>
      <w:r>
        <w:rPr>
          <w:noProof/>
        </w:rPr>
        <w:t>Enter the endpoint (folder) to be used for web service requests.</w:t>
      </w:r>
    </w:p>
    <w:p w14:paraId="2F53938C" w14:textId="77777777" w:rsidR="002F7BC0" w:rsidRPr="0044547C" w:rsidRDefault="002F7BC0" w:rsidP="005C08D7">
      <w:pPr>
        <w:pStyle w:val="SAGEBodyText"/>
        <w:rPr>
          <w:noProof/>
        </w:rPr>
      </w:pPr>
      <w:r w:rsidRPr="0044547C">
        <w:rPr>
          <w:b/>
          <w:noProof/>
        </w:rPr>
        <w:t>Locale</w:t>
      </w:r>
      <w:r>
        <w:rPr>
          <w:b/>
          <w:noProof/>
        </w:rPr>
        <w:t xml:space="preserve">: </w:t>
      </w:r>
      <w:r>
        <w:rPr>
          <w:noProof/>
        </w:rPr>
        <w:t>Enter your language and location. (In this example, English.)</w:t>
      </w:r>
    </w:p>
    <w:p w14:paraId="345023DF" w14:textId="77777777" w:rsidR="002F7BC0" w:rsidRPr="0044547C" w:rsidRDefault="002F7BC0" w:rsidP="005C08D7">
      <w:pPr>
        <w:pStyle w:val="SAGEBodyText"/>
        <w:rPr>
          <w:b/>
          <w:noProof/>
        </w:rPr>
      </w:pPr>
      <w:r w:rsidRPr="0044547C">
        <w:rPr>
          <w:b/>
          <w:noProof/>
        </w:rPr>
        <w:t>User</w:t>
      </w:r>
      <w:r>
        <w:rPr>
          <w:b/>
          <w:noProof/>
        </w:rPr>
        <w:t xml:space="preserve">: </w:t>
      </w:r>
      <w:r w:rsidRPr="0044547C">
        <w:rPr>
          <w:noProof/>
        </w:rPr>
        <w:t>Enter</w:t>
      </w:r>
      <w:r>
        <w:rPr>
          <w:noProof/>
        </w:rPr>
        <w:t xml:space="preserve"> the user name. In this case </w:t>
      </w:r>
      <w:r w:rsidRPr="0044547C">
        <w:rPr>
          <w:b/>
          <w:noProof/>
        </w:rPr>
        <w:t>Admin</w:t>
      </w:r>
      <w:r>
        <w:rPr>
          <w:noProof/>
        </w:rPr>
        <w:t>.</w:t>
      </w:r>
    </w:p>
    <w:p w14:paraId="017CFCD4" w14:textId="77777777" w:rsidR="002F7BC0" w:rsidRDefault="002F7BC0" w:rsidP="005C08D7">
      <w:pPr>
        <w:pStyle w:val="SAGEBodyText"/>
      </w:pPr>
      <w:del w:id="452" w:author="Auteur">
        <w:r w:rsidRPr="00616225" w:rsidDel="000A04DC">
          <w:rPr>
            <w:noProof/>
            <w:lang w:val="fr-FR" w:eastAsia="fr-FR"/>
          </w:rPr>
          <w:drawing>
            <wp:inline distT="0" distB="0" distL="0" distR="0" wp14:anchorId="444445E9" wp14:editId="0A3AD257">
              <wp:extent cx="5639435" cy="2243455"/>
              <wp:effectExtent l="19050" t="19050" r="18415"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9435" cy="2243455"/>
                      </a:xfrm>
                      <a:prstGeom prst="rect">
                        <a:avLst/>
                      </a:prstGeom>
                      <a:noFill/>
                      <a:ln>
                        <a:solidFill>
                          <a:schemeClr val="bg1">
                            <a:lumMod val="75000"/>
                          </a:schemeClr>
                        </a:solidFill>
                      </a:ln>
                    </pic:spPr>
                  </pic:pic>
                </a:graphicData>
              </a:graphic>
            </wp:inline>
          </w:drawing>
        </w:r>
      </w:del>
      <w:ins w:id="453" w:author="Auteur">
        <w:r w:rsidR="000A04DC">
          <w:rPr>
            <w:noProof/>
          </w:rPr>
          <w:drawing>
            <wp:inline distT="0" distB="0" distL="0" distR="0" wp14:anchorId="0DA40D27" wp14:editId="699957D3">
              <wp:extent cx="5579745" cy="1884045"/>
              <wp:effectExtent l="0" t="0" r="1905"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884045"/>
                      </a:xfrm>
                      <a:prstGeom prst="rect">
                        <a:avLst/>
                      </a:prstGeom>
                    </pic:spPr>
                  </pic:pic>
                </a:graphicData>
              </a:graphic>
            </wp:inline>
          </w:drawing>
        </w:r>
      </w:ins>
    </w:p>
    <w:p w14:paraId="32FC0A30" w14:textId="77777777" w:rsidR="002F7BC0" w:rsidRPr="008735B2" w:rsidRDefault="002F7BC0" w:rsidP="005C08D7">
      <w:pPr>
        <w:pStyle w:val="SAGEBodyText"/>
      </w:pPr>
      <w:r w:rsidRPr="008735B2">
        <w:t>To c</w:t>
      </w:r>
      <w:r>
        <w:t>ontinue setting up</w:t>
      </w:r>
      <w:r w:rsidRPr="008735B2">
        <w:t xml:space="preserve"> the PHP web por</w:t>
      </w:r>
      <w:r>
        <w:t>tal, you need to start the pool.</w:t>
      </w:r>
    </w:p>
    <w:p w14:paraId="0A1F9D9F" w14:textId="77777777" w:rsidR="002F7BC0" w:rsidRDefault="002F7BC0" w:rsidP="005C08D7">
      <w:pPr>
        <w:pStyle w:val="SAGEBodyText"/>
      </w:pPr>
      <w:r>
        <w:t xml:space="preserve">After you create the pool based on the previous steps, it displays in the list of </w:t>
      </w:r>
      <w:proofErr w:type="spellStart"/>
      <w:r>
        <w:t>soapClassicPools</w:t>
      </w:r>
      <w:proofErr w:type="spellEnd"/>
      <w:r>
        <w:t>.</w:t>
      </w:r>
    </w:p>
    <w:p w14:paraId="79EE94FE" w14:textId="77777777" w:rsidR="002F7BC0" w:rsidRDefault="002F7BC0" w:rsidP="005C08D7">
      <w:pPr>
        <w:pStyle w:val="SAGEBodyText"/>
      </w:pPr>
      <w:r>
        <w:t>Click the name of the pool you just created.</w:t>
      </w:r>
    </w:p>
    <w:p w14:paraId="50D6CD9E" w14:textId="77777777" w:rsidR="002F7BC0" w:rsidRDefault="002F7BC0" w:rsidP="005C08D7">
      <w:pPr>
        <w:pStyle w:val="SAGEBodyText"/>
      </w:pPr>
      <w:r>
        <w:t xml:space="preserve">From the </w:t>
      </w:r>
      <w:r w:rsidR="001C35D7">
        <w:t>Actions</w:t>
      </w:r>
      <w:r>
        <w:t xml:space="preserve"> panel, click </w:t>
      </w:r>
      <w:r w:rsidRPr="00BB68D7">
        <w:rPr>
          <w:b/>
        </w:rPr>
        <w:t>Start/Update</w:t>
      </w:r>
      <w:r>
        <w:t>.</w:t>
      </w:r>
    </w:p>
    <w:p w14:paraId="5B9B19DD" w14:textId="77777777" w:rsidR="002F7BC0" w:rsidRPr="008735B2" w:rsidRDefault="002F7BC0" w:rsidP="005C08D7">
      <w:pPr>
        <w:pStyle w:val="SAGEBodyText"/>
      </w:pPr>
      <w:r w:rsidRPr="008735B2">
        <w:rPr>
          <w:noProof/>
          <w:lang w:val="fr-FR" w:eastAsia="fr-FR"/>
        </w:rPr>
        <w:drawing>
          <wp:anchor distT="0" distB="0" distL="114300" distR="114300" simplePos="0" relativeHeight="251668992" behindDoc="0" locked="0" layoutInCell="1" allowOverlap="1" wp14:anchorId="3ACB1E82" wp14:editId="1D5E2770">
            <wp:simplePos x="0" y="0"/>
            <wp:positionH relativeFrom="column">
              <wp:posOffset>170180</wp:posOffset>
            </wp:positionH>
            <wp:positionV relativeFrom="paragraph">
              <wp:posOffset>42545</wp:posOffset>
            </wp:positionV>
            <wp:extent cx="2674189" cy="1424214"/>
            <wp:effectExtent l="19050" t="19050" r="12065" b="2413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74189" cy="1424214"/>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83C099A" w14:textId="77777777" w:rsidR="002F7BC0" w:rsidRPr="008735B2" w:rsidRDefault="002F7BC0" w:rsidP="005C08D7">
      <w:pPr>
        <w:pStyle w:val="SAGEBodyText"/>
      </w:pPr>
    </w:p>
    <w:p w14:paraId="62493C60" w14:textId="77777777" w:rsidR="002F7BC0" w:rsidRPr="008735B2" w:rsidRDefault="002F7BC0" w:rsidP="005C08D7">
      <w:pPr>
        <w:pStyle w:val="SAGEBodyText"/>
      </w:pPr>
    </w:p>
    <w:p w14:paraId="2E9E0A24" w14:textId="77777777" w:rsidR="002F7BC0" w:rsidRPr="008735B2" w:rsidRDefault="002F7BC0" w:rsidP="005C08D7">
      <w:pPr>
        <w:pStyle w:val="SAGEBodyText"/>
      </w:pPr>
    </w:p>
    <w:p w14:paraId="7FF7C3B1" w14:textId="77777777" w:rsidR="001C35D7" w:rsidDel="000A04DC" w:rsidRDefault="001C35D7" w:rsidP="005C08D7">
      <w:pPr>
        <w:pStyle w:val="SAGEHeading2"/>
        <w:rPr>
          <w:del w:id="454" w:author="Auteur"/>
        </w:rPr>
      </w:pPr>
      <w:bookmarkStart w:id="455" w:name="_Toc453676514"/>
    </w:p>
    <w:p w14:paraId="5F1B5B7A" w14:textId="77777777" w:rsidR="001C35D7" w:rsidRDefault="001C35D7" w:rsidP="001C35D7">
      <w:pPr>
        <w:pStyle w:val="SAGEBodyText"/>
      </w:pPr>
    </w:p>
    <w:p w14:paraId="37915307" w14:textId="77777777" w:rsidR="001C35D7" w:rsidRDefault="001C35D7" w:rsidP="001C35D7">
      <w:pPr>
        <w:pStyle w:val="SAGEBodyText"/>
      </w:pPr>
    </w:p>
    <w:p w14:paraId="5D2B091C" w14:textId="77777777" w:rsidR="001C35D7" w:rsidRDefault="001C35D7" w:rsidP="001C35D7">
      <w:pPr>
        <w:pStyle w:val="SAGEBodyText"/>
      </w:pPr>
    </w:p>
    <w:p w14:paraId="570961A5" w14:textId="77777777" w:rsidR="001C35D7" w:rsidRDefault="001C35D7" w:rsidP="001C35D7">
      <w:pPr>
        <w:pStyle w:val="SAGEBodyText"/>
      </w:pPr>
    </w:p>
    <w:p w14:paraId="1DF3D50E" w14:textId="77777777" w:rsidR="001C35D7" w:rsidRDefault="001C35D7" w:rsidP="001C35D7">
      <w:pPr>
        <w:pStyle w:val="SAGEBodyText"/>
      </w:pPr>
    </w:p>
    <w:p w14:paraId="2E4132F5" w14:textId="77777777" w:rsidR="002F7BC0" w:rsidRPr="00B13E2D" w:rsidRDefault="002F7BC0" w:rsidP="005C08D7">
      <w:pPr>
        <w:pStyle w:val="SAGEHeading2"/>
      </w:pPr>
      <w:bookmarkStart w:id="456" w:name="_Toc33535425"/>
      <w:r w:rsidRPr="00B13E2D">
        <w:t>Install and configure the PHP Web port</w:t>
      </w:r>
      <w:r>
        <w:t>al</w:t>
      </w:r>
      <w:bookmarkEnd w:id="455"/>
      <w:bookmarkEnd w:id="456"/>
    </w:p>
    <w:p w14:paraId="164CB5AD" w14:textId="77777777" w:rsidR="002F7BC0" w:rsidRDefault="002F7BC0" w:rsidP="005C08D7">
      <w:pPr>
        <w:pStyle w:val="SAGEBodyText"/>
      </w:pPr>
      <w:r>
        <w:t>If you have not already done so, start the web service pool you just created. See steps in the previous section for details.</w:t>
      </w:r>
    </w:p>
    <w:p w14:paraId="17E26B11" w14:textId="77777777" w:rsidR="002F7BC0" w:rsidRDefault="002F7BC0" w:rsidP="005C08D7">
      <w:pPr>
        <w:pStyle w:val="SAGEHeading3"/>
      </w:pPr>
      <w:bookmarkStart w:id="457" w:name="_Toc453676515"/>
      <w:bookmarkStart w:id="458" w:name="_Toc33535426"/>
      <w:r>
        <w:t xml:space="preserve">Download the </w:t>
      </w:r>
      <w:r w:rsidRPr="00B13E2D">
        <w:t>PHP</w:t>
      </w:r>
      <w:r>
        <w:t xml:space="preserve"> web portal project files</w:t>
      </w:r>
      <w:bookmarkEnd w:id="457"/>
      <w:bookmarkEnd w:id="458"/>
    </w:p>
    <w:p w14:paraId="64322E03" w14:textId="77777777" w:rsidR="002F7BC0" w:rsidRPr="00701C86" w:rsidRDefault="002F7BC0" w:rsidP="005C08D7">
      <w:pPr>
        <w:pStyle w:val="SAGEBodyText"/>
      </w:pPr>
      <w:r>
        <w:t xml:space="preserve">The project file for the PHP web portal is available from GitHub. The project file is open to everyone, so you do not need a GitHub account. The download file contains everything you need to create and configure the portal including the </w:t>
      </w:r>
      <w:r w:rsidR="00B679E2">
        <w:t xml:space="preserve">application </w:t>
      </w:r>
      <w:r>
        <w:t xml:space="preserve">patch for the </w:t>
      </w:r>
      <w:r w:rsidRPr="00701C86">
        <w:t xml:space="preserve">YOSOH web service. </w:t>
      </w:r>
    </w:p>
    <w:p w14:paraId="741C03D3" w14:textId="77777777" w:rsidR="002F7BC0" w:rsidRDefault="002F7BC0" w:rsidP="005C08D7">
      <w:pPr>
        <w:pStyle w:val="SAGEBodyText"/>
        <w:rPr>
          <w:b/>
        </w:rPr>
      </w:pPr>
      <w:r>
        <w:t xml:space="preserve">From GitHub </w:t>
      </w:r>
      <w:hyperlink r:id="rId35" w:history="1">
        <w:r w:rsidRPr="009A4BFC">
          <w:rPr>
            <w:rStyle w:val="Lienhypertexte"/>
          </w:rPr>
          <w:t>https://github.com/Sage-ERP-X3/sample-x3-ws-php-webportal</w:t>
        </w:r>
      </w:hyperlink>
      <w:r>
        <w:t xml:space="preserve">, click </w:t>
      </w:r>
      <w:ins w:id="459" w:author="Auteur">
        <w:r w:rsidR="000A04DC">
          <w:t xml:space="preserve"> </w:t>
        </w:r>
        <w:r w:rsidR="000A04DC" w:rsidRPr="00513899">
          <w:rPr>
            <w:b/>
            <w:rPrChange w:id="460" w:author="Auteur">
              <w:rPr/>
            </w:rPrChange>
          </w:rPr>
          <w:t>Clone or</w:t>
        </w:r>
        <w:r w:rsidR="000A04DC">
          <w:t xml:space="preserve"> </w:t>
        </w:r>
      </w:ins>
      <w:r w:rsidRPr="004378B4">
        <w:rPr>
          <w:b/>
        </w:rPr>
        <w:t>Download</w:t>
      </w:r>
      <w:r>
        <w:t>.</w:t>
      </w:r>
      <w:r w:rsidRPr="00B13E2D">
        <w:rPr>
          <w:b/>
        </w:rPr>
        <w:t xml:space="preserve"> </w:t>
      </w:r>
    </w:p>
    <w:p w14:paraId="71CBB494" w14:textId="77777777" w:rsidR="002F7BC0" w:rsidRDefault="002F7BC0" w:rsidP="005C08D7">
      <w:pPr>
        <w:pStyle w:val="SAGEAdmonitionNote"/>
      </w:pPr>
      <w:r>
        <w:t xml:space="preserve">If you are logged in to GitHub, you have the option </w:t>
      </w:r>
      <w:del w:id="461" w:author="Auteur">
        <w:r w:rsidDel="00233ECA">
          <w:delText xml:space="preserve">to </w:delText>
        </w:r>
      </w:del>
      <w:r w:rsidRPr="00821A84">
        <w:rPr>
          <w:b/>
        </w:rPr>
        <w:t>Clone</w:t>
      </w:r>
      <w:r>
        <w:t xml:space="preserve"> or </w:t>
      </w:r>
      <w:r w:rsidR="00821A84" w:rsidRPr="00821A84">
        <w:rPr>
          <w:b/>
        </w:rPr>
        <w:t>D</w:t>
      </w:r>
      <w:r w:rsidRPr="00821A84">
        <w:rPr>
          <w:b/>
        </w:rPr>
        <w:t>ownload</w:t>
      </w:r>
      <w:ins w:id="462" w:author="Auteur">
        <w:r w:rsidR="00233ECA">
          <w:t xml:space="preserve"> without logged in</w:t>
        </w:r>
      </w:ins>
      <w:del w:id="463" w:author="Auteur">
        <w:r w:rsidDel="00233ECA">
          <w:delText>.</w:delText>
        </w:r>
      </w:del>
      <w:r>
        <w:t xml:space="preserve"> </w:t>
      </w:r>
    </w:p>
    <w:p w14:paraId="2EDB8695" w14:textId="77777777" w:rsidR="002F7BC0" w:rsidRDefault="002F7BC0" w:rsidP="005C08D7">
      <w:pPr>
        <w:pStyle w:val="SAGEAdmonitionNote"/>
      </w:pPr>
      <w:r>
        <w:t>Be sure to download the ZIP file.</w:t>
      </w:r>
    </w:p>
    <w:p w14:paraId="36C6BC80" w14:textId="77777777" w:rsidR="002F7BC0" w:rsidRDefault="002F7BC0" w:rsidP="005C08D7">
      <w:pPr>
        <w:pStyle w:val="SAGEBodyText"/>
      </w:pPr>
      <w:del w:id="464" w:author="Auteur">
        <w:r w:rsidDel="00233ECA">
          <w:rPr>
            <w:noProof/>
            <w:lang w:val="fr-FR" w:eastAsia="fr-FR"/>
          </w:rPr>
          <w:drawing>
            <wp:inline distT="0" distB="0" distL="0" distR="0" wp14:anchorId="401BAEBB" wp14:editId="010B1ADF">
              <wp:extent cx="5218982" cy="2062799"/>
              <wp:effectExtent l="19050" t="19050" r="2032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0880" cy="2067502"/>
                      </a:xfrm>
                      <a:prstGeom prst="rect">
                        <a:avLst/>
                      </a:prstGeom>
                      <a:ln>
                        <a:solidFill>
                          <a:schemeClr val="bg1">
                            <a:lumMod val="75000"/>
                          </a:schemeClr>
                        </a:solidFill>
                      </a:ln>
                    </pic:spPr>
                  </pic:pic>
                </a:graphicData>
              </a:graphic>
            </wp:inline>
          </w:drawing>
        </w:r>
      </w:del>
      <w:ins w:id="465" w:author="Auteur">
        <w:r w:rsidR="00233ECA">
          <w:rPr>
            <w:noProof/>
          </w:rPr>
          <w:drawing>
            <wp:inline distT="0" distB="0" distL="0" distR="0" wp14:anchorId="221295CF" wp14:editId="3E09F3E7">
              <wp:extent cx="5579745" cy="1884045"/>
              <wp:effectExtent l="0" t="0" r="1905"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884045"/>
                      </a:xfrm>
                      <a:prstGeom prst="rect">
                        <a:avLst/>
                      </a:prstGeom>
                    </pic:spPr>
                  </pic:pic>
                </a:graphicData>
              </a:graphic>
            </wp:inline>
          </w:drawing>
        </w:r>
      </w:ins>
    </w:p>
    <w:p w14:paraId="013A4116" w14:textId="77777777" w:rsidR="002F7BC0" w:rsidRDefault="002F7BC0" w:rsidP="005C08D7">
      <w:pPr>
        <w:pStyle w:val="SAGEBodyText"/>
      </w:pPr>
      <w:r>
        <w:t>Save t</w:t>
      </w:r>
      <w:r w:rsidRPr="000A628A">
        <w:t xml:space="preserve">he </w:t>
      </w:r>
      <w:r w:rsidRPr="000A628A">
        <w:rPr>
          <w:b/>
        </w:rPr>
        <w:t>sample-x3-ws-php-webportal-master.zip</w:t>
      </w:r>
      <w:r w:rsidRPr="000A628A">
        <w:t xml:space="preserve"> file to </w:t>
      </w:r>
      <w:r w:rsidRPr="00542827">
        <w:rPr>
          <w:b/>
        </w:rPr>
        <w:t>C:\Sage\wamp</w:t>
      </w:r>
      <w:r>
        <w:rPr>
          <w:b/>
        </w:rPr>
        <w:t>\www</w:t>
      </w:r>
      <w:r w:rsidRPr="000A628A">
        <w:t xml:space="preserve">. </w:t>
      </w:r>
    </w:p>
    <w:p w14:paraId="32DFA084" w14:textId="77777777" w:rsidR="002F7BC0" w:rsidRDefault="002F7BC0" w:rsidP="005C08D7">
      <w:pPr>
        <w:pStyle w:val="SAGEBodyText"/>
      </w:pPr>
      <w:r>
        <w:rPr>
          <w:noProof/>
          <w:lang w:val="fr-FR" w:eastAsia="fr-FR"/>
        </w:rPr>
        <w:drawing>
          <wp:inline distT="0" distB="0" distL="0" distR="0" wp14:anchorId="1EDEB1C2" wp14:editId="6056308C">
            <wp:extent cx="5235682" cy="1345611"/>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9386" cy="1349133"/>
                    </a:xfrm>
                    <a:prstGeom prst="rect">
                      <a:avLst/>
                    </a:prstGeom>
                  </pic:spPr>
                </pic:pic>
              </a:graphicData>
            </a:graphic>
          </wp:inline>
        </w:drawing>
      </w:r>
    </w:p>
    <w:p w14:paraId="481DB248" w14:textId="77777777" w:rsidR="002F7BC0" w:rsidRPr="000A628A" w:rsidRDefault="002F7BC0" w:rsidP="005C08D7">
      <w:pPr>
        <w:pStyle w:val="SAGEBodyText"/>
      </w:pPr>
      <w:r>
        <w:t xml:space="preserve">Extract all files to </w:t>
      </w:r>
      <w:r w:rsidRPr="00542827">
        <w:rPr>
          <w:b/>
        </w:rPr>
        <w:t>C:\Sage\wamp\</w:t>
      </w:r>
      <w:r>
        <w:rPr>
          <w:b/>
        </w:rPr>
        <w:t>www\</w:t>
      </w:r>
      <w:r w:rsidRPr="00542827">
        <w:rPr>
          <w:b/>
        </w:rPr>
        <w:t>sagex3</w:t>
      </w:r>
      <w:r>
        <w:t>.</w:t>
      </w:r>
      <w:r w:rsidRPr="000A628A">
        <w:t xml:space="preserve"> </w:t>
      </w:r>
    </w:p>
    <w:p w14:paraId="364D60B1" w14:textId="77777777" w:rsidR="002F7BC0" w:rsidRDefault="002F7BC0" w:rsidP="005C08D7">
      <w:pPr>
        <w:pStyle w:val="SAGEBodyText"/>
      </w:pPr>
      <w:r>
        <w:rPr>
          <w:noProof/>
          <w:lang w:val="fr-FR" w:eastAsia="fr-FR"/>
        </w:rPr>
        <w:lastRenderedPageBreak/>
        <w:drawing>
          <wp:inline distT="0" distB="0" distL="0" distR="0" wp14:anchorId="6591593A" wp14:editId="1418F544">
            <wp:extent cx="5189669" cy="355408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8588" cy="3560191"/>
                    </a:xfrm>
                    <a:prstGeom prst="rect">
                      <a:avLst/>
                    </a:prstGeom>
                  </pic:spPr>
                </pic:pic>
              </a:graphicData>
            </a:graphic>
          </wp:inline>
        </w:drawing>
      </w:r>
    </w:p>
    <w:p w14:paraId="51833114" w14:textId="77777777" w:rsidR="002F7BC0" w:rsidRDefault="002F7BC0" w:rsidP="005C08D7">
      <w:pPr>
        <w:pStyle w:val="SAGEHeading3"/>
      </w:pPr>
      <w:bookmarkStart w:id="466" w:name="_Toc449016746"/>
      <w:bookmarkStart w:id="467" w:name="_Toc453676516"/>
      <w:bookmarkStart w:id="468" w:name="_Toc33535427"/>
      <w:r>
        <w:t>Configure the portal</w:t>
      </w:r>
      <w:bookmarkEnd w:id="466"/>
      <w:bookmarkEnd w:id="467"/>
      <w:bookmarkEnd w:id="468"/>
    </w:p>
    <w:p w14:paraId="30FEB0BF" w14:textId="77777777" w:rsidR="002F7BC0" w:rsidRDefault="002F7BC0" w:rsidP="005C08D7">
      <w:pPr>
        <w:pStyle w:val="SAGEBodyText"/>
      </w:pPr>
      <w:r>
        <w:t xml:space="preserve">Next, you need to configure the portal to communicate with </w:t>
      </w:r>
      <w:r w:rsidR="000D4363">
        <w:t>Enterprise Management</w:t>
      </w:r>
      <w:r>
        <w:t>.</w:t>
      </w:r>
    </w:p>
    <w:p w14:paraId="35CF591E" w14:textId="77777777" w:rsidR="002F7BC0" w:rsidRDefault="002F7BC0" w:rsidP="005C08D7">
      <w:pPr>
        <w:pStyle w:val="SAGEBodyText"/>
      </w:pPr>
      <w:r>
        <w:t xml:space="preserve">In the folder </w:t>
      </w:r>
      <w:r w:rsidRPr="00EF6A76">
        <w:rPr>
          <w:b/>
        </w:rPr>
        <w:t>C:\Sage\wamp\www\sagex3\config</w:t>
      </w:r>
      <w:r>
        <w:t xml:space="preserve">, open the </w:t>
      </w:r>
      <w:proofErr w:type="spellStart"/>
      <w:r w:rsidRPr="005E2271">
        <w:rPr>
          <w:b/>
        </w:rPr>
        <w:t>Config.php</w:t>
      </w:r>
      <w:proofErr w:type="spellEnd"/>
      <w:r>
        <w:t xml:space="preserve"> file.</w:t>
      </w:r>
    </w:p>
    <w:p w14:paraId="6E9AA38B" w14:textId="77777777" w:rsidR="002F7BC0" w:rsidRDefault="002F7BC0" w:rsidP="005C08D7">
      <w:pPr>
        <w:pStyle w:val="SAGEBodyText"/>
      </w:pPr>
      <w:r>
        <w:t xml:space="preserve">The following fields should match what you entered when you configured your web service pool in </w:t>
      </w:r>
      <w:r w:rsidR="00846683">
        <w:t>Enterprise Management</w:t>
      </w:r>
      <w:r>
        <w:t>:</w:t>
      </w:r>
    </w:p>
    <w:p w14:paraId="3D810EEC" w14:textId="77777777" w:rsidR="002F7BC0" w:rsidRPr="00DF1C6A" w:rsidRDefault="002F7BC0" w:rsidP="005C08D7">
      <w:pPr>
        <w:pStyle w:val="SAGEBodyText"/>
        <w:rPr>
          <w:lang w:val="fr-FR"/>
        </w:rPr>
      </w:pPr>
      <w:r>
        <w:tab/>
      </w:r>
      <w:r w:rsidRPr="00DF1C6A">
        <w:rPr>
          <w:lang w:val="fr-FR"/>
        </w:rPr>
        <w:t>WSDL</w:t>
      </w:r>
      <w:r w:rsidRPr="00DF1C6A">
        <w:rPr>
          <w:lang w:val="fr-FR"/>
        </w:rPr>
        <w:tab/>
      </w:r>
      <w:r w:rsidRPr="00DF1C6A">
        <w:rPr>
          <w:lang w:val="fr-FR"/>
        </w:rPr>
        <w:tab/>
      </w:r>
      <w:r w:rsidRPr="00DF1C6A">
        <w:rPr>
          <w:lang w:val="fr-FR"/>
        </w:rPr>
        <w:tab/>
      </w:r>
      <w:r w:rsidRPr="00DF1C6A">
        <w:rPr>
          <w:lang w:val="fr-FR"/>
        </w:rPr>
        <w:tab/>
      </w:r>
      <w:ins w:id="469" w:author="Auteur">
        <w:r w:rsidR="00233ECA">
          <w:rPr>
            <w:lang w:val="fr-FR"/>
          </w:rPr>
          <w:t xml:space="preserve">: </w:t>
        </w:r>
      </w:ins>
      <w:del w:id="470" w:author="Auteur">
        <w:r w:rsidRPr="00DF1C6A" w:rsidDel="00233ECA">
          <w:rPr>
            <w:lang w:val="fr-FR"/>
          </w:rPr>
          <w:tab/>
        </w:r>
        <w:r w:rsidRPr="00DF1C6A" w:rsidDel="00233ECA">
          <w:rPr>
            <w:lang w:val="fr-FR"/>
          </w:rPr>
          <w:tab/>
        </w:r>
        <w:r w:rsidRPr="00DF1C6A" w:rsidDel="00233ECA">
          <w:rPr>
            <w:lang w:val="fr-FR"/>
          </w:rPr>
          <w:tab/>
        </w:r>
        <w:r w:rsidRPr="00DF1C6A" w:rsidDel="00233ECA">
          <w:rPr>
            <w:lang w:val="fr-FR"/>
          </w:rPr>
          <w:tab/>
        </w:r>
      </w:del>
      <w:proofErr w:type="spellStart"/>
      <w:r>
        <w:rPr>
          <w:lang w:val="fr-FR"/>
        </w:rPr>
        <w:t>Y</w:t>
      </w:r>
      <w:r w:rsidRPr="00DF1C6A">
        <w:rPr>
          <w:lang w:val="fr-FR"/>
        </w:rPr>
        <w:t>our</w:t>
      </w:r>
      <w:proofErr w:type="spellEnd"/>
      <w:r w:rsidRPr="00DF1C6A">
        <w:rPr>
          <w:lang w:val="fr-FR"/>
        </w:rPr>
        <w:t xml:space="preserve"> server URL</w:t>
      </w:r>
    </w:p>
    <w:p w14:paraId="1B263E4A" w14:textId="77777777" w:rsidR="002F7BC0" w:rsidRPr="00DF1C6A" w:rsidRDefault="002F7BC0" w:rsidP="005C08D7">
      <w:pPr>
        <w:pStyle w:val="SAGEBodyText"/>
        <w:rPr>
          <w:lang w:val="fr-FR"/>
        </w:rPr>
      </w:pPr>
      <w:r w:rsidRPr="00DF1C6A">
        <w:rPr>
          <w:lang w:val="fr-FR"/>
        </w:rPr>
        <w:tab/>
        <w:t>CODE_LANG</w:t>
      </w:r>
      <w:r w:rsidRPr="00DF1C6A">
        <w:rPr>
          <w:lang w:val="fr-FR"/>
        </w:rPr>
        <w:tab/>
      </w:r>
      <w:r w:rsidRPr="00DF1C6A">
        <w:rPr>
          <w:lang w:val="fr-FR"/>
        </w:rPr>
        <w:tab/>
      </w:r>
      <w:r w:rsidRPr="00DF1C6A">
        <w:rPr>
          <w:lang w:val="fr-FR"/>
        </w:rPr>
        <w:tab/>
      </w:r>
    </w:p>
    <w:p w14:paraId="25306C75" w14:textId="77777777" w:rsidR="002F7BC0" w:rsidRDefault="002F7BC0" w:rsidP="005C08D7">
      <w:pPr>
        <w:pStyle w:val="SAGEBodyText"/>
      </w:pPr>
      <w:r w:rsidRPr="00DF1C6A">
        <w:rPr>
          <w:lang w:val="fr-FR"/>
        </w:rPr>
        <w:tab/>
      </w:r>
      <w:r>
        <w:t>POOL_ALIAS</w:t>
      </w:r>
    </w:p>
    <w:p w14:paraId="4DBD9A99" w14:textId="77777777" w:rsidR="002F7BC0" w:rsidRDefault="002F7BC0">
      <w:pPr>
        <w:pStyle w:val="SAGEBodyText"/>
        <w:ind w:left="144" w:firstLine="576"/>
        <w:pPrChange w:id="471" w:author="Auteur">
          <w:pPr>
            <w:pStyle w:val="SAGEBodyText"/>
            <w:ind w:left="144"/>
          </w:pPr>
        </w:pPrChange>
      </w:pPr>
      <w:r>
        <w:t xml:space="preserve">WS_ORDER YOSOH </w:t>
      </w:r>
      <w:ins w:id="472" w:author="Auteur">
        <w:r w:rsidR="00233ECA">
          <w:t>The name of the Sales orders Web services</w:t>
        </w:r>
      </w:ins>
      <w:del w:id="473" w:author="Auteur">
        <w:r w:rsidDel="00233ECA">
          <w:delText>for orders, is just for this example. You might set up a different web service.</w:delText>
        </w:r>
      </w:del>
      <w:ins w:id="474" w:author="Auteur">
        <w:r w:rsidR="00233ECA">
          <w:t>.</w:t>
        </w:r>
      </w:ins>
    </w:p>
    <w:p w14:paraId="7DE0AE1A" w14:textId="77777777" w:rsidR="002F7BC0" w:rsidRDefault="002F7BC0">
      <w:pPr>
        <w:pStyle w:val="SAGEBodyText"/>
        <w:ind w:left="144" w:firstLine="576"/>
        <w:pPrChange w:id="475" w:author="Auteur">
          <w:pPr>
            <w:pStyle w:val="SAGEBodyText"/>
            <w:ind w:left="144"/>
          </w:pPr>
        </w:pPrChange>
      </w:pPr>
      <w:r>
        <w:t>WEB_SITE_LOGIN and WEB_SITE_PASSWD represent the credentials you will share with those who will be accessing these web services via the web portal.</w:t>
      </w:r>
    </w:p>
    <w:p w14:paraId="2F842970" w14:textId="77777777" w:rsidR="002F7BC0" w:rsidRDefault="002F7BC0" w:rsidP="005C08D7">
      <w:pPr>
        <w:pStyle w:val="SAGETextCodesection"/>
      </w:pPr>
    </w:p>
    <w:p w14:paraId="7C366941" w14:textId="77777777" w:rsidR="002F7BC0" w:rsidRPr="003035A0" w:rsidRDefault="002F7BC0" w:rsidP="005C08D7">
      <w:pPr>
        <w:pStyle w:val="SAGETextCodesection"/>
      </w:pPr>
      <w:r w:rsidRPr="003035A0">
        <w:t>&lt;?php</w:t>
      </w:r>
    </w:p>
    <w:p w14:paraId="4E70CBF6" w14:textId="77777777" w:rsidR="002F7BC0" w:rsidRPr="003035A0" w:rsidRDefault="002F7BC0" w:rsidP="005C08D7">
      <w:pPr>
        <w:pStyle w:val="SAGETextCodesection"/>
      </w:pPr>
    </w:p>
    <w:p w14:paraId="584D8531" w14:textId="77777777" w:rsidR="002F7BC0" w:rsidRPr="003035A0" w:rsidRDefault="002F7BC0" w:rsidP="005C08D7">
      <w:pPr>
        <w:pStyle w:val="SAGETextCodesection"/>
      </w:pPr>
      <w:r w:rsidRPr="003035A0">
        <w:t>class Config {</w:t>
      </w:r>
    </w:p>
    <w:p w14:paraId="30FB8710" w14:textId="77777777" w:rsidR="002F7BC0" w:rsidRPr="003035A0" w:rsidRDefault="002F7BC0" w:rsidP="005C08D7">
      <w:pPr>
        <w:pStyle w:val="SAGETextCodesection"/>
      </w:pPr>
      <w:r w:rsidRPr="003035A0">
        <w:tab/>
        <w:t xml:space="preserve">public static $WSDL            </w:t>
      </w:r>
      <w:r w:rsidRPr="003035A0">
        <w:tab/>
        <w:t>= "http://x3pu9trainvm:8124/soap-wsdl/syracuse/collaboration/syracuse/CAdxWebServiceXmlCC?wsdl";</w:t>
      </w:r>
    </w:p>
    <w:p w14:paraId="3C79379F" w14:textId="77777777" w:rsidR="002F7BC0" w:rsidRPr="003035A0" w:rsidRDefault="002F7BC0" w:rsidP="005C08D7">
      <w:pPr>
        <w:pStyle w:val="SAGETextCodesection"/>
      </w:pPr>
      <w:r w:rsidRPr="003035A0">
        <w:tab/>
        <w:t xml:space="preserve">public static $CODE_LANG       </w:t>
      </w:r>
      <w:r w:rsidRPr="003035A0">
        <w:tab/>
        <w:t>= "ENG";</w:t>
      </w:r>
    </w:p>
    <w:p w14:paraId="11579B31" w14:textId="77777777" w:rsidR="002F7BC0" w:rsidRPr="003035A0" w:rsidRDefault="002F7BC0" w:rsidP="005C08D7">
      <w:pPr>
        <w:pStyle w:val="SAGETextCodesection"/>
      </w:pPr>
      <w:r w:rsidRPr="003035A0">
        <w:tab/>
        <w:t xml:space="preserve">public static $CODE_USER       </w:t>
      </w:r>
      <w:r w:rsidRPr="003035A0">
        <w:tab/>
        <w:t>= "</w:t>
      </w:r>
      <w:del w:id="476" w:author="Auteur">
        <w:r w:rsidRPr="003035A0" w:rsidDel="00154DD9">
          <w:delText>admin</w:delText>
        </w:r>
      </w:del>
      <w:ins w:id="477" w:author="Auteur">
        <w:r w:rsidR="00154DD9">
          <w:t>…</w:t>
        </w:r>
      </w:ins>
      <w:r w:rsidRPr="003035A0">
        <w:t>";</w:t>
      </w:r>
    </w:p>
    <w:p w14:paraId="68E964C4" w14:textId="77777777" w:rsidR="002F7BC0" w:rsidRPr="003035A0" w:rsidRDefault="002F7BC0" w:rsidP="005C08D7">
      <w:pPr>
        <w:pStyle w:val="SAGETextCodesection"/>
      </w:pPr>
      <w:r w:rsidRPr="003035A0">
        <w:lastRenderedPageBreak/>
        <w:tab/>
        <w:t xml:space="preserve">public static $PASSWORD        </w:t>
      </w:r>
      <w:r w:rsidRPr="003035A0">
        <w:tab/>
        <w:t>= "</w:t>
      </w:r>
      <w:ins w:id="478" w:author="Auteur">
        <w:r w:rsidR="00154DD9">
          <w:t>…</w:t>
        </w:r>
      </w:ins>
      <w:del w:id="479" w:author="Auteur">
        <w:r w:rsidRPr="003035A0" w:rsidDel="00154DD9">
          <w:delText>admin</w:delText>
        </w:r>
      </w:del>
      <w:r w:rsidRPr="003035A0">
        <w:t>";</w:t>
      </w:r>
    </w:p>
    <w:p w14:paraId="5CCB955C" w14:textId="77777777" w:rsidR="002F7BC0" w:rsidRPr="003035A0" w:rsidRDefault="002F7BC0" w:rsidP="005C08D7">
      <w:pPr>
        <w:pStyle w:val="SAGETextCodesection"/>
      </w:pPr>
      <w:r w:rsidRPr="003035A0">
        <w:tab/>
        <w:t xml:space="preserve">public static $POOL_ALIAS      </w:t>
      </w:r>
      <w:r w:rsidRPr="003035A0">
        <w:tab/>
        <w:t>= "SEED";</w:t>
      </w:r>
    </w:p>
    <w:p w14:paraId="092DC251" w14:textId="77777777" w:rsidR="002F7BC0" w:rsidRPr="003035A0" w:rsidRDefault="002F7BC0" w:rsidP="005C08D7">
      <w:pPr>
        <w:pStyle w:val="SAGETextCodesection"/>
      </w:pPr>
      <w:r w:rsidRPr="003035A0">
        <w:tab/>
        <w:t>public static $REQUEST_</w:t>
      </w:r>
      <w:proofErr w:type="gramStart"/>
      <w:r w:rsidRPr="003035A0">
        <w:t xml:space="preserve">CONFIG  </w:t>
      </w:r>
      <w:r w:rsidRPr="003035A0">
        <w:tab/>
      </w:r>
      <w:proofErr w:type="gramEnd"/>
      <w:r w:rsidRPr="003035A0">
        <w:t>= "</w:t>
      </w:r>
      <w:proofErr w:type="spellStart"/>
      <w:r w:rsidRPr="003035A0">
        <w:t>adxwss.optreturn</w:t>
      </w:r>
      <w:proofErr w:type="spellEnd"/>
      <w:r w:rsidRPr="003035A0">
        <w:t>=XML";</w:t>
      </w:r>
    </w:p>
    <w:p w14:paraId="3B845360" w14:textId="77777777" w:rsidR="002F7BC0" w:rsidRPr="003035A0" w:rsidRDefault="002F7BC0" w:rsidP="005C08D7">
      <w:pPr>
        <w:pStyle w:val="SAGETextCodesection"/>
      </w:pPr>
      <w:r w:rsidRPr="003035A0">
        <w:tab/>
        <w:t>public static $WS_</w:t>
      </w:r>
      <w:proofErr w:type="gramStart"/>
      <w:r w:rsidRPr="003035A0">
        <w:t xml:space="preserve">ORDER  </w:t>
      </w:r>
      <w:r w:rsidRPr="003035A0">
        <w:tab/>
      </w:r>
      <w:proofErr w:type="gramEnd"/>
      <w:r w:rsidRPr="003035A0">
        <w:tab/>
        <w:t>= "YOSOH";</w:t>
      </w:r>
    </w:p>
    <w:p w14:paraId="5E7F5B52" w14:textId="77777777" w:rsidR="002F7BC0" w:rsidRPr="003035A0" w:rsidRDefault="002F7BC0" w:rsidP="005C08D7">
      <w:pPr>
        <w:pStyle w:val="SAGETextCodesection"/>
      </w:pPr>
      <w:r w:rsidRPr="003035A0">
        <w:tab/>
      </w:r>
    </w:p>
    <w:p w14:paraId="56DF43A3" w14:textId="77777777" w:rsidR="002F7BC0" w:rsidRPr="003035A0" w:rsidRDefault="002F7BC0" w:rsidP="005C08D7">
      <w:pPr>
        <w:pStyle w:val="SAGETextCodesection"/>
      </w:pPr>
      <w:r w:rsidRPr="003035A0">
        <w:tab/>
        <w:t>public static $WEB_SITE_LOGIN</w:t>
      </w:r>
      <w:r w:rsidRPr="003035A0">
        <w:tab/>
        <w:t>= "</w:t>
      </w:r>
      <w:proofErr w:type="spellStart"/>
      <w:r w:rsidRPr="003035A0">
        <w:t>websage</w:t>
      </w:r>
      <w:proofErr w:type="spellEnd"/>
      <w:r w:rsidRPr="003035A0">
        <w:t>";</w:t>
      </w:r>
    </w:p>
    <w:p w14:paraId="4E329ECD" w14:textId="77777777" w:rsidR="002F7BC0" w:rsidRPr="003035A0" w:rsidRDefault="002F7BC0" w:rsidP="005C08D7">
      <w:pPr>
        <w:pStyle w:val="SAGETextCodesection"/>
      </w:pPr>
      <w:r w:rsidRPr="003035A0">
        <w:tab/>
        <w:t xml:space="preserve">public static $WEB_SITE_PASSWD </w:t>
      </w:r>
      <w:r w:rsidRPr="003035A0">
        <w:tab/>
        <w:t>= "</w:t>
      </w:r>
      <w:proofErr w:type="spellStart"/>
      <w:r w:rsidRPr="003035A0">
        <w:t>websage</w:t>
      </w:r>
      <w:proofErr w:type="spellEnd"/>
      <w:r w:rsidRPr="003035A0">
        <w:t>";</w:t>
      </w:r>
    </w:p>
    <w:p w14:paraId="07030F78" w14:textId="77777777" w:rsidR="002F7BC0" w:rsidRPr="003035A0" w:rsidRDefault="002F7BC0" w:rsidP="005C08D7">
      <w:pPr>
        <w:pStyle w:val="SAGETextCodesection"/>
      </w:pPr>
      <w:r w:rsidRPr="003035A0">
        <w:tab/>
      </w:r>
    </w:p>
    <w:p w14:paraId="1B751EC6" w14:textId="77777777" w:rsidR="002F7BC0" w:rsidRPr="003035A0" w:rsidRDefault="002F7BC0" w:rsidP="005C08D7">
      <w:pPr>
        <w:pStyle w:val="SAGETextCodesection"/>
      </w:pPr>
      <w:r w:rsidRPr="003035A0">
        <w:t>}</w:t>
      </w:r>
    </w:p>
    <w:p w14:paraId="772A63E6" w14:textId="77777777" w:rsidR="002F7BC0" w:rsidRDefault="002F7BC0" w:rsidP="005C08D7">
      <w:pPr>
        <w:pStyle w:val="SAGETextCodesection"/>
      </w:pPr>
      <w:r w:rsidRPr="003035A0">
        <w:t>?&gt;</w:t>
      </w:r>
    </w:p>
    <w:p w14:paraId="304763D2" w14:textId="77777777" w:rsidR="005F58BC" w:rsidRPr="005F58BC" w:rsidRDefault="005F58BC" w:rsidP="005F58BC">
      <w:pPr>
        <w:pBdr>
          <w:top w:val="single" w:sz="12" w:space="6" w:color="C8006E"/>
          <w:left w:val="single" w:sz="12" w:space="4" w:color="C8006E"/>
          <w:bottom w:val="single" w:sz="12" w:space="6" w:color="C8006E"/>
          <w:right w:val="single" w:sz="12" w:space="4" w:color="C8006E"/>
        </w:pBdr>
        <w:spacing w:after="120"/>
        <w:ind w:left="176" w:right="215"/>
        <w:contextualSpacing/>
        <w:rPr>
          <w:lang w:val="en-US"/>
        </w:rPr>
      </w:pPr>
      <w:r w:rsidRPr="005F58BC">
        <w:rPr>
          <w:b/>
          <w:color w:val="C8006E"/>
          <w:lang w:val="en-US"/>
        </w:rPr>
        <w:t>Important!</w:t>
      </w:r>
      <w:r w:rsidRPr="005F58BC">
        <w:rPr>
          <w:b/>
          <w:color w:val="54585A"/>
          <w:lang w:val="en-US"/>
        </w:rPr>
        <w:t xml:space="preserve"> </w:t>
      </w:r>
      <w:r>
        <w:rPr>
          <w:lang w:val="en-US"/>
        </w:rPr>
        <w:t>Do not change the punctuation and formatting</w:t>
      </w:r>
      <w:r w:rsidRPr="005F58BC">
        <w:rPr>
          <w:lang w:val="en-US"/>
        </w:rPr>
        <w:t>.</w:t>
      </w:r>
    </w:p>
    <w:p w14:paraId="3DCD2D1B" w14:textId="77777777" w:rsidR="002F7BC0" w:rsidRPr="00EA7D7A" w:rsidRDefault="002F7BC0" w:rsidP="005C08D7">
      <w:pPr>
        <w:rPr>
          <w:lang w:val="en-US"/>
        </w:rPr>
      </w:pPr>
    </w:p>
    <w:p w14:paraId="03483908" w14:textId="77777777" w:rsidR="002F7BC0" w:rsidRDefault="002F7BC0" w:rsidP="005C08D7">
      <w:pPr>
        <w:pStyle w:val="Bullet1"/>
        <w:ind w:left="357" w:hanging="357"/>
        <w:rPr>
          <w:b/>
        </w:rPr>
      </w:pPr>
      <w:r w:rsidRPr="004B66B8">
        <w:t>From the WampServer menu</w:t>
      </w:r>
      <w:r>
        <w:rPr>
          <w:b/>
        </w:rPr>
        <w:t>, Restart All Services.</w:t>
      </w:r>
    </w:p>
    <w:p w14:paraId="04C0A1AE" w14:textId="77777777" w:rsidR="002F7BC0" w:rsidRPr="00AF1B67" w:rsidRDefault="002F7BC0" w:rsidP="005C08D7">
      <w:pPr>
        <w:pStyle w:val="Bullet1"/>
        <w:ind w:left="357" w:hanging="357"/>
        <w:rPr>
          <w:b/>
        </w:rPr>
      </w:pPr>
    </w:p>
    <w:p w14:paraId="6D074569" w14:textId="77777777" w:rsidR="002F7BC0" w:rsidRDefault="002F7BC0" w:rsidP="005C08D7">
      <w:pPr>
        <w:spacing w:line="240" w:lineRule="auto"/>
        <w:rPr>
          <w:rStyle w:val="Lienhypertexte"/>
          <w:u w:val="none"/>
        </w:rPr>
      </w:pPr>
      <w:r>
        <w:t xml:space="preserve">Enter the URL for your portal in your default browser. In this example the URL is </w:t>
      </w:r>
      <w:hyperlink r:id="rId39" w:history="1">
        <w:r w:rsidRPr="005929B5">
          <w:rPr>
            <w:rStyle w:val="Lienhypertexte"/>
            <w:lang w:val="en-US"/>
          </w:rPr>
          <w:t>http://x3pu9trainv</w:t>
        </w:r>
        <w:r w:rsidRPr="00701C86">
          <w:rPr>
            <w:rStyle w:val="Lienhypertexte"/>
            <w:lang w:val="en-US"/>
          </w:rPr>
          <w:t>m:8125/sag</w:t>
        </w:r>
        <w:r w:rsidRPr="005929B5">
          <w:rPr>
            <w:rStyle w:val="Lienhypertexte"/>
            <w:lang w:val="en-US"/>
          </w:rPr>
          <w:t>ex3/</w:t>
        </w:r>
      </w:hyperlink>
      <w:r>
        <w:rPr>
          <w:rStyle w:val="Lienhypertexte"/>
        </w:rPr>
        <w:t xml:space="preserve"> </w:t>
      </w:r>
      <w:r w:rsidRPr="005929B5">
        <w:rPr>
          <w:rStyle w:val="Lienhypertexte"/>
          <w:u w:val="none"/>
        </w:rPr>
        <w:t xml:space="preserve">  </w:t>
      </w:r>
    </w:p>
    <w:p w14:paraId="4AFEBCA1" w14:textId="77777777" w:rsidR="002F7BC0" w:rsidRDefault="002F7BC0" w:rsidP="005C08D7">
      <w:pPr>
        <w:spacing w:line="240" w:lineRule="auto"/>
        <w:rPr>
          <w:rStyle w:val="Lienhypertexte"/>
          <w:u w:val="none"/>
        </w:rPr>
      </w:pPr>
    </w:p>
    <w:p w14:paraId="299741FC" w14:textId="77777777" w:rsidR="002F7BC0" w:rsidRPr="00F25697" w:rsidRDefault="002F7BC0" w:rsidP="005C08D7">
      <w:pPr>
        <w:spacing w:line="240" w:lineRule="auto"/>
        <w:rPr>
          <w:rFonts w:asciiTheme="minorHAnsi" w:eastAsia="Times New Roman" w:hAnsiTheme="minorHAnsi"/>
          <w:color w:val="2B2421" w:themeColor="text1"/>
          <w:lang w:val="en-US"/>
        </w:rPr>
      </w:pPr>
      <w:r w:rsidRPr="00F25697">
        <w:rPr>
          <w:rFonts w:asciiTheme="minorHAnsi" w:eastAsia="Times New Roman" w:hAnsiTheme="minorHAnsi"/>
          <w:color w:val="2B2421" w:themeColor="text1"/>
          <w:lang w:val="en-US"/>
        </w:rPr>
        <w:t xml:space="preserve">This is the name of Syracuse server and the number </w:t>
      </w:r>
      <w:r>
        <w:rPr>
          <w:rFonts w:asciiTheme="minorHAnsi" w:eastAsia="Times New Roman" w:hAnsiTheme="minorHAnsi"/>
          <w:color w:val="2B2421" w:themeColor="text1"/>
          <w:lang w:val="en-US"/>
        </w:rPr>
        <w:t>was</w:t>
      </w:r>
      <w:r w:rsidRPr="00F25697">
        <w:rPr>
          <w:rFonts w:asciiTheme="minorHAnsi" w:eastAsia="Times New Roman" w:hAnsiTheme="minorHAnsi"/>
          <w:color w:val="2B2421" w:themeColor="text1"/>
          <w:lang w:val="en-US"/>
        </w:rPr>
        <w:t xml:space="preserve"> conf</w:t>
      </w:r>
      <w:r>
        <w:rPr>
          <w:rFonts w:asciiTheme="minorHAnsi" w:eastAsia="Times New Roman" w:hAnsiTheme="minorHAnsi"/>
          <w:color w:val="2B2421" w:themeColor="text1"/>
          <w:lang w:val="en-US"/>
        </w:rPr>
        <w:t>igured in</w:t>
      </w:r>
      <w:r w:rsidRPr="00F25697">
        <w:rPr>
          <w:rFonts w:asciiTheme="minorHAnsi" w:eastAsia="Times New Roman" w:hAnsiTheme="minorHAnsi"/>
          <w:color w:val="2B2421" w:themeColor="text1"/>
          <w:lang w:val="en-US"/>
        </w:rPr>
        <w:t xml:space="preserve"> </w:t>
      </w:r>
      <w:proofErr w:type="spellStart"/>
      <w:r w:rsidRPr="00F25697">
        <w:rPr>
          <w:rFonts w:asciiTheme="minorHAnsi" w:eastAsia="Times New Roman" w:hAnsiTheme="minorHAnsi"/>
          <w:b/>
          <w:color w:val="2B2421" w:themeColor="text1"/>
          <w:lang w:val="en-US"/>
        </w:rPr>
        <w:t>httpd.conf</w:t>
      </w:r>
      <w:proofErr w:type="spellEnd"/>
      <w:r w:rsidRPr="00F25697">
        <w:rPr>
          <w:rFonts w:asciiTheme="minorHAnsi" w:eastAsia="Times New Roman" w:hAnsiTheme="minorHAnsi"/>
          <w:color w:val="2B2421" w:themeColor="text1"/>
          <w:lang w:val="en-US"/>
        </w:rPr>
        <w:t xml:space="preserve">. </w:t>
      </w:r>
    </w:p>
    <w:p w14:paraId="2ACB1DB1" w14:textId="77777777" w:rsidR="002F7BC0" w:rsidRDefault="002F7BC0" w:rsidP="005C08D7">
      <w:pPr>
        <w:pStyle w:val="Bullet1"/>
        <w:ind w:left="357" w:hanging="357"/>
      </w:pPr>
    </w:p>
    <w:p w14:paraId="4D3ECB2B" w14:textId="77777777" w:rsidR="002F7BC0" w:rsidRPr="005929B5" w:rsidRDefault="002F7BC0" w:rsidP="005C08D7">
      <w:pPr>
        <w:pStyle w:val="Bullet1"/>
        <w:ind w:left="357" w:hanging="357"/>
      </w:pPr>
      <w:r>
        <w:t>T</w:t>
      </w:r>
      <w:r w:rsidRPr="005929B5">
        <w:t>his is an example of what your portal c</w:t>
      </w:r>
      <w:r>
        <w:t>ould</w:t>
      </w:r>
      <w:r w:rsidRPr="005929B5">
        <w:t xml:space="preserve"> look like.</w:t>
      </w:r>
    </w:p>
    <w:p w14:paraId="7D050F7A" w14:textId="77777777" w:rsidR="002F7BC0" w:rsidRPr="005929B5" w:rsidRDefault="002F7BC0" w:rsidP="005C08D7">
      <w:pPr>
        <w:pStyle w:val="Bullet1"/>
        <w:ind w:left="357" w:hanging="357"/>
      </w:pPr>
      <w:r>
        <w:rPr>
          <w:noProof/>
          <w:lang w:val="fr-FR" w:eastAsia="fr-FR"/>
        </w:rPr>
        <w:drawing>
          <wp:anchor distT="0" distB="0" distL="114300" distR="114300" simplePos="0" relativeHeight="251671040" behindDoc="0" locked="0" layoutInCell="1" allowOverlap="1" wp14:anchorId="1C85FA76" wp14:editId="5AE642A7">
            <wp:simplePos x="0" y="0"/>
            <wp:positionH relativeFrom="column">
              <wp:posOffset>41730</wp:posOffset>
            </wp:positionH>
            <wp:positionV relativeFrom="paragraph">
              <wp:posOffset>132128</wp:posOffset>
            </wp:positionV>
            <wp:extent cx="4495800" cy="1558290"/>
            <wp:effectExtent l="0" t="0" r="0" b="381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95800" cy="1558290"/>
                    </a:xfrm>
                    <a:prstGeom prst="rect">
                      <a:avLst/>
                    </a:prstGeom>
                  </pic:spPr>
                </pic:pic>
              </a:graphicData>
            </a:graphic>
          </wp:anchor>
        </w:drawing>
      </w:r>
    </w:p>
    <w:p w14:paraId="462FB9E0" w14:textId="77777777" w:rsidR="002F7BC0" w:rsidRPr="005929B5" w:rsidRDefault="002F7BC0" w:rsidP="005C08D7">
      <w:pPr>
        <w:pStyle w:val="Bullet1"/>
        <w:ind w:left="357" w:hanging="357"/>
      </w:pPr>
    </w:p>
    <w:p w14:paraId="2FFA9846" w14:textId="77777777" w:rsidR="002F7BC0" w:rsidRPr="005929B5" w:rsidRDefault="002F7BC0" w:rsidP="005C08D7">
      <w:pPr>
        <w:pStyle w:val="Bullet1"/>
        <w:ind w:left="357" w:hanging="357"/>
      </w:pPr>
    </w:p>
    <w:p w14:paraId="3BB07D5D" w14:textId="77777777" w:rsidR="002F7BC0" w:rsidRPr="005929B5" w:rsidRDefault="002F7BC0" w:rsidP="005C08D7">
      <w:pPr>
        <w:pStyle w:val="Bullet1"/>
        <w:ind w:left="357" w:hanging="357"/>
      </w:pPr>
    </w:p>
    <w:p w14:paraId="7CC61AA5" w14:textId="77777777" w:rsidR="002F7BC0" w:rsidRPr="005929B5" w:rsidRDefault="002F7BC0" w:rsidP="005C08D7">
      <w:pPr>
        <w:pStyle w:val="Bullet1"/>
        <w:ind w:left="357" w:hanging="357"/>
      </w:pPr>
    </w:p>
    <w:p w14:paraId="56F91F2E" w14:textId="77777777" w:rsidR="002F7BC0" w:rsidRPr="005929B5" w:rsidRDefault="002F7BC0" w:rsidP="005C08D7">
      <w:pPr>
        <w:pStyle w:val="Bullet1"/>
        <w:ind w:left="357" w:hanging="357"/>
      </w:pPr>
    </w:p>
    <w:p w14:paraId="2E2E0FA3" w14:textId="77777777" w:rsidR="002F7BC0" w:rsidRPr="005929B5" w:rsidRDefault="002F7BC0" w:rsidP="005C08D7">
      <w:pPr>
        <w:pStyle w:val="Bullet1"/>
        <w:ind w:left="357" w:hanging="357"/>
      </w:pPr>
    </w:p>
    <w:p w14:paraId="381AB795" w14:textId="77777777" w:rsidR="002F7BC0" w:rsidRPr="005929B5" w:rsidRDefault="002F7BC0" w:rsidP="005C08D7">
      <w:pPr>
        <w:pStyle w:val="Bullet1"/>
        <w:ind w:left="357" w:hanging="357"/>
      </w:pPr>
    </w:p>
    <w:p w14:paraId="7401A106" w14:textId="77777777" w:rsidR="002F7BC0" w:rsidRPr="005929B5" w:rsidRDefault="002F7BC0" w:rsidP="005C08D7">
      <w:pPr>
        <w:pStyle w:val="Bullet1"/>
        <w:ind w:left="357" w:hanging="357"/>
      </w:pPr>
    </w:p>
    <w:p w14:paraId="7D8B5178" w14:textId="77777777" w:rsidR="002F7BC0" w:rsidRPr="005929B5" w:rsidRDefault="002F7BC0" w:rsidP="005C08D7">
      <w:pPr>
        <w:pStyle w:val="Bullet1"/>
        <w:ind w:left="357" w:hanging="357"/>
      </w:pPr>
    </w:p>
    <w:p w14:paraId="64C1772E" w14:textId="77777777" w:rsidR="002F7BC0" w:rsidRDefault="002F7BC0" w:rsidP="005C08D7">
      <w:pPr>
        <w:pStyle w:val="SAGEHeading3"/>
      </w:pPr>
      <w:bookmarkStart w:id="480" w:name="install_patch_x3"/>
      <w:bookmarkStart w:id="481" w:name="_Toc453676517"/>
      <w:bookmarkStart w:id="482" w:name="_Toc33535428"/>
      <w:r>
        <w:t xml:space="preserve">Install the </w:t>
      </w:r>
      <w:bookmarkEnd w:id="480"/>
      <w:r w:rsidR="00CD30D2">
        <w:t xml:space="preserve">application </w:t>
      </w:r>
      <w:r>
        <w:t>patch</w:t>
      </w:r>
      <w:bookmarkEnd w:id="481"/>
      <w:bookmarkEnd w:id="482"/>
    </w:p>
    <w:p w14:paraId="6D061306" w14:textId="77777777" w:rsidR="002F7BC0" w:rsidRDefault="002F7BC0" w:rsidP="005C08D7">
      <w:pPr>
        <w:pStyle w:val="Bullet1"/>
        <w:ind w:left="357" w:hanging="357"/>
      </w:pPr>
    </w:p>
    <w:p w14:paraId="1D14BBED" w14:textId="77777777" w:rsidR="002F7BC0" w:rsidRDefault="002F7BC0" w:rsidP="005C08D7">
      <w:pPr>
        <w:pStyle w:val="SAGEBodyText"/>
      </w:pPr>
      <w:r>
        <w:t>You need to install the patch containing the YOSOH web services. The file was downloaded in the ZIP file from GitHub.</w:t>
      </w:r>
    </w:p>
    <w:p w14:paraId="3F7A388E" w14:textId="77777777" w:rsidR="002F7BC0" w:rsidRPr="005C1E83" w:rsidRDefault="002F7BC0" w:rsidP="005C08D7">
      <w:pPr>
        <w:pStyle w:val="SAGEBodyText"/>
      </w:pPr>
      <w:r>
        <w:t xml:space="preserve">The name of file is </w:t>
      </w:r>
      <w:r w:rsidRPr="00575863">
        <w:rPr>
          <w:b/>
        </w:rPr>
        <w:t>SRC_SVG_WEB_PHP_YYYYMMDD_NN.dat</w:t>
      </w:r>
      <w:r w:rsidR="00CD30D2">
        <w:t>. I</w:t>
      </w:r>
      <w:r>
        <w:t xml:space="preserve">t </w:t>
      </w:r>
      <w:r w:rsidR="00CD30D2">
        <w:t>is in</w:t>
      </w:r>
      <w:r>
        <w:t xml:space="preserve"> the following directory: C:\Sage\wamp\www\X3\PATCH_X3</w:t>
      </w:r>
      <w:ins w:id="483" w:author="Auteur">
        <w:r w:rsidR="00233ECA">
          <w:t>\V12</w:t>
        </w:r>
      </w:ins>
      <w:r>
        <w:t>.</w:t>
      </w:r>
    </w:p>
    <w:p w14:paraId="4ED88809" w14:textId="77777777" w:rsidR="002F7BC0" w:rsidRDefault="002F7BC0" w:rsidP="005C08D7">
      <w:pPr>
        <w:pStyle w:val="SAGEBodyText"/>
      </w:pPr>
    </w:p>
    <w:p w14:paraId="63E7A30D" w14:textId="77777777" w:rsidR="002F7BC0" w:rsidRDefault="002F7BC0" w:rsidP="005C08D7">
      <w:pPr>
        <w:pStyle w:val="SAGEBodyText"/>
      </w:pPr>
      <w:r>
        <w:rPr>
          <w:noProof/>
          <w:lang w:val="fr-FR" w:eastAsia="fr-FR"/>
        </w:rPr>
        <w:lastRenderedPageBreak/>
        <w:drawing>
          <wp:inline distT="0" distB="0" distL="0" distR="0" wp14:anchorId="4E97ECF0" wp14:editId="35699F16">
            <wp:extent cx="4882551" cy="154230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5349" cy="1549508"/>
                    </a:xfrm>
                    <a:prstGeom prst="rect">
                      <a:avLst/>
                    </a:prstGeom>
                  </pic:spPr>
                </pic:pic>
              </a:graphicData>
            </a:graphic>
          </wp:inline>
        </w:drawing>
      </w:r>
    </w:p>
    <w:p w14:paraId="48670523" w14:textId="77777777" w:rsidR="005F58BC" w:rsidRPr="005F58BC" w:rsidRDefault="005F58BC" w:rsidP="005F58BC">
      <w:pPr>
        <w:spacing w:after="280"/>
      </w:pPr>
    </w:p>
    <w:p w14:paraId="333CDA45" w14:textId="77777777" w:rsidR="005F58BC" w:rsidRPr="005F58BC" w:rsidRDefault="005F58BC" w:rsidP="005F58BC">
      <w:pPr>
        <w:pBdr>
          <w:top w:val="single" w:sz="12" w:space="6" w:color="C8006E"/>
          <w:left w:val="single" w:sz="12" w:space="4" w:color="C8006E"/>
          <w:bottom w:val="single" w:sz="12" w:space="6" w:color="C8006E"/>
          <w:right w:val="single" w:sz="12" w:space="4" w:color="C8006E"/>
        </w:pBdr>
        <w:spacing w:after="120"/>
        <w:ind w:left="176" w:right="215"/>
        <w:contextualSpacing/>
        <w:rPr>
          <w:lang w:val="en-US"/>
        </w:rPr>
      </w:pPr>
      <w:r w:rsidRPr="005F58BC">
        <w:rPr>
          <w:b/>
          <w:color w:val="C8006E"/>
          <w:lang w:val="en-US"/>
        </w:rPr>
        <w:t>Important!</w:t>
      </w:r>
      <w:r w:rsidRPr="005F58BC">
        <w:rPr>
          <w:b/>
          <w:color w:val="54585A"/>
          <w:lang w:val="en-US"/>
        </w:rPr>
        <w:t xml:space="preserve"> </w:t>
      </w:r>
      <w:r>
        <w:rPr>
          <w:lang w:val="en-US"/>
        </w:rPr>
        <w:t>You can only install the patch on the SEED folder, not the application folder.</w:t>
      </w:r>
    </w:p>
    <w:p w14:paraId="408E58A4" w14:textId="77777777" w:rsidR="005F58BC" w:rsidRPr="00EA7D7A" w:rsidRDefault="005F58BC" w:rsidP="005F58BC">
      <w:pPr>
        <w:rPr>
          <w:lang w:val="en-US"/>
        </w:rPr>
      </w:pPr>
    </w:p>
    <w:p w14:paraId="2FEB61AC" w14:textId="77777777" w:rsidR="00AA2E2E" w:rsidRDefault="00AA2E2E">
      <w:pPr>
        <w:spacing w:after="200" w:line="0" w:lineRule="auto"/>
        <w:rPr>
          <w:color w:val="51534A"/>
        </w:rPr>
      </w:pPr>
    </w:p>
    <w:p w14:paraId="740ED202" w14:textId="77777777" w:rsidR="002F7BC0" w:rsidRPr="00393B83" w:rsidRDefault="002F7BC0" w:rsidP="005C08D7">
      <w:pPr>
        <w:pStyle w:val="SAGEBodyText"/>
      </w:pPr>
      <w:r w:rsidRPr="00393B83">
        <w:t>The patch contains the following objects:</w:t>
      </w:r>
    </w:p>
    <w:p w14:paraId="779B7E59" w14:textId="77777777" w:rsidR="002F7BC0" w:rsidRDefault="002F7BC0" w:rsidP="005C08D7">
      <w:pPr>
        <w:pStyle w:val="Bullet1"/>
        <w:ind w:left="357" w:hanging="357"/>
      </w:pPr>
    </w:p>
    <w:tbl>
      <w:tblPr>
        <w:tblStyle w:val="Grilledutableau"/>
        <w:tblW w:w="9175" w:type="dxa"/>
        <w:tblLayout w:type="fixed"/>
        <w:tblLook w:val="0000" w:firstRow="0" w:lastRow="0" w:firstColumn="0" w:lastColumn="0" w:noHBand="0" w:noVBand="0"/>
      </w:tblPr>
      <w:tblGrid>
        <w:gridCol w:w="939"/>
        <w:gridCol w:w="2951"/>
        <w:gridCol w:w="5285"/>
      </w:tblGrid>
      <w:tr w:rsidR="002F7BC0" w14:paraId="78531210" w14:textId="77777777" w:rsidTr="00407FFB">
        <w:trPr>
          <w:trHeight w:val="457"/>
        </w:trPr>
        <w:tc>
          <w:tcPr>
            <w:tcW w:w="939" w:type="dxa"/>
            <w:shd w:val="clear" w:color="auto" w:fill="171A2A" w:themeFill="text2" w:themeFillShade="80"/>
          </w:tcPr>
          <w:p w14:paraId="234B24A1" w14:textId="77777777" w:rsidR="002F7BC0" w:rsidRPr="00407FFB" w:rsidRDefault="002F7BC0" w:rsidP="005C08D7">
            <w:pPr>
              <w:pStyle w:val="SAGEBodyText"/>
              <w:rPr>
                <w:color w:val="FFFFFF" w:themeColor="background1"/>
                <w:lang w:eastAsia="fr-FR"/>
              </w:rPr>
            </w:pPr>
            <w:r w:rsidRPr="00407FFB">
              <w:rPr>
                <w:color w:val="FFFFFF" w:themeColor="background1"/>
                <w:lang w:eastAsia="fr-FR"/>
              </w:rPr>
              <w:t>Type</w:t>
            </w:r>
          </w:p>
        </w:tc>
        <w:tc>
          <w:tcPr>
            <w:tcW w:w="2951" w:type="dxa"/>
            <w:shd w:val="clear" w:color="auto" w:fill="171A2A" w:themeFill="text2" w:themeFillShade="80"/>
          </w:tcPr>
          <w:p w14:paraId="14C8F78D" w14:textId="77777777" w:rsidR="002F7BC0" w:rsidRPr="00407FFB" w:rsidRDefault="002F7BC0" w:rsidP="005C08D7">
            <w:pPr>
              <w:pStyle w:val="SAGEBodyText"/>
              <w:rPr>
                <w:color w:val="FFFFFF" w:themeColor="background1"/>
                <w:lang w:eastAsia="fr-FR"/>
              </w:rPr>
            </w:pPr>
            <w:r w:rsidRPr="00407FFB">
              <w:rPr>
                <w:color w:val="FFFFFF" w:themeColor="background1"/>
                <w:lang w:eastAsia="fr-FR"/>
              </w:rPr>
              <w:t>Objects</w:t>
            </w:r>
          </w:p>
        </w:tc>
        <w:tc>
          <w:tcPr>
            <w:tcW w:w="5285" w:type="dxa"/>
            <w:shd w:val="clear" w:color="auto" w:fill="171A2A" w:themeFill="text2" w:themeFillShade="80"/>
          </w:tcPr>
          <w:p w14:paraId="7CCDA580" w14:textId="77777777" w:rsidR="002F7BC0" w:rsidRPr="00407FFB" w:rsidRDefault="002F7BC0" w:rsidP="0020028E">
            <w:pPr>
              <w:pStyle w:val="SAGEBodyText"/>
              <w:tabs>
                <w:tab w:val="left" w:pos="3405"/>
              </w:tabs>
              <w:rPr>
                <w:color w:val="FFFFFF" w:themeColor="background1"/>
                <w:lang w:eastAsia="fr-FR"/>
              </w:rPr>
            </w:pPr>
            <w:r w:rsidRPr="00407FFB">
              <w:rPr>
                <w:color w:val="FFFFFF" w:themeColor="background1"/>
                <w:lang w:eastAsia="fr-FR"/>
              </w:rPr>
              <w:t>Comments</w:t>
            </w:r>
            <w:r w:rsidR="0020028E" w:rsidRPr="00407FFB">
              <w:rPr>
                <w:color w:val="FFFFFF" w:themeColor="background1"/>
                <w:lang w:eastAsia="fr-FR"/>
              </w:rPr>
              <w:tab/>
            </w:r>
          </w:p>
        </w:tc>
      </w:tr>
      <w:tr w:rsidR="002F7BC0" w14:paraId="39AC3996" w14:textId="77777777" w:rsidTr="00951AE6">
        <w:trPr>
          <w:trHeight w:val="457"/>
        </w:trPr>
        <w:tc>
          <w:tcPr>
            <w:tcW w:w="939" w:type="dxa"/>
          </w:tcPr>
          <w:p w14:paraId="25E8E5AD" w14:textId="77777777" w:rsidR="002F7BC0" w:rsidRDefault="002F7BC0" w:rsidP="005C08D7">
            <w:pPr>
              <w:pStyle w:val="SAGEBodyText"/>
              <w:rPr>
                <w:color w:val="000000"/>
                <w:lang w:eastAsia="fr-FR"/>
              </w:rPr>
            </w:pPr>
            <w:r>
              <w:rPr>
                <w:color w:val="000000"/>
                <w:lang w:eastAsia="fr-FR"/>
              </w:rPr>
              <w:t>ACV</w:t>
            </w:r>
          </w:p>
        </w:tc>
        <w:tc>
          <w:tcPr>
            <w:tcW w:w="2951" w:type="dxa"/>
          </w:tcPr>
          <w:p w14:paraId="72BFED0B" w14:textId="77777777" w:rsidR="002F7BC0" w:rsidRDefault="002F7BC0" w:rsidP="005C08D7">
            <w:pPr>
              <w:pStyle w:val="SAGEBodyText"/>
              <w:rPr>
                <w:color w:val="000000"/>
                <w:lang w:eastAsia="fr-FR"/>
              </w:rPr>
            </w:pPr>
            <w:r>
              <w:rPr>
                <w:color w:val="000000"/>
                <w:lang w:eastAsia="fr-FR"/>
              </w:rPr>
              <w:t>YSWPH</w:t>
            </w:r>
          </w:p>
        </w:tc>
        <w:tc>
          <w:tcPr>
            <w:tcW w:w="5285" w:type="dxa"/>
          </w:tcPr>
          <w:p w14:paraId="47F5BEF9" w14:textId="77777777" w:rsidR="002F7BC0" w:rsidRDefault="002F7BC0" w:rsidP="005C08D7">
            <w:pPr>
              <w:pStyle w:val="SAGEBodyText"/>
              <w:rPr>
                <w:color w:val="000000"/>
                <w:lang w:eastAsia="fr-FR"/>
              </w:rPr>
            </w:pPr>
            <w:r>
              <w:rPr>
                <w:color w:val="000000"/>
                <w:lang w:eastAsia="fr-FR"/>
              </w:rPr>
              <w:t>Activity code PHP Web portal</w:t>
            </w:r>
          </w:p>
        </w:tc>
      </w:tr>
      <w:tr w:rsidR="002F7BC0" w14:paraId="02BEA281" w14:textId="77777777" w:rsidTr="00951AE6">
        <w:trPr>
          <w:trHeight w:val="457"/>
        </w:trPr>
        <w:tc>
          <w:tcPr>
            <w:tcW w:w="939" w:type="dxa"/>
          </w:tcPr>
          <w:p w14:paraId="1F2A153F" w14:textId="77777777" w:rsidR="002F7BC0" w:rsidRDefault="002F7BC0" w:rsidP="005C08D7">
            <w:pPr>
              <w:pStyle w:val="SAGEBodyText"/>
              <w:rPr>
                <w:color w:val="000000"/>
                <w:lang w:eastAsia="fr-FR"/>
              </w:rPr>
            </w:pPr>
            <w:r>
              <w:rPr>
                <w:color w:val="000000"/>
                <w:lang w:eastAsia="fr-FR"/>
              </w:rPr>
              <w:t>EXE</w:t>
            </w:r>
          </w:p>
        </w:tc>
        <w:tc>
          <w:tcPr>
            <w:tcW w:w="2951" w:type="dxa"/>
          </w:tcPr>
          <w:p w14:paraId="2C7DDEFD" w14:textId="77777777" w:rsidR="002F7BC0" w:rsidRDefault="002F7BC0" w:rsidP="005C08D7">
            <w:pPr>
              <w:pStyle w:val="SAGEBodyText"/>
              <w:rPr>
                <w:color w:val="000000"/>
                <w:lang w:eastAsia="fr-FR"/>
              </w:rPr>
            </w:pPr>
            <w:r>
              <w:rPr>
                <w:color w:val="000000"/>
                <w:lang w:eastAsia="fr-FR"/>
              </w:rPr>
              <w:t>SUBSLC</w:t>
            </w:r>
          </w:p>
        </w:tc>
        <w:tc>
          <w:tcPr>
            <w:tcW w:w="5285" w:type="dxa"/>
          </w:tcPr>
          <w:p w14:paraId="73E0663A" w14:textId="77777777" w:rsidR="002F7BC0" w:rsidRDefault="002F7BC0" w:rsidP="005C08D7">
            <w:pPr>
              <w:pStyle w:val="SAGEBodyText"/>
              <w:rPr>
                <w:color w:val="000000"/>
                <w:lang w:eastAsia="fr-FR"/>
              </w:rPr>
            </w:pPr>
            <w:r>
              <w:rPr>
                <w:color w:val="000000"/>
                <w:lang w:eastAsia="fr-FR"/>
              </w:rPr>
              <w:t>Generate Sales entry transaction</w:t>
            </w:r>
          </w:p>
        </w:tc>
      </w:tr>
      <w:tr w:rsidR="002F7BC0" w14:paraId="4E3F5BA7" w14:textId="77777777" w:rsidTr="00951AE6">
        <w:trPr>
          <w:trHeight w:val="457"/>
        </w:trPr>
        <w:tc>
          <w:tcPr>
            <w:tcW w:w="939" w:type="dxa"/>
          </w:tcPr>
          <w:p w14:paraId="666CE3D6" w14:textId="77777777" w:rsidR="002F7BC0" w:rsidRDefault="002F7BC0" w:rsidP="005C08D7">
            <w:pPr>
              <w:pStyle w:val="SAGEBodyText"/>
              <w:rPr>
                <w:color w:val="000000"/>
                <w:lang w:eastAsia="fr-FR"/>
              </w:rPr>
            </w:pPr>
            <w:r>
              <w:rPr>
                <w:color w:val="000000"/>
                <w:lang w:eastAsia="fr-FR"/>
              </w:rPr>
              <w:t>TRT</w:t>
            </w:r>
          </w:p>
        </w:tc>
        <w:tc>
          <w:tcPr>
            <w:tcW w:w="2951" w:type="dxa"/>
          </w:tcPr>
          <w:p w14:paraId="7A6D72B1" w14:textId="77777777" w:rsidR="002F7BC0" w:rsidRDefault="002F7BC0" w:rsidP="005C08D7">
            <w:pPr>
              <w:pStyle w:val="SAGEBodyText"/>
              <w:rPr>
                <w:color w:val="000000"/>
                <w:lang w:eastAsia="fr-FR"/>
              </w:rPr>
            </w:pPr>
            <w:r>
              <w:rPr>
                <w:color w:val="000000"/>
                <w:lang w:eastAsia="fr-FR"/>
              </w:rPr>
              <w:t>YSWPHPSTOCK</w:t>
            </w:r>
          </w:p>
        </w:tc>
        <w:tc>
          <w:tcPr>
            <w:tcW w:w="5285" w:type="dxa"/>
          </w:tcPr>
          <w:p w14:paraId="53D5DAFF" w14:textId="77777777" w:rsidR="002F7BC0" w:rsidRDefault="002F7BC0" w:rsidP="005C08D7">
            <w:pPr>
              <w:pStyle w:val="SAGEBodyText"/>
              <w:rPr>
                <w:color w:val="000000"/>
                <w:lang w:eastAsia="fr-FR"/>
              </w:rPr>
            </w:pPr>
            <w:r>
              <w:rPr>
                <w:color w:val="000000"/>
                <w:lang w:eastAsia="fr-FR"/>
              </w:rPr>
              <w:t>Script Available stock</w:t>
            </w:r>
          </w:p>
        </w:tc>
      </w:tr>
      <w:tr w:rsidR="002F7BC0" w:rsidRPr="003D68B7" w14:paraId="25163628" w14:textId="77777777" w:rsidTr="00951AE6">
        <w:trPr>
          <w:trHeight w:val="457"/>
        </w:trPr>
        <w:tc>
          <w:tcPr>
            <w:tcW w:w="939" w:type="dxa"/>
          </w:tcPr>
          <w:p w14:paraId="6FABE889" w14:textId="77777777" w:rsidR="002F7BC0" w:rsidRDefault="002F7BC0" w:rsidP="005C08D7">
            <w:pPr>
              <w:pStyle w:val="SAGEBodyText"/>
              <w:rPr>
                <w:color w:val="000000"/>
                <w:lang w:eastAsia="fr-FR"/>
              </w:rPr>
            </w:pPr>
            <w:r>
              <w:rPr>
                <w:color w:val="000000"/>
                <w:lang w:eastAsia="fr-FR"/>
              </w:rPr>
              <w:t>ASU</w:t>
            </w:r>
          </w:p>
        </w:tc>
        <w:tc>
          <w:tcPr>
            <w:tcW w:w="2951" w:type="dxa"/>
          </w:tcPr>
          <w:p w14:paraId="3104CBED" w14:textId="77777777" w:rsidR="002F7BC0" w:rsidRDefault="002F7BC0" w:rsidP="005C08D7">
            <w:pPr>
              <w:pStyle w:val="SAGEBodyText"/>
              <w:rPr>
                <w:color w:val="000000"/>
                <w:lang w:eastAsia="fr-FR"/>
              </w:rPr>
            </w:pPr>
            <w:r>
              <w:rPr>
                <w:color w:val="000000"/>
                <w:lang w:eastAsia="fr-FR"/>
              </w:rPr>
              <w:t>YSWPHPSTOCK~STOCK</w:t>
            </w:r>
          </w:p>
        </w:tc>
        <w:tc>
          <w:tcPr>
            <w:tcW w:w="5285" w:type="dxa"/>
          </w:tcPr>
          <w:p w14:paraId="20101C31" w14:textId="77777777" w:rsidR="002F7BC0" w:rsidRPr="00462E1A" w:rsidRDefault="002F7BC0" w:rsidP="005C08D7">
            <w:pPr>
              <w:pStyle w:val="SAGEBodyText"/>
              <w:rPr>
                <w:color w:val="000000"/>
                <w:lang w:eastAsia="fr-FR"/>
              </w:rPr>
            </w:pPr>
            <w:r w:rsidRPr="00462E1A">
              <w:rPr>
                <w:color w:val="000000"/>
                <w:lang w:eastAsia="fr-FR"/>
              </w:rPr>
              <w:t>Sub program YSWPHPSTOCK~STOCK Available stock</w:t>
            </w:r>
          </w:p>
        </w:tc>
      </w:tr>
      <w:tr w:rsidR="002F7BC0" w:rsidRPr="003D68B7" w14:paraId="28A86221" w14:textId="77777777" w:rsidTr="00951AE6">
        <w:trPr>
          <w:trHeight w:val="457"/>
        </w:trPr>
        <w:tc>
          <w:tcPr>
            <w:tcW w:w="939" w:type="dxa"/>
          </w:tcPr>
          <w:p w14:paraId="60285267" w14:textId="77777777" w:rsidR="002F7BC0" w:rsidRDefault="002F7BC0" w:rsidP="005C08D7">
            <w:pPr>
              <w:pStyle w:val="SAGEBodyText"/>
              <w:rPr>
                <w:color w:val="000000"/>
                <w:lang w:eastAsia="fr-FR"/>
              </w:rPr>
            </w:pPr>
            <w:r>
              <w:rPr>
                <w:color w:val="000000"/>
                <w:lang w:eastAsia="fr-FR"/>
              </w:rPr>
              <w:t>AWE</w:t>
            </w:r>
          </w:p>
        </w:tc>
        <w:tc>
          <w:tcPr>
            <w:tcW w:w="2951" w:type="dxa"/>
          </w:tcPr>
          <w:p w14:paraId="05EE2A44" w14:textId="77777777" w:rsidR="002F7BC0" w:rsidRDefault="002F7BC0" w:rsidP="005C08D7">
            <w:pPr>
              <w:pStyle w:val="SAGEBodyText"/>
              <w:rPr>
                <w:color w:val="000000"/>
                <w:lang w:eastAsia="fr-FR"/>
              </w:rPr>
            </w:pPr>
            <w:r>
              <w:rPr>
                <w:color w:val="000000"/>
                <w:lang w:eastAsia="fr-FR"/>
              </w:rPr>
              <w:t>YOSOH</w:t>
            </w:r>
          </w:p>
        </w:tc>
        <w:tc>
          <w:tcPr>
            <w:tcW w:w="5285" w:type="dxa"/>
          </w:tcPr>
          <w:p w14:paraId="1CD814F3" w14:textId="77777777" w:rsidR="002F7BC0" w:rsidRPr="00462E1A" w:rsidRDefault="002F7BC0" w:rsidP="005C08D7">
            <w:pPr>
              <w:pStyle w:val="SAGEBodyText"/>
              <w:rPr>
                <w:color w:val="000000"/>
                <w:lang w:eastAsia="fr-FR"/>
              </w:rPr>
            </w:pPr>
            <w:r w:rsidRPr="00462E1A">
              <w:rPr>
                <w:color w:val="000000"/>
                <w:lang w:eastAsia="fr-FR"/>
              </w:rPr>
              <w:t>Web service YOSOH Sales orders</w:t>
            </w:r>
          </w:p>
        </w:tc>
      </w:tr>
      <w:tr w:rsidR="002F7BC0" w:rsidRPr="003D68B7" w14:paraId="62E4F92F" w14:textId="77777777" w:rsidTr="00951AE6">
        <w:trPr>
          <w:trHeight w:val="457"/>
        </w:trPr>
        <w:tc>
          <w:tcPr>
            <w:tcW w:w="939" w:type="dxa"/>
          </w:tcPr>
          <w:p w14:paraId="5EC95A23" w14:textId="77777777" w:rsidR="002F7BC0" w:rsidRDefault="002F7BC0" w:rsidP="005C08D7">
            <w:pPr>
              <w:pStyle w:val="SAGEBodyText"/>
              <w:rPr>
                <w:color w:val="000000"/>
                <w:lang w:eastAsia="fr-FR"/>
              </w:rPr>
            </w:pPr>
            <w:r>
              <w:rPr>
                <w:color w:val="000000"/>
                <w:lang w:eastAsia="fr-FR"/>
              </w:rPr>
              <w:t>AWE</w:t>
            </w:r>
          </w:p>
        </w:tc>
        <w:tc>
          <w:tcPr>
            <w:tcW w:w="2951" w:type="dxa"/>
          </w:tcPr>
          <w:p w14:paraId="6D93DBDC" w14:textId="77777777" w:rsidR="002F7BC0" w:rsidRDefault="002F7BC0" w:rsidP="005C08D7">
            <w:pPr>
              <w:pStyle w:val="SAGEBodyText"/>
              <w:rPr>
                <w:color w:val="000000"/>
                <w:lang w:eastAsia="fr-FR"/>
              </w:rPr>
            </w:pPr>
            <w:r>
              <w:rPr>
                <w:color w:val="000000"/>
                <w:lang w:eastAsia="fr-FR"/>
              </w:rPr>
              <w:t>YSSTOCKPHP</w:t>
            </w:r>
          </w:p>
        </w:tc>
        <w:tc>
          <w:tcPr>
            <w:tcW w:w="5285" w:type="dxa"/>
          </w:tcPr>
          <w:p w14:paraId="5C667D62" w14:textId="77777777" w:rsidR="002F7BC0" w:rsidRPr="00462E1A" w:rsidRDefault="002F7BC0" w:rsidP="005C08D7">
            <w:pPr>
              <w:pStyle w:val="SAGEBodyText"/>
              <w:rPr>
                <w:color w:val="000000"/>
                <w:lang w:eastAsia="fr-FR"/>
              </w:rPr>
            </w:pPr>
            <w:r w:rsidRPr="00462E1A">
              <w:rPr>
                <w:color w:val="000000"/>
                <w:lang w:eastAsia="fr-FR"/>
              </w:rPr>
              <w:t>Web service YSSTOCKPHP Available stock</w:t>
            </w:r>
          </w:p>
        </w:tc>
      </w:tr>
      <w:tr w:rsidR="002F7BC0" w:rsidRPr="003D68B7" w14:paraId="6DF56B29" w14:textId="77777777" w:rsidTr="00951AE6">
        <w:trPr>
          <w:trHeight w:val="457"/>
        </w:trPr>
        <w:tc>
          <w:tcPr>
            <w:tcW w:w="939" w:type="dxa"/>
          </w:tcPr>
          <w:p w14:paraId="05385F16" w14:textId="77777777" w:rsidR="002F7BC0" w:rsidRDefault="002F7BC0" w:rsidP="005C08D7">
            <w:pPr>
              <w:pStyle w:val="SAGEBodyText"/>
              <w:rPr>
                <w:color w:val="000000"/>
                <w:lang w:eastAsia="fr-FR"/>
              </w:rPr>
            </w:pPr>
            <w:r>
              <w:rPr>
                <w:color w:val="000000"/>
                <w:lang w:eastAsia="fr-FR"/>
              </w:rPr>
              <w:t>SLT</w:t>
            </w:r>
          </w:p>
        </w:tc>
        <w:tc>
          <w:tcPr>
            <w:tcW w:w="2951" w:type="dxa"/>
          </w:tcPr>
          <w:p w14:paraId="5EA48EC1" w14:textId="77777777" w:rsidR="002F7BC0" w:rsidRDefault="002F7BC0" w:rsidP="005C08D7">
            <w:pPr>
              <w:pStyle w:val="SAGEBodyText"/>
              <w:rPr>
                <w:color w:val="000000"/>
                <w:lang w:eastAsia="fr-FR"/>
              </w:rPr>
            </w:pPr>
            <w:r>
              <w:rPr>
                <w:color w:val="000000"/>
                <w:lang w:eastAsia="fr-FR"/>
              </w:rPr>
              <w:t>STRTYP=2 &amp; STRNUM='WS'</w:t>
            </w:r>
          </w:p>
        </w:tc>
        <w:tc>
          <w:tcPr>
            <w:tcW w:w="5285" w:type="dxa"/>
          </w:tcPr>
          <w:p w14:paraId="6A05720E" w14:textId="77777777" w:rsidR="002F7BC0" w:rsidRPr="00462E1A" w:rsidRDefault="002F7BC0" w:rsidP="005C08D7">
            <w:pPr>
              <w:pStyle w:val="SAGEBodyText"/>
              <w:rPr>
                <w:color w:val="000000"/>
                <w:lang w:eastAsia="fr-FR"/>
              </w:rPr>
            </w:pPr>
            <w:r>
              <w:rPr>
                <w:color w:val="000000"/>
                <w:lang w:eastAsia="fr-FR"/>
              </w:rPr>
              <w:t>Sales entry transaction WS</w:t>
            </w:r>
            <w:r w:rsidRPr="00462E1A">
              <w:rPr>
                <w:color w:val="000000"/>
                <w:lang w:eastAsia="fr-FR"/>
              </w:rPr>
              <w:t>: Web service for the web service YOSOH</w:t>
            </w:r>
          </w:p>
        </w:tc>
      </w:tr>
    </w:tbl>
    <w:p w14:paraId="7B1CE932" w14:textId="77777777" w:rsidR="002F7BC0" w:rsidRDefault="002F7BC0" w:rsidP="005C08D7">
      <w:pPr>
        <w:pStyle w:val="Moreinfo"/>
      </w:pPr>
      <w:r>
        <w:t>The web service ‘Available stock’ is not yet used at this moment.</w:t>
      </w:r>
    </w:p>
    <w:p w14:paraId="1F2B132F" w14:textId="77777777" w:rsidR="00403A27" w:rsidRDefault="00403A27">
      <w:pPr>
        <w:spacing w:after="200" w:line="0" w:lineRule="auto"/>
        <w:rPr>
          <w:b/>
          <w:color w:val="51534A"/>
          <w:sz w:val="30"/>
          <w:lang w:val="en-US"/>
        </w:rPr>
      </w:pPr>
      <w:bookmarkStart w:id="484" w:name="_Toc453676518"/>
      <w:r>
        <w:rPr>
          <w:lang w:val="en-US"/>
        </w:rPr>
        <w:br w:type="page"/>
      </w:r>
    </w:p>
    <w:p w14:paraId="528BBAD4" w14:textId="77777777" w:rsidR="002F7BC0" w:rsidRDefault="00CD30D2" w:rsidP="005C08D7">
      <w:pPr>
        <w:pStyle w:val="SAGEHeading2"/>
      </w:pPr>
      <w:bookmarkStart w:id="485" w:name="_Toc33535429"/>
      <w:r>
        <w:lastRenderedPageBreak/>
        <w:t>Publish the W</w:t>
      </w:r>
      <w:r w:rsidR="002F7BC0">
        <w:t>eb service</w:t>
      </w:r>
      <w:bookmarkEnd w:id="484"/>
      <w:bookmarkEnd w:id="485"/>
    </w:p>
    <w:p w14:paraId="558B3F2A" w14:textId="77777777" w:rsidR="002F7BC0" w:rsidRDefault="002F7BC0" w:rsidP="005C08D7">
      <w:pPr>
        <w:spacing w:line="240" w:lineRule="auto"/>
      </w:pPr>
      <w:r>
        <w:t>After installing the patch with the web service, you need to publish the service. This validates the web service so that it is visible.</w:t>
      </w:r>
    </w:p>
    <w:p w14:paraId="5A031A87" w14:textId="77777777" w:rsidR="002F7BC0" w:rsidRDefault="002F7BC0" w:rsidP="005C08D7">
      <w:pPr>
        <w:spacing w:line="240" w:lineRule="auto"/>
      </w:pPr>
    </w:p>
    <w:p w14:paraId="441D98F1" w14:textId="77777777" w:rsidR="002F7BC0" w:rsidRDefault="00CD30D2" w:rsidP="005C08D7">
      <w:pPr>
        <w:spacing w:line="240" w:lineRule="auto"/>
      </w:pPr>
      <w:r>
        <w:t>In the application</w:t>
      </w:r>
      <w:r w:rsidR="002F7BC0">
        <w:t xml:space="preserve">, navigate to </w:t>
      </w:r>
      <w:r w:rsidR="002F7BC0" w:rsidRPr="00607E47">
        <w:rPr>
          <w:b/>
        </w:rPr>
        <w:t xml:space="preserve">Development &gt; Script dictionary &gt; Scripts </w:t>
      </w:r>
      <w:r w:rsidR="002F7BC0">
        <w:t xml:space="preserve">and open </w:t>
      </w:r>
      <w:r w:rsidR="002F7BC0" w:rsidRPr="005929B5">
        <w:rPr>
          <w:b/>
        </w:rPr>
        <w:t>Web services</w:t>
      </w:r>
      <w:r w:rsidR="002F7BC0">
        <w:t xml:space="preserve"> (GESAWE).</w:t>
      </w:r>
    </w:p>
    <w:p w14:paraId="3E811E9B" w14:textId="77777777" w:rsidR="002F7BC0" w:rsidRDefault="002F7BC0" w:rsidP="005C08D7">
      <w:pPr>
        <w:pStyle w:val="SAGEBodyText"/>
        <w:rPr>
          <w:ins w:id="486" w:author="Auteur"/>
        </w:rPr>
      </w:pPr>
    </w:p>
    <w:p w14:paraId="7A7FFDF7" w14:textId="77777777" w:rsidR="00233ECA" w:rsidRDefault="00233ECA" w:rsidP="00233ECA">
      <w:pPr>
        <w:pStyle w:val="SAGEBodyText"/>
        <w:rPr>
          <w:ins w:id="487" w:author="Auteur"/>
        </w:rPr>
      </w:pPr>
      <w:proofErr w:type="spellStart"/>
      <w:ins w:id="488" w:author="Auteur">
        <w:r>
          <w:t>Cliquez</w:t>
        </w:r>
        <w:proofErr w:type="spellEnd"/>
        <w:r>
          <w:t xml:space="preserve"> sur </w:t>
        </w:r>
        <w:r>
          <w:rPr>
            <w:b/>
          </w:rPr>
          <w:t xml:space="preserve">Publication </w:t>
        </w:r>
        <w:proofErr w:type="spellStart"/>
        <w:r>
          <w:rPr>
            <w:b/>
          </w:rPr>
          <w:t>globale</w:t>
        </w:r>
        <w:proofErr w:type="spellEnd"/>
        <w:r>
          <w:t>.</w:t>
        </w:r>
      </w:ins>
    </w:p>
    <w:p w14:paraId="1B3EEEE2" w14:textId="77777777" w:rsidR="00233ECA" w:rsidRDefault="00233ECA" w:rsidP="00233ECA">
      <w:pPr>
        <w:pStyle w:val="SAGEBodyText"/>
        <w:rPr>
          <w:ins w:id="489" w:author="Auteur"/>
        </w:rPr>
      </w:pPr>
      <w:ins w:id="490" w:author="Auteur">
        <w:r>
          <w:rPr>
            <w:noProof/>
          </w:rPr>
          <w:drawing>
            <wp:inline distT="0" distB="0" distL="0" distR="0" wp14:anchorId="3008D80C" wp14:editId="5E552205">
              <wp:extent cx="5577205" cy="1194435"/>
              <wp:effectExtent l="0" t="0" r="4445"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7205" cy="1194435"/>
                      </a:xfrm>
                      <a:prstGeom prst="rect">
                        <a:avLst/>
                      </a:prstGeom>
                      <a:noFill/>
                      <a:ln>
                        <a:noFill/>
                      </a:ln>
                    </pic:spPr>
                  </pic:pic>
                </a:graphicData>
              </a:graphic>
            </wp:inline>
          </w:drawing>
        </w:r>
      </w:ins>
    </w:p>
    <w:p w14:paraId="585F1B35" w14:textId="77777777" w:rsidR="00233ECA" w:rsidRDefault="00233ECA" w:rsidP="00233ECA">
      <w:pPr>
        <w:pStyle w:val="SAGEHeading3"/>
        <w:rPr>
          <w:ins w:id="491" w:author="Auteur"/>
        </w:rPr>
      </w:pPr>
      <w:bookmarkStart w:id="492" w:name="_Toc527033566"/>
      <w:bookmarkStart w:id="493" w:name="_Toc33535430"/>
      <w:ins w:id="494" w:author="Auteur">
        <w:r>
          <w:t xml:space="preserve">Cas des </w:t>
        </w:r>
        <w:proofErr w:type="spellStart"/>
        <w:r>
          <w:t>erreurs</w:t>
        </w:r>
        <w:proofErr w:type="spellEnd"/>
        <w:r>
          <w:t xml:space="preserve"> dans la trace</w:t>
        </w:r>
        <w:bookmarkEnd w:id="492"/>
        <w:bookmarkEnd w:id="493"/>
      </w:ins>
    </w:p>
    <w:p w14:paraId="53A3A88E" w14:textId="77777777" w:rsidR="00233ECA" w:rsidRPr="003545B6" w:rsidRDefault="00233ECA" w:rsidP="00233ECA">
      <w:pPr>
        <w:pStyle w:val="SAGEBodyText"/>
        <w:rPr>
          <w:ins w:id="495" w:author="Auteur"/>
        </w:rPr>
      </w:pPr>
      <w:ins w:id="496" w:author="Auteur">
        <w:r>
          <w:rPr>
            <w:noProof/>
          </w:rPr>
          <w:drawing>
            <wp:inline distT="0" distB="0" distL="0" distR="0" wp14:anchorId="0306F59C" wp14:editId="3D090257">
              <wp:extent cx="5579745" cy="2204720"/>
              <wp:effectExtent l="0" t="0" r="1905"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204720"/>
                      </a:xfrm>
                      <a:prstGeom prst="rect">
                        <a:avLst/>
                      </a:prstGeom>
                    </pic:spPr>
                  </pic:pic>
                </a:graphicData>
              </a:graphic>
            </wp:inline>
          </w:drawing>
        </w:r>
      </w:ins>
    </w:p>
    <w:p w14:paraId="4886236E" w14:textId="77777777" w:rsidR="00233ECA" w:rsidRDefault="00233ECA" w:rsidP="00233ECA">
      <w:pPr>
        <w:pStyle w:val="SAGEBodyText"/>
        <w:rPr>
          <w:ins w:id="497" w:author="Auteur"/>
        </w:rPr>
      </w:pPr>
      <w:proofErr w:type="spellStart"/>
      <w:ins w:id="498" w:author="Auteur">
        <w:r>
          <w:t>Seulement</w:t>
        </w:r>
        <w:proofErr w:type="spellEnd"/>
        <w:r>
          <w:t xml:space="preserve"> le web service YOSOH </w:t>
        </w:r>
        <w:proofErr w:type="spellStart"/>
        <w:r>
          <w:t>est</w:t>
        </w:r>
        <w:proofErr w:type="spellEnd"/>
        <w:r>
          <w:t xml:space="preserve"> </w:t>
        </w:r>
        <w:proofErr w:type="spellStart"/>
        <w:r>
          <w:t>utilisé</w:t>
        </w:r>
        <w:proofErr w:type="spellEnd"/>
        <w:r>
          <w:t>.</w:t>
        </w:r>
      </w:ins>
    </w:p>
    <w:p w14:paraId="5D0A169D" w14:textId="77777777" w:rsidR="00233ECA" w:rsidRDefault="00233ECA" w:rsidP="00233ECA">
      <w:pPr>
        <w:pStyle w:val="SAGEBodyText"/>
        <w:rPr>
          <w:ins w:id="499" w:author="Auteur"/>
          <w:b/>
        </w:rPr>
      </w:pPr>
      <w:ins w:id="500" w:author="Auteur">
        <w:r>
          <w:t xml:space="preserve">Dans la </w:t>
        </w:r>
        <w:proofErr w:type="spellStart"/>
        <w:r>
          <w:t>même</w:t>
        </w:r>
        <w:proofErr w:type="spellEnd"/>
        <w:r>
          <w:t xml:space="preserve"> </w:t>
        </w:r>
        <w:proofErr w:type="spellStart"/>
        <w:r>
          <w:t>fonction</w:t>
        </w:r>
        <w:proofErr w:type="spellEnd"/>
        <w:r>
          <w:t xml:space="preserve"> </w:t>
        </w:r>
        <w:proofErr w:type="spellStart"/>
        <w:r>
          <w:t>aller</w:t>
        </w:r>
        <w:proofErr w:type="spellEnd"/>
        <w:r>
          <w:t xml:space="preserve"> sur </w:t>
        </w:r>
        <w:proofErr w:type="spellStart"/>
        <w:r>
          <w:t>ce</w:t>
        </w:r>
        <w:proofErr w:type="spellEnd"/>
        <w:r>
          <w:t xml:space="preserve"> web service </w:t>
        </w:r>
        <w:r w:rsidRPr="00C04D22">
          <w:rPr>
            <w:b/>
          </w:rPr>
          <w:t>YOSOH</w:t>
        </w:r>
        <w:r>
          <w:rPr>
            <w:b/>
          </w:rPr>
          <w:t xml:space="preserve"> </w:t>
        </w:r>
        <w:r w:rsidRPr="00C04D22">
          <w:t xml:space="preserve">et </w:t>
        </w:r>
        <w:proofErr w:type="spellStart"/>
        <w:r w:rsidRPr="00C04D22">
          <w:t>cliquer</w:t>
        </w:r>
        <w:proofErr w:type="spellEnd"/>
        <w:r w:rsidRPr="00C04D22">
          <w:t xml:space="preserve"> sur le bouton</w:t>
        </w:r>
        <w:r>
          <w:rPr>
            <w:b/>
          </w:rPr>
          <w:t xml:space="preserve"> Publication.</w:t>
        </w:r>
      </w:ins>
    </w:p>
    <w:p w14:paraId="67127533" w14:textId="77777777" w:rsidR="00233ECA" w:rsidRDefault="00233ECA" w:rsidP="00233ECA">
      <w:pPr>
        <w:pStyle w:val="SAGEBodyText"/>
        <w:rPr>
          <w:ins w:id="501" w:author="Auteur"/>
        </w:rPr>
      </w:pPr>
      <w:ins w:id="502" w:author="Auteur">
        <w:r>
          <w:rPr>
            <w:noProof/>
          </w:rPr>
          <w:drawing>
            <wp:inline distT="0" distB="0" distL="0" distR="0" wp14:anchorId="1DABA4F1" wp14:editId="5CE37A28">
              <wp:extent cx="5577205" cy="897890"/>
              <wp:effectExtent l="0" t="0" r="444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7205" cy="897890"/>
                      </a:xfrm>
                      <a:prstGeom prst="rect">
                        <a:avLst/>
                      </a:prstGeom>
                      <a:noFill/>
                      <a:ln>
                        <a:noFill/>
                      </a:ln>
                    </pic:spPr>
                  </pic:pic>
                </a:graphicData>
              </a:graphic>
            </wp:inline>
          </w:drawing>
        </w:r>
      </w:ins>
    </w:p>
    <w:p w14:paraId="4A272282" w14:textId="77777777" w:rsidR="00233ECA" w:rsidRDefault="00233ECA" w:rsidP="005C08D7">
      <w:pPr>
        <w:pStyle w:val="SAGEBodyText"/>
      </w:pPr>
    </w:p>
    <w:p w14:paraId="5A63AE2A" w14:textId="77777777" w:rsidR="00233ECA" w:rsidRPr="00651230" w:rsidRDefault="00233ECA" w:rsidP="00233ECA">
      <w:pPr>
        <w:pStyle w:val="SAGEHeading1"/>
        <w:framePr w:wrap="around"/>
        <w:rPr>
          <w:ins w:id="503" w:author="Auteur"/>
        </w:rPr>
      </w:pPr>
      <w:bookmarkStart w:id="504" w:name="_Toc33535431"/>
      <w:ins w:id="505" w:author="Auteur">
        <w:r w:rsidRPr="00651230">
          <w:lastRenderedPageBreak/>
          <w:t>Use the portal</w:t>
        </w:r>
        <w:bookmarkEnd w:id="504"/>
      </w:ins>
    </w:p>
    <w:p w14:paraId="3D1D7266" w14:textId="77777777" w:rsidR="002F7BC0" w:rsidRPr="00513899" w:rsidDel="00233ECA" w:rsidRDefault="002F7BC0">
      <w:pPr>
        <w:pStyle w:val="SAGEBodyText"/>
        <w:rPr>
          <w:del w:id="506" w:author="Auteur"/>
        </w:rPr>
      </w:pPr>
      <w:del w:id="507" w:author="Auteur">
        <w:r w:rsidRPr="00513899" w:rsidDel="00233ECA">
          <w:delText xml:space="preserve">Click </w:delText>
        </w:r>
        <w:r w:rsidRPr="00513899" w:rsidDel="00233ECA">
          <w:rPr>
            <w:rPrChange w:id="508" w:author="Auteur">
              <w:rPr>
                <w:b/>
              </w:rPr>
            </w:rPrChange>
          </w:rPr>
          <w:delText>Global publication</w:delText>
        </w:r>
        <w:r w:rsidRPr="00513899" w:rsidDel="00233ECA">
          <w:delText>.</w:delText>
        </w:r>
      </w:del>
    </w:p>
    <w:p w14:paraId="2DBA9789" w14:textId="77777777" w:rsidR="002F7BC0" w:rsidRPr="00513899" w:rsidDel="00233ECA" w:rsidRDefault="009D7373">
      <w:pPr>
        <w:pStyle w:val="SAGEBodyText"/>
        <w:rPr>
          <w:del w:id="509" w:author="Auteur"/>
        </w:rPr>
      </w:pPr>
      <w:del w:id="510" w:author="Auteur">
        <w:r w:rsidRPr="00154DD9" w:rsidDel="00233ECA">
          <w:rPr>
            <w:noProof/>
          </w:rPr>
          <w:drawing>
            <wp:inline distT="0" distB="0" distL="0" distR="0" wp14:anchorId="1DD22ABF" wp14:editId="22BEAF8A">
              <wp:extent cx="5579745" cy="2240915"/>
              <wp:effectExtent l="0" t="0" r="1905"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240915"/>
                      </a:xfrm>
                      <a:prstGeom prst="rect">
                        <a:avLst/>
                      </a:prstGeom>
                    </pic:spPr>
                  </pic:pic>
                </a:graphicData>
              </a:graphic>
            </wp:inline>
          </w:drawing>
        </w:r>
      </w:del>
    </w:p>
    <w:p w14:paraId="6A542C7F" w14:textId="77777777" w:rsidR="002F7BC0" w:rsidRPr="00513899" w:rsidDel="00233ECA" w:rsidRDefault="002F7BC0">
      <w:pPr>
        <w:pStyle w:val="SAGEBodyText"/>
        <w:rPr>
          <w:del w:id="511" w:author="Auteur"/>
        </w:rPr>
      </w:pPr>
    </w:p>
    <w:p w14:paraId="3A3BFA26" w14:textId="77777777" w:rsidR="002F7BC0" w:rsidRPr="00513899" w:rsidDel="00233ECA" w:rsidRDefault="002F7BC0">
      <w:pPr>
        <w:pStyle w:val="SAGEBodyText"/>
        <w:rPr>
          <w:del w:id="512" w:author="Auteur"/>
        </w:rPr>
      </w:pPr>
    </w:p>
    <w:p w14:paraId="29F860DE" w14:textId="77777777" w:rsidR="002F7BC0" w:rsidRPr="00513899" w:rsidDel="00233ECA" w:rsidRDefault="002F7BC0">
      <w:pPr>
        <w:pStyle w:val="SAGEHeading1"/>
        <w:framePr w:wrap="around"/>
        <w:rPr>
          <w:del w:id="513" w:author="Auteur"/>
        </w:rPr>
      </w:pPr>
      <w:del w:id="514" w:author="Auteur">
        <w:r w:rsidRPr="00513899" w:rsidDel="00233ECA">
          <w:rPr>
            <w:b w:val="0"/>
          </w:rPr>
          <w:delText>Use the portal</w:delText>
        </w:r>
      </w:del>
    </w:p>
    <w:p w14:paraId="38A8EF0E" w14:textId="77777777" w:rsidR="002F7BC0" w:rsidRDefault="002F7BC0" w:rsidP="005C08D7">
      <w:pPr>
        <w:pStyle w:val="SAGEBodyText"/>
      </w:pPr>
      <w:r w:rsidRPr="00D32168">
        <w:t xml:space="preserve">Now that the web service has been published, you can begin accessing </w:t>
      </w:r>
      <w:r w:rsidR="00D129CD">
        <w:t xml:space="preserve">application </w:t>
      </w:r>
      <w:r w:rsidRPr="00D32168">
        <w:t xml:space="preserve">data in real-time </w:t>
      </w:r>
      <w:r>
        <w:t xml:space="preserve">via the portal. </w:t>
      </w:r>
    </w:p>
    <w:p w14:paraId="43E7ADB9" w14:textId="77777777" w:rsidR="002F7BC0" w:rsidRPr="00D32168" w:rsidRDefault="006623EB" w:rsidP="005C08D7">
      <w:pPr>
        <w:pStyle w:val="SAGEAdmonitionNote"/>
      </w:pPr>
      <w:r w:rsidRPr="006623EB">
        <w:rPr>
          <w:b/>
        </w:rPr>
        <w:t>Note</w:t>
      </w:r>
      <w:r>
        <w:t xml:space="preserve">: </w:t>
      </w:r>
      <w:r w:rsidR="002F7BC0">
        <w:t xml:space="preserve">WampServer needs to be running to access the </w:t>
      </w:r>
      <w:r w:rsidR="00087933">
        <w:t>p</w:t>
      </w:r>
      <w:r w:rsidR="002F7BC0">
        <w:t xml:space="preserve">ortal and </w:t>
      </w:r>
      <w:r w:rsidR="00255F55">
        <w:t xml:space="preserve">the application </w:t>
      </w:r>
      <w:r w:rsidR="002F7BC0">
        <w:t xml:space="preserve">services. </w:t>
      </w:r>
    </w:p>
    <w:p w14:paraId="2A00708B" w14:textId="77777777" w:rsidR="002F7BC0" w:rsidRPr="00B13E2D" w:rsidRDefault="002F7BC0" w:rsidP="005C08D7">
      <w:pPr>
        <w:pStyle w:val="SAGEHeading2"/>
      </w:pPr>
      <w:bookmarkStart w:id="515" w:name="_Toc453676519"/>
      <w:bookmarkStart w:id="516" w:name="_Toc33535432"/>
      <w:r>
        <w:t>Access the portal</w:t>
      </w:r>
      <w:bookmarkEnd w:id="515"/>
      <w:bookmarkEnd w:id="516"/>
    </w:p>
    <w:p w14:paraId="6DEA5245" w14:textId="77777777" w:rsidR="002F7BC0" w:rsidRDefault="002F7BC0" w:rsidP="005C08D7">
      <w:pPr>
        <w:pStyle w:val="SAGEBodyText"/>
      </w:pPr>
      <w:r>
        <w:t>Using the default browser</w:t>
      </w:r>
      <w:r w:rsidR="006F40D4">
        <w:t xml:space="preserve"> that</w:t>
      </w:r>
      <w:r>
        <w:t xml:space="preserve"> you set earlier, enter the URL for your web portal. </w:t>
      </w:r>
    </w:p>
    <w:p w14:paraId="51630FBC" w14:textId="77777777" w:rsidR="002F7BC0" w:rsidRDefault="006623EB" w:rsidP="005C08D7">
      <w:pPr>
        <w:pStyle w:val="SAGEAdmonitionNote"/>
      </w:pPr>
      <w:r w:rsidRPr="006623EB">
        <w:rPr>
          <w:b/>
        </w:rPr>
        <w:t>Note</w:t>
      </w:r>
      <w:r>
        <w:t xml:space="preserve">: </w:t>
      </w:r>
      <w:r w:rsidR="002F7BC0">
        <w:t xml:space="preserve">For this example, the URL is </w:t>
      </w:r>
      <w:r w:rsidR="002F7BC0" w:rsidRPr="00E13973">
        <w:t>http://x3pu9trainvm:8125/sagex3</w:t>
      </w:r>
      <w:r w:rsidR="002F7BC0">
        <w:t>.</w:t>
      </w:r>
    </w:p>
    <w:p w14:paraId="605F8413" w14:textId="77777777" w:rsidR="002F7BC0" w:rsidRDefault="002F7BC0" w:rsidP="005C08D7">
      <w:pPr>
        <w:pStyle w:val="SAGEBodyText"/>
      </w:pPr>
      <w:r>
        <w:t xml:space="preserve">Click </w:t>
      </w:r>
      <w:r w:rsidRPr="005F75AD">
        <w:rPr>
          <w:b/>
        </w:rPr>
        <w:t>CONNECTION</w:t>
      </w:r>
      <w:r>
        <w:t xml:space="preserve"> and log in with the username and password you set up when configured the portal.</w:t>
      </w:r>
    </w:p>
    <w:p w14:paraId="4B5AB281" w14:textId="77777777" w:rsidR="006623EB" w:rsidRPr="006623EB" w:rsidRDefault="006623EB" w:rsidP="006623EB">
      <w:pPr>
        <w:pBdr>
          <w:top w:val="single" w:sz="12" w:space="6" w:color="C8006E"/>
          <w:left w:val="single" w:sz="12" w:space="4" w:color="C8006E"/>
          <w:bottom w:val="single" w:sz="12" w:space="6" w:color="C8006E"/>
          <w:right w:val="single" w:sz="12" w:space="4" w:color="C8006E"/>
        </w:pBdr>
        <w:spacing w:after="120"/>
        <w:ind w:left="176" w:right="215"/>
        <w:contextualSpacing/>
        <w:rPr>
          <w:lang w:val="en-US"/>
        </w:rPr>
      </w:pPr>
      <w:r w:rsidRPr="006623EB">
        <w:rPr>
          <w:b/>
          <w:color w:val="C8006E"/>
          <w:lang w:val="en-US"/>
        </w:rPr>
        <w:t>Important!</w:t>
      </w:r>
      <w:r w:rsidRPr="006623EB">
        <w:rPr>
          <w:color w:val="54585A"/>
          <w:lang w:val="en-US"/>
        </w:rPr>
        <w:t xml:space="preserve"> </w:t>
      </w:r>
      <w:r>
        <w:rPr>
          <w:color w:val="54585A"/>
          <w:lang w:val="en-US"/>
        </w:rPr>
        <w:t>You do not need to be logged into the Portal to view the orders</w:t>
      </w:r>
      <w:r>
        <w:rPr>
          <w:lang w:val="en-US"/>
        </w:rPr>
        <w:t>.</w:t>
      </w:r>
    </w:p>
    <w:p w14:paraId="717EE463" w14:textId="77777777" w:rsidR="002F7BC0" w:rsidRDefault="002F7BC0" w:rsidP="005C08D7">
      <w:pPr>
        <w:pStyle w:val="SAGEBodyText"/>
      </w:pPr>
      <w:r>
        <w:t xml:space="preserve">Remember, because this web service is based on YOSOH for sales information, this portal provides access to orders in </w:t>
      </w:r>
      <w:r w:rsidR="00012477">
        <w:t>Enterprise Management</w:t>
      </w:r>
      <w:r>
        <w:t>.</w:t>
      </w:r>
    </w:p>
    <w:p w14:paraId="2C0CAEE4" w14:textId="77777777" w:rsidR="002F7BC0" w:rsidRDefault="002F7BC0" w:rsidP="005C08D7">
      <w:pPr>
        <w:pStyle w:val="SAGEBodyText"/>
      </w:pPr>
      <w:r>
        <w:t xml:space="preserve">From the </w:t>
      </w:r>
      <w:r w:rsidRPr="0094281A">
        <w:rPr>
          <w:b/>
        </w:rPr>
        <w:t>ORDERS X3</w:t>
      </w:r>
      <w:r>
        <w:t xml:space="preserve"> pull-down menu, select </w:t>
      </w:r>
      <w:r w:rsidRPr="0094281A">
        <w:rPr>
          <w:b/>
        </w:rPr>
        <w:t>LIST OF ORDERS</w:t>
      </w:r>
      <w:r>
        <w:t>.</w:t>
      </w:r>
    </w:p>
    <w:p w14:paraId="7D9E1D4B" w14:textId="77777777" w:rsidR="002F7BC0" w:rsidRDefault="002F7BC0" w:rsidP="005C08D7">
      <w:pPr>
        <w:pStyle w:val="SAGEBodyText"/>
      </w:pPr>
      <w:r>
        <w:rPr>
          <w:noProof/>
          <w:lang w:val="fr-FR" w:eastAsia="fr-FR"/>
        </w:rPr>
        <w:drawing>
          <wp:inline distT="0" distB="0" distL="0" distR="0" wp14:anchorId="086105EC" wp14:editId="0D2CD879">
            <wp:extent cx="4495165" cy="576580"/>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165" cy="576580"/>
                    </a:xfrm>
                    <a:prstGeom prst="rect">
                      <a:avLst/>
                    </a:prstGeom>
                  </pic:spPr>
                </pic:pic>
              </a:graphicData>
            </a:graphic>
          </wp:inline>
        </w:drawing>
      </w:r>
    </w:p>
    <w:p w14:paraId="35D6B67D" w14:textId="77777777" w:rsidR="002F7BC0" w:rsidRDefault="002F7BC0" w:rsidP="005C08D7">
      <w:pPr>
        <w:pStyle w:val="SAGEBodyText"/>
      </w:pPr>
    </w:p>
    <w:p w14:paraId="0923B726" w14:textId="77777777" w:rsidR="002F7BC0" w:rsidRDefault="002F7BC0" w:rsidP="005C08D7">
      <w:pPr>
        <w:pStyle w:val="SAGEBodyText"/>
      </w:pPr>
      <w:r>
        <w:rPr>
          <w:noProof/>
          <w:lang w:val="fr-FR" w:eastAsia="fr-FR"/>
        </w:rPr>
        <w:drawing>
          <wp:inline distT="0" distB="0" distL="0" distR="0" wp14:anchorId="0C79541B" wp14:editId="259C417D">
            <wp:extent cx="4503764" cy="179953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9864" cy="1805972"/>
                    </a:xfrm>
                    <a:prstGeom prst="rect">
                      <a:avLst/>
                    </a:prstGeom>
                  </pic:spPr>
                </pic:pic>
              </a:graphicData>
            </a:graphic>
          </wp:inline>
        </w:drawing>
      </w:r>
    </w:p>
    <w:p w14:paraId="3A35E933" w14:textId="77777777" w:rsidR="002F7BC0" w:rsidRDefault="002F7BC0" w:rsidP="005C08D7">
      <w:pPr>
        <w:pStyle w:val="SAGEBodyText"/>
      </w:pPr>
      <w:r>
        <w:t xml:space="preserve">You can now see a list of current orders in your </w:t>
      </w:r>
      <w:r w:rsidR="000E2485">
        <w:t xml:space="preserve">application </w:t>
      </w:r>
      <w:r>
        <w:t>instance.</w:t>
      </w:r>
    </w:p>
    <w:p w14:paraId="41400C70" w14:textId="77777777" w:rsidR="002F7BC0" w:rsidRPr="00241DFE" w:rsidRDefault="002F7BC0" w:rsidP="005C08D7">
      <w:pPr>
        <w:pStyle w:val="SAGEBodyText"/>
      </w:pPr>
      <w:r>
        <w:rPr>
          <w:noProof/>
          <w:lang w:val="fr-FR" w:eastAsia="fr-FR"/>
        </w:rPr>
        <w:lastRenderedPageBreak/>
        <w:drawing>
          <wp:inline distT="0" distB="0" distL="0" distR="0" wp14:anchorId="76891C4B" wp14:editId="050F58D1">
            <wp:extent cx="4909338" cy="1748332"/>
            <wp:effectExtent l="0" t="0" r="5715"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0624" cy="1748790"/>
                    </a:xfrm>
                    <a:prstGeom prst="rect">
                      <a:avLst/>
                    </a:prstGeom>
                  </pic:spPr>
                </pic:pic>
              </a:graphicData>
            </a:graphic>
          </wp:inline>
        </w:drawing>
      </w:r>
    </w:p>
    <w:p w14:paraId="512A0665" w14:textId="77777777" w:rsidR="002F7BC0" w:rsidRDefault="002F7BC0" w:rsidP="005C08D7">
      <w:pPr>
        <w:pStyle w:val="SAGEBodyText"/>
      </w:pPr>
    </w:p>
    <w:p w14:paraId="54442522" w14:textId="77777777" w:rsidR="002F7BC0" w:rsidRDefault="002F7BC0" w:rsidP="005C08D7">
      <w:pPr>
        <w:pStyle w:val="SAGEBodyText"/>
      </w:pPr>
      <w:r>
        <w:t xml:space="preserve">When you look at this data in </w:t>
      </w:r>
      <w:r w:rsidR="00010CBB">
        <w:t>Enterprise Management</w:t>
      </w:r>
      <w:r>
        <w:t>, you can see that it is the same.</w:t>
      </w:r>
    </w:p>
    <w:p w14:paraId="55517E63" w14:textId="77777777" w:rsidR="002F7BC0" w:rsidRDefault="00403A27" w:rsidP="005C08D7">
      <w:pPr>
        <w:pStyle w:val="SAGEBodyText"/>
      </w:pPr>
      <w:r>
        <w:rPr>
          <w:noProof/>
        </w:rPr>
        <w:drawing>
          <wp:inline distT="0" distB="0" distL="0" distR="0" wp14:anchorId="38CF0F3C" wp14:editId="7A884B4F">
            <wp:extent cx="5579745" cy="1384935"/>
            <wp:effectExtent l="0" t="0" r="190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1384935"/>
                    </a:xfrm>
                    <a:prstGeom prst="rect">
                      <a:avLst/>
                    </a:prstGeom>
                  </pic:spPr>
                </pic:pic>
              </a:graphicData>
            </a:graphic>
          </wp:inline>
        </w:drawing>
      </w:r>
    </w:p>
    <w:p w14:paraId="326A9187" w14:textId="77777777" w:rsidR="002F7BC0" w:rsidRDefault="002F7BC0" w:rsidP="005C08D7">
      <w:pPr>
        <w:pStyle w:val="Bullet1"/>
        <w:ind w:left="357" w:hanging="357"/>
      </w:pPr>
    </w:p>
    <w:p w14:paraId="3D5DC1A8" w14:textId="77777777" w:rsidR="002F7BC0" w:rsidRDefault="002F7BC0" w:rsidP="005C08D7">
      <w:pPr>
        <w:pStyle w:val="SAGEHeading2"/>
      </w:pPr>
      <w:bookmarkStart w:id="517" w:name="_Toc453676520"/>
      <w:bookmarkStart w:id="518" w:name="_Toc33535433"/>
      <w:r>
        <w:t>Read an order</w:t>
      </w:r>
      <w:bookmarkEnd w:id="517"/>
      <w:bookmarkEnd w:id="518"/>
    </w:p>
    <w:p w14:paraId="50DB2D29" w14:textId="77777777" w:rsidR="002F7BC0" w:rsidRDefault="002F7BC0" w:rsidP="005C08D7">
      <w:r>
        <w:t xml:space="preserve">You can read orders by selecting from the list or by selecting </w:t>
      </w:r>
      <w:r w:rsidRPr="00700E3C">
        <w:rPr>
          <w:b/>
        </w:rPr>
        <w:t>READ AN ORDER</w:t>
      </w:r>
      <w:r>
        <w:t xml:space="preserve"> from the </w:t>
      </w:r>
      <w:r w:rsidRPr="00700E3C">
        <w:rPr>
          <w:b/>
        </w:rPr>
        <w:t>ORDERS X3</w:t>
      </w:r>
      <w:r>
        <w:t xml:space="preserve"> menu and entering the order number. For either method, you do not need to be logged in to the portal.</w:t>
      </w:r>
    </w:p>
    <w:p w14:paraId="036063A7" w14:textId="77777777" w:rsidR="002F7BC0" w:rsidRDefault="002F7BC0" w:rsidP="005C08D7"/>
    <w:p w14:paraId="23DBA468" w14:textId="77777777" w:rsidR="002F7BC0" w:rsidRDefault="002F7BC0" w:rsidP="005C08D7">
      <w:r>
        <w:t>Click the order number for one of the orders in the list. This example uses order SOWFR0120004.</w:t>
      </w:r>
    </w:p>
    <w:p w14:paraId="3C3F0019" w14:textId="77777777" w:rsidR="002F7BC0" w:rsidRDefault="002F7BC0" w:rsidP="005C08D7"/>
    <w:p w14:paraId="57F3A283" w14:textId="77777777" w:rsidR="002F7BC0" w:rsidRDefault="002F7BC0" w:rsidP="005C08D7">
      <w:r>
        <w:t>Clicking the order number or enter the order number provides detailed information about that order.</w:t>
      </w:r>
    </w:p>
    <w:p w14:paraId="38AE56DA" w14:textId="77777777" w:rsidR="002F7BC0" w:rsidRDefault="00010CBB" w:rsidP="005C08D7">
      <w:pPr>
        <w:pStyle w:val="SAGEBodyText"/>
      </w:pPr>
      <w:r>
        <w:rPr>
          <w:noProof/>
          <w:lang w:val="fr-FR" w:eastAsia="fr-FR"/>
        </w:rPr>
        <w:drawing>
          <wp:anchor distT="0" distB="0" distL="114300" distR="114300" simplePos="0" relativeHeight="251673088" behindDoc="0" locked="0" layoutInCell="1" allowOverlap="1" wp14:anchorId="59BDFFB9" wp14:editId="690836F1">
            <wp:simplePos x="0" y="0"/>
            <wp:positionH relativeFrom="margin">
              <wp:align>left</wp:align>
            </wp:positionH>
            <wp:positionV relativeFrom="paragraph">
              <wp:posOffset>21590</wp:posOffset>
            </wp:positionV>
            <wp:extent cx="4495165" cy="2563495"/>
            <wp:effectExtent l="0" t="0" r="635"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95165" cy="2563495"/>
                    </a:xfrm>
                    <a:prstGeom prst="rect">
                      <a:avLst/>
                    </a:prstGeom>
                  </pic:spPr>
                </pic:pic>
              </a:graphicData>
            </a:graphic>
          </wp:anchor>
        </w:drawing>
      </w:r>
    </w:p>
    <w:p w14:paraId="1346CC2E" w14:textId="77777777" w:rsidR="002F7BC0" w:rsidRDefault="002F7BC0" w:rsidP="005C08D7">
      <w:pPr>
        <w:pStyle w:val="SAGEBodyText"/>
      </w:pPr>
    </w:p>
    <w:p w14:paraId="1E13B22A" w14:textId="77777777" w:rsidR="002F7BC0" w:rsidRDefault="002F7BC0" w:rsidP="005C08D7">
      <w:pPr>
        <w:pStyle w:val="SAGEBodyText"/>
      </w:pPr>
    </w:p>
    <w:p w14:paraId="74A6CA99" w14:textId="77777777" w:rsidR="002F7BC0" w:rsidRDefault="002F7BC0" w:rsidP="005C08D7">
      <w:pPr>
        <w:pStyle w:val="SAGEBodyText"/>
      </w:pPr>
    </w:p>
    <w:p w14:paraId="3DB74B84" w14:textId="77777777" w:rsidR="002F7BC0" w:rsidRDefault="002F7BC0" w:rsidP="005C08D7">
      <w:pPr>
        <w:pStyle w:val="SAGEBodyText"/>
      </w:pPr>
    </w:p>
    <w:p w14:paraId="3BD8CB37" w14:textId="77777777" w:rsidR="002F7BC0" w:rsidRDefault="002F7BC0" w:rsidP="005C08D7">
      <w:pPr>
        <w:pStyle w:val="SAGEBodyText"/>
      </w:pPr>
    </w:p>
    <w:p w14:paraId="06F8C2AB" w14:textId="77777777" w:rsidR="002F7BC0" w:rsidRDefault="002F7BC0" w:rsidP="005C08D7">
      <w:pPr>
        <w:pStyle w:val="SAGEHeading2"/>
      </w:pPr>
      <w:bookmarkStart w:id="519" w:name="_Toc453676521"/>
      <w:bookmarkStart w:id="520" w:name="_Toc33535434"/>
      <w:r>
        <w:t>Create an order</w:t>
      </w:r>
      <w:bookmarkEnd w:id="519"/>
      <w:bookmarkEnd w:id="520"/>
    </w:p>
    <w:p w14:paraId="1050CAC1" w14:textId="77777777" w:rsidR="002F7BC0" w:rsidRDefault="002F7BC0" w:rsidP="005C08D7">
      <w:pPr>
        <w:pStyle w:val="SAGEBodyText"/>
      </w:pPr>
      <w:r>
        <w:lastRenderedPageBreak/>
        <w:t xml:space="preserve">You can create an order in </w:t>
      </w:r>
      <w:r w:rsidR="00527C55">
        <w:t>Enterprise Management</w:t>
      </w:r>
      <w:r>
        <w:t xml:space="preserve"> using the portal. You need to be logged in to the portal to do this.</w:t>
      </w:r>
    </w:p>
    <w:p w14:paraId="067EFD2C" w14:textId="77777777" w:rsidR="002F7BC0" w:rsidRDefault="002F7BC0" w:rsidP="005C08D7">
      <w:pPr>
        <w:pStyle w:val="Bullet1"/>
        <w:ind w:left="357" w:hanging="357"/>
      </w:pPr>
      <w:r>
        <w:rPr>
          <w:noProof/>
          <w:lang w:val="fr-FR" w:eastAsia="fr-FR"/>
        </w:rPr>
        <w:drawing>
          <wp:anchor distT="0" distB="0" distL="114300" distR="114300" simplePos="0" relativeHeight="251674112" behindDoc="0" locked="0" layoutInCell="1" allowOverlap="1" wp14:anchorId="7B30BA7A" wp14:editId="176ECEFD">
            <wp:simplePos x="0" y="0"/>
            <wp:positionH relativeFrom="column">
              <wp:posOffset>13335</wp:posOffset>
            </wp:positionH>
            <wp:positionV relativeFrom="paragraph">
              <wp:posOffset>3175</wp:posOffset>
            </wp:positionV>
            <wp:extent cx="4495165" cy="725805"/>
            <wp:effectExtent l="0" t="0" r="635"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95165" cy="725805"/>
                    </a:xfrm>
                    <a:prstGeom prst="rect">
                      <a:avLst/>
                    </a:prstGeom>
                  </pic:spPr>
                </pic:pic>
              </a:graphicData>
            </a:graphic>
          </wp:anchor>
        </w:drawing>
      </w:r>
    </w:p>
    <w:p w14:paraId="50C33728" w14:textId="77777777" w:rsidR="002F7BC0" w:rsidRDefault="002F7BC0" w:rsidP="005C08D7">
      <w:pPr>
        <w:pStyle w:val="Bullet1"/>
        <w:ind w:left="357" w:hanging="357"/>
      </w:pPr>
    </w:p>
    <w:p w14:paraId="6C27DFE2" w14:textId="77777777" w:rsidR="002F7BC0" w:rsidRDefault="002F7BC0" w:rsidP="005C08D7">
      <w:pPr>
        <w:pStyle w:val="Bullet1"/>
        <w:ind w:left="357" w:hanging="357"/>
      </w:pPr>
    </w:p>
    <w:p w14:paraId="50C4BF96" w14:textId="77777777" w:rsidR="002F7BC0" w:rsidRDefault="002F7BC0" w:rsidP="005C08D7">
      <w:pPr>
        <w:pStyle w:val="Bullet1"/>
        <w:ind w:left="357" w:hanging="357"/>
      </w:pPr>
    </w:p>
    <w:p w14:paraId="26F6B948" w14:textId="77777777" w:rsidR="002F7BC0" w:rsidRDefault="002F7BC0" w:rsidP="005C08D7">
      <w:pPr>
        <w:pStyle w:val="Bullet1"/>
        <w:ind w:left="357" w:hanging="357"/>
      </w:pPr>
    </w:p>
    <w:p w14:paraId="622EC630" w14:textId="77777777" w:rsidR="002F7BC0" w:rsidRDefault="002F7BC0" w:rsidP="005C08D7">
      <w:pPr>
        <w:pStyle w:val="SAGEBodyText"/>
      </w:pPr>
      <w:r>
        <w:t xml:space="preserve">Remember, you defined the login and password for your portal in </w:t>
      </w:r>
      <w:proofErr w:type="spellStart"/>
      <w:r>
        <w:t>Config.php</w:t>
      </w:r>
      <w:proofErr w:type="spellEnd"/>
      <w:r>
        <w:t>.</w:t>
      </w:r>
    </w:p>
    <w:p w14:paraId="377600C5" w14:textId="77777777" w:rsidR="002F7BC0" w:rsidRDefault="002F7BC0" w:rsidP="005C08D7">
      <w:pPr>
        <w:pStyle w:val="SAGEBodyText"/>
      </w:pPr>
      <w:r>
        <w:t xml:space="preserve">Open the file </w:t>
      </w:r>
      <w:proofErr w:type="spellStart"/>
      <w:r>
        <w:t>Config.php</w:t>
      </w:r>
      <w:proofErr w:type="spellEnd"/>
    </w:p>
    <w:p w14:paraId="45085D88" w14:textId="77777777" w:rsidR="002F7BC0" w:rsidRDefault="002F7BC0" w:rsidP="005C08D7">
      <w:pPr>
        <w:pStyle w:val="SAGETextCodesection"/>
      </w:pPr>
      <w:r>
        <w:t>need to connect to create an order; don’t need to login to view orders</w:t>
      </w:r>
    </w:p>
    <w:p w14:paraId="6CF90DAF" w14:textId="77777777" w:rsidR="002F7BC0" w:rsidRPr="003035A0" w:rsidRDefault="002F7BC0" w:rsidP="005C08D7">
      <w:pPr>
        <w:pStyle w:val="SAGETextCodesection"/>
      </w:pPr>
      <w:r w:rsidRPr="003035A0">
        <w:t>&lt;?php</w:t>
      </w:r>
    </w:p>
    <w:p w14:paraId="298EE644" w14:textId="77777777" w:rsidR="002F7BC0" w:rsidRPr="003035A0" w:rsidRDefault="002F7BC0" w:rsidP="005C08D7">
      <w:pPr>
        <w:pStyle w:val="SAGETextCodesection"/>
      </w:pPr>
    </w:p>
    <w:p w14:paraId="6A24838F" w14:textId="77777777" w:rsidR="002F7BC0" w:rsidRPr="003035A0" w:rsidRDefault="002F7BC0" w:rsidP="005C08D7">
      <w:pPr>
        <w:pStyle w:val="SAGETextCodesection"/>
      </w:pPr>
      <w:r w:rsidRPr="003035A0">
        <w:t>class Config {</w:t>
      </w:r>
    </w:p>
    <w:p w14:paraId="15D80262" w14:textId="77777777" w:rsidR="002F7BC0" w:rsidRPr="003035A0" w:rsidRDefault="002F7BC0" w:rsidP="005C08D7">
      <w:pPr>
        <w:pStyle w:val="SAGETextCodesection"/>
      </w:pPr>
      <w:r w:rsidRPr="003035A0">
        <w:tab/>
      </w:r>
      <w:r>
        <w:t>…</w:t>
      </w:r>
    </w:p>
    <w:p w14:paraId="1AE01FA1" w14:textId="77777777" w:rsidR="002F7BC0" w:rsidRPr="003035A0" w:rsidRDefault="002F7BC0" w:rsidP="005C08D7">
      <w:pPr>
        <w:pStyle w:val="SAGETextCodesection"/>
      </w:pPr>
      <w:r w:rsidRPr="003035A0">
        <w:tab/>
      </w:r>
    </w:p>
    <w:p w14:paraId="232A158B" w14:textId="77777777" w:rsidR="002F7BC0" w:rsidRPr="003035A0" w:rsidRDefault="002F7BC0" w:rsidP="005C08D7">
      <w:pPr>
        <w:pStyle w:val="SAGETextCodesection"/>
      </w:pPr>
      <w:r w:rsidRPr="003035A0">
        <w:tab/>
        <w:t>public static $WEB_SITE_LOGIN</w:t>
      </w:r>
      <w:r w:rsidRPr="003035A0">
        <w:tab/>
        <w:t>= "</w:t>
      </w:r>
      <w:proofErr w:type="spellStart"/>
      <w:r w:rsidRPr="003035A0">
        <w:t>websage</w:t>
      </w:r>
      <w:proofErr w:type="spellEnd"/>
      <w:r w:rsidRPr="003035A0">
        <w:t>";</w:t>
      </w:r>
    </w:p>
    <w:p w14:paraId="208935DD" w14:textId="77777777" w:rsidR="002F7BC0" w:rsidRPr="003035A0" w:rsidRDefault="002F7BC0" w:rsidP="005C08D7">
      <w:pPr>
        <w:pStyle w:val="SAGETextCodesection"/>
      </w:pPr>
      <w:r w:rsidRPr="003035A0">
        <w:tab/>
        <w:t xml:space="preserve">public static $WEB_SITE_PASSWD </w:t>
      </w:r>
      <w:r w:rsidRPr="003035A0">
        <w:tab/>
        <w:t>= "</w:t>
      </w:r>
      <w:proofErr w:type="spellStart"/>
      <w:r w:rsidRPr="003035A0">
        <w:t>websage</w:t>
      </w:r>
      <w:proofErr w:type="spellEnd"/>
      <w:r w:rsidRPr="003035A0">
        <w:t>";</w:t>
      </w:r>
    </w:p>
    <w:p w14:paraId="4AE413E2" w14:textId="77777777" w:rsidR="002F7BC0" w:rsidRPr="003035A0" w:rsidRDefault="002F7BC0" w:rsidP="005C08D7">
      <w:pPr>
        <w:pStyle w:val="SAGETextCodesection"/>
      </w:pPr>
      <w:r w:rsidRPr="003035A0">
        <w:tab/>
      </w:r>
    </w:p>
    <w:p w14:paraId="2ADBB293" w14:textId="77777777" w:rsidR="002F7BC0" w:rsidRPr="003035A0" w:rsidRDefault="002F7BC0" w:rsidP="005C08D7">
      <w:pPr>
        <w:pStyle w:val="SAGETextCodesection"/>
      </w:pPr>
      <w:r w:rsidRPr="003035A0">
        <w:t>}</w:t>
      </w:r>
    </w:p>
    <w:p w14:paraId="495E7357" w14:textId="77777777" w:rsidR="002F7BC0" w:rsidRDefault="002F7BC0" w:rsidP="005C08D7">
      <w:pPr>
        <w:pStyle w:val="SAGETextCodesection"/>
      </w:pPr>
      <w:r w:rsidRPr="003035A0">
        <w:t>?&gt;</w:t>
      </w:r>
    </w:p>
    <w:p w14:paraId="477BA473" w14:textId="77777777" w:rsidR="002F7BC0" w:rsidDel="00233ECA" w:rsidRDefault="002F7BC0" w:rsidP="005C08D7">
      <w:pPr>
        <w:pStyle w:val="SAGEHeading2"/>
        <w:rPr>
          <w:del w:id="521" w:author="Auteur"/>
        </w:rPr>
      </w:pPr>
      <w:bookmarkStart w:id="522" w:name="_Toc453676522"/>
      <w:del w:id="523" w:author="Auteur">
        <w:r w:rsidDel="00233ECA">
          <w:delText>Create an order</w:delText>
        </w:r>
        <w:bookmarkEnd w:id="522"/>
      </w:del>
    </w:p>
    <w:p w14:paraId="6D60B36E" w14:textId="77777777" w:rsidR="002F7BC0" w:rsidDel="00233ECA" w:rsidRDefault="002F7BC0" w:rsidP="005C08D7">
      <w:pPr>
        <w:pStyle w:val="SAGEBodyText"/>
        <w:rPr>
          <w:del w:id="524" w:author="Auteur"/>
        </w:rPr>
      </w:pPr>
      <w:del w:id="525" w:author="Auteur">
        <w:r w:rsidDel="00233ECA">
          <w:delText>In addition to viewing orders, you can create a new order through the portal.</w:delText>
        </w:r>
      </w:del>
    </w:p>
    <w:p w14:paraId="31D07321" w14:textId="77777777" w:rsidR="00407FFB" w:rsidRPr="00407FFB" w:rsidRDefault="00407FFB" w:rsidP="00407FFB">
      <w:pPr>
        <w:pStyle w:val="SAGEAdmonitionNote"/>
      </w:pPr>
      <w:r>
        <w:rPr>
          <w:rStyle w:val="SageNote"/>
        </w:rPr>
        <w:t>Note</w:t>
      </w:r>
      <w:r w:rsidRPr="00407FFB">
        <w:rPr>
          <w:color w:val="00A4CF"/>
        </w:rPr>
        <w:t>:</w:t>
      </w:r>
      <w:r w:rsidRPr="00407FFB">
        <w:t xml:space="preserve"> To create a new order, you need to be logged into the Portal.</w:t>
      </w:r>
    </w:p>
    <w:p w14:paraId="24DD8FAF" w14:textId="77777777" w:rsidR="002F7BC0" w:rsidRDefault="002F7BC0" w:rsidP="005C08D7">
      <w:pPr>
        <w:pStyle w:val="Bullet1"/>
        <w:ind w:left="357" w:hanging="357"/>
      </w:pPr>
      <w:r>
        <w:t xml:space="preserve">From the </w:t>
      </w:r>
      <w:r w:rsidRPr="00753DB5">
        <w:rPr>
          <w:b/>
        </w:rPr>
        <w:t>ORDERS X3</w:t>
      </w:r>
      <w:r>
        <w:t xml:space="preserve"> pull-down menu, select </w:t>
      </w:r>
      <w:r w:rsidRPr="00753DB5">
        <w:rPr>
          <w:b/>
        </w:rPr>
        <w:t>CREATE AN ORDER</w:t>
      </w:r>
      <w:r>
        <w:t>.</w:t>
      </w:r>
    </w:p>
    <w:p w14:paraId="62DDE61E" w14:textId="77777777" w:rsidR="002F7BC0" w:rsidRPr="00B95EFE" w:rsidRDefault="00233ECA" w:rsidP="005C08D7">
      <w:pPr>
        <w:pStyle w:val="SAGEBodyText"/>
      </w:pPr>
      <w:r>
        <w:rPr>
          <w:noProof/>
          <w:lang w:val="fr-FR" w:eastAsia="fr-FR"/>
        </w:rPr>
        <w:drawing>
          <wp:anchor distT="0" distB="0" distL="114300" distR="114300" simplePos="0" relativeHeight="251675136" behindDoc="0" locked="0" layoutInCell="1" allowOverlap="1" wp14:anchorId="11076C59" wp14:editId="64D43ACB">
            <wp:simplePos x="0" y="0"/>
            <wp:positionH relativeFrom="margin">
              <wp:posOffset>1707034</wp:posOffset>
            </wp:positionH>
            <wp:positionV relativeFrom="paragraph">
              <wp:posOffset>273376</wp:posOffset>
            </wp:positionV>
            <wp:extent cx="3021330" cy="2265045"/>
            <wp:effectExtent l="0" t="0" r="7620" b="1905"/>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21330" cy="2265045"/>
                    </a:xfrm>
                    <a:prstGeom prst="rect">
                      <a:avLst/>
                    </a:prstGeom>
                  </pic:spPr>
                </pic:pic>
              </a:graphicData>
            </a:graphic>
            <wp14:sizeRelH relativeFrom="margin">
              <wp14:pctWidth>0</wp14:pctWidth>
            </wp14:sizeRelH>
            <wp14:sizeRelV relativeFrom="margin">
              <wp14:pctHeight>0</wp14:pctHeight>
            </wp14:sizeRelV>
          </wp:anchor>
        </w:drawing>
      </w:r>
      <w:r w:rsidR="002F7BC0">
        <w:t xml:space="preserve">Enter the relevant information as you would if you were working directly in </w:t>
      </w:r>
      <w:r w:rsidR="00E039BE">
        <w:t>your application</w:t>
      </w:r>
      <w:r w:rsidR="002F7BC0">
        <w:t xml:space="preserve"> and click </w:t>
      </w:r>
      <w:r w:rsidR="002F7BC0" w:rsidRPr="00B95EFE">
        <w:rPr>
          <w:b/>
        </w:rPr>
        <w:t>Submit</w:t>
      </w:r>
      <w:r w:rsidR="002F7BC0">
        <w:t>.</w:t>
      </w:r>
    </w:p>
    <w:p w14:paraId="75D1F9EB" w14:textId="77777777" w:rsidR="002F7BC0" w:rsidRDefault="002F7BC0" w:rsidP="005C08D7">
      <w:pPr>
        <w:pStyle w:val="SAGEBodyText"/>
      </w:pPr>
    </w:p>
    <w:p w14:paraId="136D913A" w14:textId="77777777" w:rsidR="002F7BC0" w:rsidRDefault="002F7BC0" w:rsidP="005C08D7">
      <w:pPr>
        <w:pStyle w:val="SAGEBodyText"/>
      </w:pPr>
    </w:p>
    <w:p w14:paraId="6D69246D" w14:textId="77777777" w:rsidR="002F7BC0" w:rsidRDefault="002F7BC0" w:rsidP="005C08D7">
      <w:pPr>
        <w:pStyle w:val="SAGEBodyText"/>
      </w:pPr>
    </w:p>
    <w:p w14:paraId="75A758F0" w14:textId="77777777" w:rsidR="002F7BC0" w:rsidRDefault="002F7BC0" w:rsidP="005C08D7">
      <w:pPr>
        <w:pStyle w:val="SAGEBodyText"/>
      </w:pPr>
    </w:p>
    <w:p w14:paraId="300BEC65" w14:textId="77777777" w:rsidR="002F7BC0" w:rsidRDefault="002F7BC0" w:rsidP="005C08D7">
      <w:pPr>
        <w:pStyle w:val="SAGEBodyText"/>
      </w:pPr>
    </w:p>
    <w:p w14:paraId="5478A63F" w14:textId="77777777" w:rsidR="00E039BE" w:rsidRDefault="00E039BE" w:rsidP="005C08D7">
      <w:pPr>
        <w:pStyle w:val="SAGEBodyText"/>
      </w:pPr>
    </w:p>
    <w:p w14:paraId="338EAAA2" w14:textId="77777777" w:rsidR="002F7BC0" w:rsidRDefault="002F7BC0" w:rsidP="005C08D7">
      <w:pPr>
        <w:pStyle w:val="SAGEBodyText"/>
      </w:pPr>
      <w:r>
        <w:rPr>
          <w:noProof/>
        </w:rPr>
        <w:t>When the order has been created, click the oder number to view details.</w:t>
      </w:r>
    </w:p>
    <w:p w14:paraId="0334EA56" w14:textId="77777777" w:rsidR="002F7BC0" w:rsidRDefault="002F7BC0" w:rsidP="005C08D7">
      <w:pPr>
        <w:pStyle w:val="SAGEBodyText"/>
      </w:pPr>
      <w:r>
        <w:rPr>
          <w:noProof/>
          <w:lang w:val="fr-FR" w:eastAsia="fr-FR"/>
        </w:rPr>
        <w:drawing>
          <wp:anchor distT="0" distB="0" distL="114300" distR="114300" simplePos="0" relativeHeight="251676160" behindDoc="0" locked="0" layoutInCell="1" allowOverlap="1" wp14:anchorId="3CE05AE2" wp14:editId="060B617A">
            <wp:simplePos x="0" y="0"/>
            <wp:positionH relativeFrom="column">
              <wp:posOffset>5080</wp:posOffset>
            </wp:positionH>
            <wp:positionV relativeFrom="paragraph">
              <wp:posOffset>110742</wp:posOffset>
            </wp:positionV>
            <wp:extent cx="4495165" cy="2710815"/>
            <wp:effectExtent l="0" t="0" r="635"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95165" cy="2710815"/>
                    </a:xfrm>
                    <a:prstGeom prst="rect">
                      <a:avLst/>
                    </a:prstGeom>
                  </pic:spPr>
                </pic:pic>
              </a:graphicData>
            </a:graphic>
          </wp:anchor>
        </w:drawing>
      </w:r>
    </w:p>
    <w:p w14:paraId="200EA4C9" w14:textId="77777777" w:rsidR="002F7BC0" w:rsidDel="00233ECA" w:rsidRDefault="002F7BC0" w:rsidP="005C08D7">
      <w:pPr>
        <w:pStyle w:val="SAGEBodyText"/>
        <w:rPr>
          <w:del w:id="526" w:author="Auteur"/>
        </w:rPr>
      </w:pPr>
    </w:p>
    <w:p w14:paraId="6CD467B2" w14:textId="77777777" w:rsidR="002F7BC0" w:rsidDel="00233ECA" w:rsidRDefault="002F7BC0" w:rsidP="005C08D7">
      <w:pPr>
        <w:pStyle w:val="SAGEBodyText"/>
        <w:rPr>
          <w:del w:id="527" w:author="Auteur"/>
        </w:rPr>
      </w:pPr>
    </w:p>
    <w:p w14:paraId="2B9AFCBE" w14:textId="77777777" w:rsidR="002F7BC0" w:rsidDel="00233ECA" w:rsidRDefault="002F7BC0" w:rsidP="005C08D7">
      <w:pPr>
        <w:pStyle w:val="SAGEBodyText"/>
        <w:rPr>
          <w:del w:id="528" w:author="Auteur"/>
        </w:rPr>
      </w:pPr>
    </w:p>
    <w:p w14:paraId="73DEE035" w14:textId="77777777" w:rsidR="002F7BC0" w:rsidDel="00233ECA" w:rsidRDefault="002F7BC0" w:rsidP="005C08D7">
      <w:pPr>
        <w:pStyle w:val="SAGEBodyText"/>
        <w:rPr>
          <w:del w:id="529" w:author="Auteur"/>
        </w:rPr>
      </w:pPr>
    </w:p>
    <w:p w14:paraId="484C53A1" w14:textId="77777777" w:rsidR="002F7BC0" w:rsidDel="00233ECA" w:rsidRDefault="002F7BC0" w:rsidP="005C08D7">
      <w:pPr>
        <w:pStyle w:val="SAGEBodyText"/>
        <w:rPr>
          <w:del w:id="530" w:author="Auteur"/>
        </w:rPr>
      </w:pPr>
    </w:p>
    <w:p w14:paraId="3331236D" w14:textId="77777777" w:rsidR="002F7BC0" w:rsidDel="00233ECA" w:rsidRDefault="002F7BC0" w:rsidP="005C08D7">
      <w:pPr>
        <w:pStyle w:val="SAGEBodyText"/>
        <w:rPr>
          <w:del w:id="531" w:author="Auteur"/>
        </w:rPr>
      </w:pPr>
    </w:p>
    <w:p w14:paraId="7F28E190" w14:textId="77777777" w:rsidR="002F7BC0" w:rsidDel="00233ECA" w:rsidRDefault="002F7BC0" w:rsidP="005C08D7">
      <w:pPr>
        <w:pStyle w:val="SAGEBodyText"/>
        <w:rPr>
          <w:del w:id="532" w:author="Auteur"/>
        </w:rPr>
      </w:pPr>
    </w:p>
    <w:p w14:paraId="5E6250C4" w14:textId="77777777" w:rsidR="002F7BC0" w:rsidRDefault="002F7BC0" w:rsidP="005C08D7">
      <w:pPr>
        <w:pStyle w:val="SAGEBodyText"/>
      </w:pPr>
    </w:p>
    <w:p w14:paraId="7CC147FD" w14:textId="77777777" w:rsidR="002F7BC0" w:rsidRDefault="002F7BC0" w:rsidP="005C08D7">
      <w:pPr>
        <w:pStyle w:val="SAGEBodyText"/>
      </w:pPr>
      <w:r>
        <w:lastRenderedPageBreak/>
        <w:t xml:space="preserve">In </w:t>
      </w:r>
      <w:r w:rsidR="00E039BE">
        <w:t>the WS</w:t>
      </w:r>
      <w:r>
        <w:t xml:space="preserve"> entry transaction</w:t>
      </w:r>
      <w:r w:rsidR="00E039BE">
        <w:t>, you can see the same order:</w:t>
      </w:r>
    </w:p>
    <w:p w14:paraId="1DF3BE7B" w14:textId="77777777" w:rsidR="002F7BC0" w:rsidRDefault="007847A9" w:rsidP="005C08D7">
      <w:pPr>
        <w:pStyle w:val="SAGEBodyText"/>
      </w:pPr>
      <w:r>
        <w:rPr>
          <w:noProof/>
        </w:rPr>
        <w:drawing>
          <wp:inline distT="0" distB="0" distL="0" distR="0" wp14:anchorId="7DA742D5" wp14:editId="14BBEA74">
            <wp:extent cx="5579745" cy="3082290"/>
            <wp:effectExtent l="0" t="0" r="1905"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3082290"/>
                    </a:xfrm>
                    <a:prstGeom prst="rect">
                      <a:avLst/>
                    </a:prstGeom>
                  </pic:spPr>
                </pic:pic>
              </a:graphicData>
            </a:graphic>
          </wp:inline>
        </w:drawing>
      </w:r>
    </w:p>
    <w:p w14:paraId="2ADF3B0B" w14:textId="77777777" w:rsidR="002F7BC0" w:rsidRDefault="002F7BC0" w:rsidP="005C08D7">
      <w:pPr>
        <w:pStyle w:val="SAGEBodyText"/>
      </w:pPr>
    </w:p>
    <w:p w14:paraId="50E8DDFA" w14:textId="77777777" w:rsidR="002F7BC0" w:rsidRDefault="002F7BC0" w:rsidP="005C08D7">
      <w:pPr>
        <w:pStyle w:val="SAGEBodyText"/>
      </w:pPr>
    </w:p>
    <w:p w14:paraId="10989684" w14:textId="77777777" w:rsidR="002F7BC0" w:rsidRDefault="002F7BC0" w:rsidP="005C08D7">
      <w:pPr>
        <w:pStyle w:val="SAGEBodyText"/>
      </w:pPr>
    </w:p>
    <w:p w14:paraId="48D2FF7F" w14:textId="77777777" w:rsidR="002F7BC0" w:rsidRDefault="002F7BC0" w:rsidP="005C08D7">
      <w:pPr>
        <w:pStyle w:val="SAGEBodyText"/>
      </w:pPr>
    </w:p>
    <w:p w14:paraId="61A09828" w14:textId="77777777" w:rsidR="002F7BC0" w:rsidRDefault="002F7BC0" w:rsidP="005C08D7">
      <w:pPr>
        <w:pStyle w:val="SAGEHeading1"/>
        <w:framePr w:wrap="around"/>
      </w:pPr>
      <w:bookmarkStart w:id="533" w:name="_Toc33535435"/>
      <w:r>
        <w:lastRenderedPageBreak/>
        <w:t>For developers</w:t>
      </w:r>
      <w:bookmarkEnd w:id="533"/>
    </w:p>
    <w:p w14:paraId="68FA1B62" w14:textId="77777777" w:rsidR="002F7BC0" w:rsidRPr="005713AA" w:rsidRDefault="002F7BC0" w:rsidP="005C08D7">
      <w:pPr>
        <w:pStyle w:val="SAGEBodyText"/>
        <w:rPr>
          <w:b/>
        </w:rPr>
      </w:pPr>
      <w:r>
        <w:t xml:space="preserve">This section provides details </w:t>
      </w:r>
      <w:r w:rsidR="00E039BE">
        <w:t xml:space="preserve">specifically addressed to </w:t>
      </w:r>
      <w:r>
        <w:t xml:space="preserve">developers who have </w:t>
      </w:r>
      <w:r w:rsidR="00E039BE">
        <w:t xml:space="preserve">an </w:t>
      </w:r>
      <w:r>
        <w:t xml:space="preserve">advanced </w:t>
      </w:r>
      <w:r w:rsidR="00E039BE">
        <w:t xml:space="preserve">knowledge of </w:t>
      </w:r>
      <w:r>
        <w:t xml:space="preserve">coding and web services. </w:t>
      </w:r>
      <w:r w:rsidR="00E039BE">
        <w:t xml:space="preserve">The </w:t>
      </w:r>
      <w:r>
        <w:t xml:space="preserve">YOSOH web service </w:t>
      </w:r>
      <w:r w:rsidR="00E039BE">
        <w:t xml:space="preserve">will still be used </w:t>
      </w:r>
      <w:r>
        <w:t>as an example.</w:t>
      </w:r>
    </w:p>
    <w:p w14:paraId="5DF96B2C" w14:textId="77777777" w:rsidR="002F7BC0" w:rsidRPr="00F71C66" w:rsidRDefault="002F7BC0" w:rsidP="005C08D7">
      <w:pPr>
        <w:pStyle w:val="SAGEBodyText"/>
        <w:rPr>
          <w:b/>
        </w:rPr>
      </w:pPr>
      <w:r>
        <w:t>This</w:t>
      </w:r>
      <w:r w:rsidR="00DE7B59">
        <w:t xml:space="preserve"> section</w:t>
      </w:r>
      <w:r>
        <w:t xml:space="preserve"> describes h</w:t>
      </w:r>
      <w:r w:rsidRPr="005713AA">
        <w:t>ow to</w:t>
      </w:r>
      <w:r>
        <w:t xml:space="preserve"> initiate</w:t>
      </w:r>
      <w:r w:rsidRPr="005713AA">
        <w:t xml:space="preserve"> calls without </w:t>
      </w:r>
      <w:r w:rsidR="00B81373">
        <w:t xml:space="preserve">using an </w:t>
      </w:r>
      <w:r w:rsidRPr="005713AA">
        <w:t xml:space="preserve">external </w:t>
      </w:r>
      <w:proofErr w:type="gramStart"/>
      <w:r w:rsidRPr="005713AA">
        <w:t>application, but</w:t>
      </w:r>
      <w:proofErr w:type="gramEnd"/>
      <w:r w:rsidRPr="005713AA">
        <w:t xml:space="preserve"> </w:t>
      </w:r>
      <w:r w:rsidR="00B81373">
        <w:t xml:space="preserve">using </w:t>
      </w:r>
      <w:r w:rsidRPr="005713AA">
        <w:t xml:space="preserve">the </w:t>
      </w:r>
      <w:r w:rsidR="00B81373">
        <w:t xml:space="preserve">Enterprise Management </w:t>
      </w:r>
      <w:r w:rsidRPr="005713AA">
        <w:t>test tool</w:t>
      </w:r>
      <w:r>
        <w:t xml:space="preserve">. </w:t>
      </w:r>
      <w:r w:rsidR="00B81373">
        <w:t xml:space="preserve">You can also see </w:t>
      </w:r>
      <w:r w:rsidRPr="00F71C66">
        <w:t xml:space="preserve">the </w:t>
      </w:r>
      <w:r>
        <w:t>PHP</w:t>
      </w:r>
      <w:r w:rsidRPr="00F71C66">
        <w:t xml:space="preserve"> or C# codes </w:t>
      </w:r>
      <w:r w:rsidR="00B81373">
        <w:t xml:space="preserve">used to </w:t>
      </w:r>
      <w:r w:rsidRPr="00F71C66">
        <w:t xml:space="preserve">call the </w:t>
      </w:r>
      <w:r>
        <w:t xml:space="preserve">same </w:t>
      </w:r>
      <w:r w:rsidRPr="00F71C66">
        <w:t>web services.</w:t>
      </w:r>
    </w:p>
    <w:p w14:paraId="44915864" w14:textId="77777777" w:rsidR="002F7BC0" w:rsidRDefault="002F7BC0" w:rsidP="005C08D7">
      <w:pPr>
        <w:pStyle w:val="SAGEBodyText"/>
      </w:pPr>
      <w:r>
        <w:t xml:space="preserve">This web service is </w:t>
      </w:r>
      <w:r w:rsidR="00072ECD">
        <w:t xml:space="preserve">defined as an </w:t>
      </w:r>
      <w:r>
        <w:t xml:space="preserve">object with the </w:t>
      </w:r>
      <w:r w:rsidR="00072ECD">
        <w:t xml:space="preserve">WS </w:t>
      </w:r>
      <w:r>
        <w:t>optimized transaction.</w:t>
      </w:r>
    </w:p>
    <w:p w14:paraId="16F8D344" w14:textId="77777777" w:rsidR="002F7BC0" w:rsidRDefault="002F7BC0" w:rsidP="005C08D7">
      <w:pPr>
        <w:pStyle w:val="Bullet1"/>
        <w:ind w:left="357" w:hanging="357"/>
      </w:pPr>
      <w:r>
        <w:rPr>
          <w:noProof/>
          <w:lang w:val="fr-FR" w:eastAsia="fr-FR"/>
        </w:rPr>
        <w:drawing>
          <wp:anchor distT="0" distB="0" distL="114300" distR="114300" simplePos="0" relativeHeight="251684352" behindDoc="0" locked="0" layoutInCell="1" allowOverlap="1" wp14:anchorId="081E2E66" wp14:editId="08E6B2C2">
            <wp:simplePos x="0" y="0"/>
            <wp:positionH relativeFrom="column">
              <wp:posOffset>11143</wp:posOffset>
            </wp:positionH>
            <wp:positionV relativeFrom="paragraph">
              <wp:posOffset>85090</wp:posOffset>
            </wp:positionV>
            <wp:extent cx="4495165" cy="4344670"/>
            <wp:effectExtent l="0" t="0" r="635" b="0"/>
            <wp:wrapNone/>
            <wp:docPr id="62"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95165" cy="4344670"/>
                    </a:xfrm>
                    <a:prstGeom prst="rect">
                      <a:avLst/>
                    </a:prstGeom>
                  </pic:spPr>
                </pic:pic>
              </a:graphicData>
            </a:graphic>
          </wp:anchor>
        </w:drawing>
      </w:r>
    </w:p>
    <w:p w14:paraId="62CD907F" w14:textId="77777777" w:rsidR="002F7BC0" w:rsidRDefault="002F7BC0" w:rsidP="005C08D7">
      <w:pPr>
        <w:pStyle w:val="Bullet1"/>
        <w:ind w:left="357" w:hanging="357"/>
      </w:pPr>
    </w:p>
    <w:p w14:paraId="032D4C34" w14:textId="77777777" w:rsidR="002F7BC0" w:rsidRDefault="002F7BC0" w:rsidP="005C08D7">
      <w:pPr>
        <w:pStyle w:val="Bullet1"/>
        <w:ind w:left="357" w:hanging="357"/>
      </w:pPr>
    </w:p>
    <w:p w14:paraId="7BD1283A" w14:textId="77777777" w:rsidR="002F7BC0" w:rsidRDefault="002F7BC0" w:rsidP="005C08D7">
      <w:pPr>
        <w:pStyle w:val="Bullet1"/>
        <w:ind w:left="357" w:hanging="357"/>
        <w:rPr>
          <w:lang w:val="en-GB"/>
        </w:rPr>
      </w:pPr>
    </w:p>
    <w:p w14:paraId="220121E6" w14:textId="77777777" w:rsidR="002F7BC0" w:rsidRDefault="002F7BC0" w:rsidP="005C08D7">
      <w:pPr>
        <w:pStyle w:val="Bullet1"/>
        <w:ind w:left="357" w:hanging="357"/>
        <w:rPr>
          <w:lang w:val="en-GB"/>
        </w:rPr>
      </w:pPr>
    </w:p>
    <w:p w14:paraId="207E4375" w14:textId="77777777" w:rsidR="002F7BC0" w:rsidRDefault="002F7BC0" w:rsidP="005C08D7">
      <w:pPr>
        <w:pStyle w:val="Bullet1"/>
        <w:ind w:left="357" w:hanging="357"/>
        <w:rPr>
          <w:lang w:val="en-GB"/>
        </w:rPr>
      </w:pPr>
    </w:p>
    <w:p w14:paraId="26EE9D3F" w14:textId="77777777" w:rsidR="002F7BC0" w:rsidRDefault="002F7BC0" w:rsidP="005C08D7">
      <w:pPr>
        <w:pStyle w:val="Bullet1"/>
        <w:ind w:left="357" w:hanging="357"/>
        <w:rPr>
          <w:lang w:val="en-GB"/>
        </w:rPr>
      </w:pPr>
    </w:p>
    <w:p w14:paraId="2B134724" w14:textId="77777777" w:rsidR="002F7BC0" w:rsidRDefault="002F7BC0" w:rsidP="005C08D7">
      <w:pPr>
        <w:pStyle w:val="Bullet1"/>
        <w:ind w:left="357" w:hanging="357"/>
        <w:rPr>
          <w:lang w:val="en-GB"/>
        </w:rPr>
      </w:pPr>
    </w:p>
    <w:p w14:paraId="1D9CEDF9" w14:textId="77777777" w:rsidR="002F7BC0" w:rsidRDefault="002F7BC0" w:rsidP="005C08D7">
      <w:pPr>
        <w:pStyle w:val="Bullet1"/>
        <w:ind w:left="357" w:hanging="357"/>
        <w:rPr>
          <w:lang w:val="en-GB"/>
        </w:rPr>
      </w:pPr>
    </w:p>
    <w:p w14:paraId="28621E49" w14:textId="77777777" w:rsidR="002F7BC0" w:rsidRDefault="002F7BC0" w:rsidP="005C08D7">
      <w:pPr>
        <w:pStyle w:val="Bullet1"/>
        <w:ind w:left="357" w:hanging="357"/>
        <w:rPr>
          <w:lang w:val="en-GB"/>
        </w:rPr>
      </w:pPr>
    </w:p>
    <w:p w14:paraId="57308C2B" w14:textId="77777777" w:rsidR="002F7BC0" w:rsidRDefault="002F7BC0" w:rsidP="005C08D7">
      <w:pPr>
        <w:pStyle w:val="Bullet1"/>
        <w:ind w:left="357" w:hanging="357"/>
        <w:rPr>
          <w:lang w:val="en-GB"/>
        </w:rPr>
      </w:pPr>
    </w:p>
    <w:p w14:paraId="7C7E298E" w14:textId="77777777" w:rsidR="002F7BC0" w:rsidRDefault="002F7BC0" w:rsidP="005C08D7">
      <w:pPr>
        <w:pStyle w:val="Bullet1"/>
        <w:ind w:left="357" w:hanging="357"/>
        <w:rPr>
          <w:lang w:val="en-GB"/>
        </w:rPr>
      </w:pPr>
    </w:p>
    <w:p w14:paraId="0F0D27EC" w14:textId="77777777" w:rsidR="002F7BC0" w:rsidRDefault="002F7BC0" w:rsidP="005C08D7">
      <w:pPr>
        <w:pStyle w:val="Bullet1"/>
        <w:ind w:left="357" w:hanging="357"/>
        <w:rPr>
          <w:lang w:val="en-GB"/>
        </w:rPr>
      </w:pPr>
    </w:p>
    <w:p w14:paraId="06C13B9D" w14:textId="77777777" w:rsidR="002F7BC0" w:rsidRDefault="002F7BC0" w:rsidP="005C08D7">
      <w:pPr>
        <w:pStyle w:val="Bullet1"/>
        <w:ind w:left="357" w:hanging="357"/>
        <w:rPr>
          <w:lang w:val="en-GB"/>
        </w:rPr>
      </w:pPr>
    </w:p>
    <w:p w14:paraId="3E18B653" w14:textId="77777777" w:rsidR="002F7BC0" w:rsidRDefault="002F7BC0" w:rsidP="005C08D7">
      <w:pPr>
        <w:pStyle w:val="Bullet1"/>
        <w:ind w:left="357" w:hanging="357"/>
        <w:rPr>
          <w:lang w:val="en-GB"/>
        </w:rPr>
      </w:pPr>
    </w:p>
    <w:p w14:paraId="55176225" w14:textId="77777777" w:rsidR="002F7BC0" w:rsidRPr="009A2A42" w:rsidRDefault="002F7BC0" w:rsidP="005C08D7">
      <w:pPr>
        <w:pStyle w:val="Bullet1"/>
        <w:ind w:left="357" w:hanging="357"/>
      </w:pPr>
    </w:p>
    <w:p w14:paraId="7D1D1707" w14:textId="77777777" w:rsidR="002F7BC0" w:rsidRPr="009A2A42" w:rsidRDefault="002F7BC0" w:rsidP="005C08D7">
      <w:pPr>
        <w:pStyle w:val="Bullet1"/>
        <w:ind w:left="357" w:hanging="357"/>
      </w:pPr>
    </w:p>
    <w:p w14:paraId="600975D5" w14:textId="77777777" w:rsidR="002F7BC0" w:rsidRPr="009A2A42" w:rsidRDefault="002F7BC0" w:rsidP="005C08D7">
      <w:pPr>
        <w:pStyle w:val="Bullet1"/>
        <w:ind w:left="357" w:hanging="357"/>
      </w:pPr>
    </w:p>
    <w:p w14:paraId="65FA43D1" w14:textId="77777777" w:rsidR="002F7BC0" w:rsidRPr="009A2A42" w:rsidRDefault="002F7BC0" w:rsidP="005C08D7">
      <w:pPr>
        <w:pStyle w:val="Bullet1"/>
        <w:ind w:left="357" w:hanging="357"/>
      </w:pPr>
    </w:p>
    <w:p w14:paraId="4D08A827" w14:textId="77777777" w:rsidR="002F7BC0" w:rsidRPr="009A2A42" w:rsidRDefault="002F7BC0" w:rsidP="005C08D7">
      <w:pPr>
        <w:pStyle w:val="Bullet1"/>
        <w:ind w:left="357" w:hanging="357"/>
      </w:pPr>
    </w:p>
    <w:p w14:paraId="6027CA57" w14:textId="77777777" w:rsidR="002F7BC0" w:rsidRPr="009A2A42" w:rsidRDefault="002F7BC0" w:rsidP="005C08D7">
      <w:pPr>
        <w:pStyle w:val="Bullet1"/>
        <w:ind w:left="357" w:hanging="357"/>
      </w:pPr>
    </w:p>
    <w:p w14:paraId="718A5434" w14:textId="77777777" w:rsidR="002F7BC0" w:rsidRPr="009A2A42" w:rsidRDefault="002F7BC0" w:rsidP="005C08D7">
      <w:pPr>
        <w:pStyle w:val="Bullet1"/>
        <w:ind w:left="357" w:hanging="357"/>
      </w:pPr>
    </w:p>
    <w:p w14:paraId="62CD3E9B" w14:textId="77777777" w:rsidR="002F7BC0" w:rsidRDefault="002F7BC0">
      <w:pPr>
        <w:spacing w:line="240" w:lineRule="auto"/>
        <w:rPr>
          <w:b/>
          <w:color w:val="007F64"/>
          <w:sz w:val="28"/>
          <w:szCs w:val="28"/>
        </w:rPr>
      </w:pPr>
      <w:r w:rsidRPr="00565324">
        <w:br w:type="page"/>
      </w:r>
    </w:p>
    <w:p w14:paraId="76E7B9EA" w14:textId="77777777" w:rsidR="002F7BC0" w:rsidRPr="003D68B7" w:rsidRDefault="002F7BC0" w:rsidP="005C08D7">
      <w:pPr>
        <w:pStyle w:val="SAGEHeading2"/>
      </w:pPr>
      <w:bookmarkStart w:id="534" w:name="_Toc453676523"/>
      <w:bookmarkStart w:id="535" w:name="_Toc33535436"/>
      <w:r w:rsidRPr="003D68B7">
        <w:lastRenderedPageBreak/>
        <w:t>List the orders</w:t>
      </w:r>
      <w:bookmarkEnd w:id="534"/>
      <w:bookmarkEnd w:id="535"/>
    </w:p>
    <w:p w14:paraId="32D43EA5" w14:textId="77777777" w:rsidR="002F7BC0" w:rsidRPr="004D0C9B" w:rsidRDefault="002F7BC0" w:rsidP="005C08D7">
      <w:pPr>
        <w:pStyle w:val="SAGEBodyText"/>
        <w:rPr>
          <w:b/>
          <w:lang w:eastAsia="fr-FR"/>
        </w:rPr>
      </w:pPr>
      <w:r w:rsidRPr="004D0C9B">
        <w:rPr>
          <w:b/>
        </w:rPr>
        <w:t>In the PHP code:</w:t>
      </w:r>
      <w:r w:rsidRPr="004D0C9B">
        <w:rPr>
          <w:b/>
          <w:lang w:eastAsia="fr-FR"/>
        </w:rPr>
        <w:t xml:space="preserve"> </w:t>
      </w:r>
    </w:p>
    <w:p w14:paraId="13740481" w14:textId="77777777" w:rsidR="002F7BC0" w:rsidRPr="008D2CDE" w:rsidRDefault="002F7BC0" w:rsidP="005C08D7">
      <w:pPr>
        <w:pStyle w:val="SAGEBodyText"/>
      </w:pPr>
      <w:r>
        <w:rPr>
          <w:lang w:eastAsia="fr-FR"/>
        </w:rPr>
        <w:t xml:space="preserve">Remember, the name of the </w:t>
      </w:r>
      <w:r w:rsidR="00403A27">
        <w:rPr>
          <w:lang w:eastAsia="fr-FR"/>
        </w:rPr>
        <w:t xml:space="preserve">Order </w:t>
      </w:r>
      <w:r>
        <w:rPr>
          <w:lang w:eastAsia="fr-FR"/>
        </w:rPr>
        <w:t>web service is SOH.</w:t>
      </w:r>
    </w:p>
    <w:p w14:paraId="64DD840E" w14:textId="77777777" w:rsidR="002F7BC0" w:rsidRDefault="002F7BC0" w:rsidP="005C08D7">
      <w:pPr>
        <w:pStyle w:val="SAGEBodyText"/>
      </w:pPr>
      <w:proofErr w:type="gramStart"/>
      <w:r>
        <w:rPr>
          <w:lang w:eastAsia="fr-FR"/>
        </w:rPr>
        <w:t>Config::</w:t>
      </w:r>
      <w:proofErr w:type="gramEnd"/>
      <w:r>
        <w:rPr>
          <w:lang w:eastAsia="fr-FR"/>
        </w:rPr>
        <w:t>$W</w:t>
      </w:r>
      <w:r w:rsidRPr="00CB78EF">
        <w:rPr>
          <w:lang w:eastAsia="fr-FR"/>
        </w:rPr>
        <w:t>S_ORDER</w:t>
      </w:r>
      <w:r>
        <w:rPr>
          <w:lang w:eastAsia="fr-FR"/>
        </w:rPr>
        <w:t xml:space="preserve"> </w:t>
      </w:r>
      <w:r w:rsidRPr="00CB78EF">
        <w:rPr>
          <w:lang w:eastAsia="fr-FR"/>
        </w:rPr>
        <w:sym w:font="Wingdings" w:char="F0E0"/>
      </w:r>
      <w:r>
        <w:rPr>
          <w:lang w:eastAsia="fr-FR"/>
        </w:rPr>
        <w:t xml:space="preserve"> YSOH </w:t>
      </w:r>
    </w:p>
    <w:p w14:paraId="211FF9F5" w14:textId="77777777" w:rsidR="002F7BC0" w:rsidRPr="0058540A" w:rsidRDefault="002F7BC0" w:rsidP="005C08D7">
      <w:pPr>
        <w:pStyle w:val="Bullet1"/>
        <w:ind w:left="357" w:hanging="357"/>
        <w:rPr>
          <w:lang w:val="en-GB"/>
        </w:rPr>
      </w:pPr>
      <w:r w:rsidRPr="0058540A">
        <w:rPr>
          <w:lang w:val="en-GB"/>
        </w:rPr>
        <w:t>In /sagex3/</w:t>
      </w:r>
      <w:proofErr w:type="spellStart"/>
      <w:r w:rsidRPr="0058540A">
        <w:rPr>
          <w:lang w:val="en-GB"/>
        </w:rPr>
        <w:t>page_soh_list.php</w:t>
      </w:r>
      <w:proofErr w:type="spellEnd"/>
    </w:p>
    <w:p w14:paraId="62C502EB" w14:textId="77777777" w:rsidR="002F7BC0" w:rsidRDefault="002F7BC0" w:rsidP="005C08D7">
      <w:pPr>
        <w:pStyle w:val="Bullet1"/>
        <w:ind w:left="357" w:hanging="357"/>
        <w:rPr>
          <w:lang w:val="en-GB"/>
        </w:rPr>
      </w:pPr>
    </w:p>
    <w:p w14:paraId="3B0DE62F" w14:textId="77777777" w:rsidR="002F7BC0" w:rsidRPr="00A56181" w:rsidRDefault="002F7BC0" w:rsidP="005C08D7">
      <w:pPr>
        <w:pStyle w:val="SAGETextCodesection"/>
        <w:rPr>
          <w:lang w:eastAsia="fr-FR"/>
        </w:rPr>
      </w:pPr>
      <w:r w:rsidRPr="00A56181">
        <w:rPr>
          <w:lang w:eastAsia="fr-FR"/>
        </w:rPr>
        <w:t>&lt;?php</w:t>
      </w:r>
    </w:p>
    <w:p w14:paraId="1F4479BC" w14:textId="77777777"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proofErr w:type="spellStart"/>
      <w:r w:rsidRPr="00A56181">
        <w:rPr>
          <w:b/>
          <w:bCs/>
          <w:color w:val="7F0055"/>
          <w:lang w:eastAsia="fr-FR"/>
        </w:rPr>
        <w:t>require_once</w:t>
      </w:r>
      <w:proofErr w:type="spellEnd"/>
      <w:r w:rsidRPr="00A56181">
        <w:rPr>
          <w:b/>
          <w:bCs/>
          <w:color w:val="7F0055"/>
          <w:lang w:eastAsia="fr-FR"/>
        </w:rPr>
        <w:t xml:space="preserve"> </w:t>
      </w:r>
      <w:r w:rsidRPr="00A56181">
        <w:rPr>
          <w:color w:val="000000"/>
          <w:lang w:eastAsia="fr-FR"/>
        </w:rPr>
        <w:t>(</w:t>
      </w:r>
      <w:r w:rsidRPr="00A56181">
        <w:rPr>
          <w:color w:val="0000C0"/>
          <w:lang w:eastAsia="fr-FR"/>
        </w:rPr>
        <w:t>'</w:t>
      </w:r>
      <w:proofErr w:type="spellStart"/>
      <w:r w:rsidRPr="00A56181">
        <w:rPr>
          <w:color w:val="0000C0"/>
          <w:lang w:eastAsia="fr-FR"/>
        </w:rPr>
        <w:t>WebService</w:t>
      </w:r>
      <w:proofErr w:type="spellEnd"/>
      <w:r w:rsidRPr="00A56181">
        <w:rPr>
          <w:color w:val="0000C0"/>
          <w:lang w:eastAsia="fr-FR"/>
        </w:rPr>
        <w:t>/models/</w:t>
      </w:r>
      <w:proofErr w:type="spellStart"/>
      <w:r w:rsidRPr="00A56181">
        <w:rPr>
          <w:color w:val="0000C0"/>
          <w:lang w:eastAsia="fr-FR"/>
        </w:rPr>
        <w:t>Order.php</w:t>
      </w:r>
      <w:proofErr w:type="spellEnd"/>
      <w:r w:rsidRPr="00A56181">
        <w:rPr>
          <w:color w:val="0000C0"/>
          <w:lang w:eastAsia="fr-FR"/>
        </w:rPr>
        <w:t>'</w:t>
      </w:r>
      <w:r w:rsidRPr="00A56181">
        <w:rPr>
          <w:color w:val="000000"/>
          <w:lang w:eastAsia="fr-FR"/>
        </w:rPr>
        <w:t>);</w:t>
      </w:r>
    </w:p>
    <w:p w14:paraId="20FEE0EA" w14:textId="77777777"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b/>
          <w:bCs/>
          <w:color w:val="7F0055"/>
          <w:lang w:eastAsia="fr-FR"/>
        </w:rPr>
        <w:t xml:space="preserve">try </w:t>
      </w:r>
      <w:r w:rsidRPr="00A56181">
        <w:rPr>
          <w:color w:val="000000"/>
          <w:lang w:eastAsia="fr-FR"/>
        </w:rPr>
        <w:t>{</w:t>
      </w:r>
    </w:p>
    <w:p w14:paraId="6D072CA6" w14:textId="77777777" w:rsidR="002F7BC0" w:rsidRPr="00A56181" w:rsidRDefault="002F7BC0" w:rsidP="005C08D7">
      <w:pPr>
        <w:pStyle w:val="SAGETextCodesection"/>
        <w:rPr>
          <w:lang w:eastAsia="fr-FR"/>
        </w:rPr>
      </w:pPr>
      <w:r w:rsidRPr="00A56181">
        <w:rPr>
          <w:lang w:eastAsia="fr-FR"/>
        </w:rPr>
        <w:tab/>
        <w:t xml:space="preserve">$order = </w:t>
      </w:r>
      <w:r w:rsidRPr="00A56181">
        <w:rPr>
          <w:bCs/>
          <w:color w:val="7F0055"/>
          <w:lang w:eastAsia="fr-FR"/>
        </w:rPr>
        <w:t xml:space="preserve">new </w:t>
      </w:r>
      <w:r w:rsidRPr="00A56181">
        <w:rPr>
          <w:lang w:eastAsia="fr-FR"/>
        </w:rPr>
        <w:t>Order ();</w:t>
      </w:r>
    </w:p>
    <w:p w14:paraId="4748CC9F" w14:textId="77777777" w:rsidR="002F7BC0" w:rsidRPr="00A56181" w:rsidRDefault="002F7BC0" w:rsidP="005C08D7">
      <w:pPr>
        <w:pStyle w:val="SAGETextCodesection"/>
        <w:rPr>
          <w:lang w:eastAsia="fr-FR"/>
        </w:rPr>
      </w:pPr>
      <w:r>
        <w:rPr>
          <w:lang w:eastAsia="fr-FR"/>
        </w:rPr>
        <w:tab/>
      </w:r>
      <w:r w:rsidRPr="00A56181">
        <w:rPr>
          <w:bCs/>
          <w:color w:val="7F0055"/>
          <w:lang w:eastAsia="fr-FR"/>
        </w:rPr>
        <w:t xml:space="preserve">echo </w:t>
      </w:r>
      <w:r w:rsidRPr="00A56181">
        <w:rPr>
          <w:lang w:eastAsia="fr-FR"/>
        </w:rPr>
        <w:t>($order-&gt;</w:t>
      </w:r>
      <w:proofErr w:type="spellStart"/>
      <w:r w:rsidRPr="00A56181">
        <w:rPr>
          <w:lang w:eastAsia="fr-FR"/>
        </w:rPr>
        <w:t>showListe</w:t>
      </w:r>
      <w:proofErr w:type="spellEnd"/>
      <w:r w:rsidRPr="00A56181">
        <w:rPr>
          <w:lang w:eastAsia="fr-FR"/>
        </w:rPr>
        <w:t xml:space="preserve"> ());</w:t>
      </w:r>
    </w:p>
    <w:p w14:paraId="4EDED464" w14:textId="77777777"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 xml:space="preserve">} </w:t>
      </w:r>
      <w:r w:rsidRPr="00A56181">
        <w:rPr>
          <w:b/>
          <w:bCs/>
          <w:color w:val="7F0055"/>
          <w:lang w:eastAsia="fr-FR"/>
        </w:rPr>
        <w:t xml:space="preserve">catch </w:t>
      </w:r>
      <w:proofErr w:type="gramStart"/>
      <w:r w:rsidRPr="00A56181">
        <w:rPr>
          <w:color w:val="000000"/>
          <w:lang w:eastAsia="fr-FR"/>
        </w:rPr>
        <w:t xml:space="preserve">( </w:t>
      </w:r>
      <w:proofErr w:type="spellStart"/>
      <w:r w:rsidRPr="00A56181">
        <w:rPr>
          <w:color w:val="000000"/>
          <w:lang w:eastAsia="fr-FR"/>
        </w:rPr>
        <w:t>SoapFault</w:t>
      </w:r>
      <w:proofErr w:type="spellEnd"/>
      <w:proofErr w:type="gramEnd"/>
      <w:r w:rsidRPr="00A56181">
        <w:rPr>
          <w:color w:val="000000"/>
          <w:lang w:eastAsia="fr-FR"/>
        </w:rPr>
        <w:t xml:space="preserve"> $e ) {</w:t>
      </w:r>
    </w:p>
    <w:p w14:paraId="5586D7FE" w14:textId="77777777"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proofErr w:type="spellStart"/>
      <w:proofErr w:type="gramStart"/>
      <w:r w:rsidRPr="00A56181">
        <w:rPr>
          <w:color w:val="000000"/>
          <w:lang w:eastAsia="fr-FR"/>
        </w:rPr>
        <w:t>ToolsWS</w:t>
      </w:r>
      <w:proofErr w:type="spellEnd"/>
      <w:r w:rsidRPr="00A56181">
        <w:rPr>
          <w:color w:val="000000"/>
          <w:lang w:eastAsia="fr-FR"/>
        </w:rPr>
        <w:t>::</w:t>
      </w:r>
      <w:proofErr w:type="spellStart"/>
      <w:proofErr w:type="gramEnd"/>
      <w:r w:rsidRPr="00A56181">
        <w:rPr>
          <w:i/>
          <w:iCs/>
          <w:color w:val="000000"/>
          <w:lang w:eastAsia="fr-FR"/>
        </w:rPr>
        <w:t>printError</w:t>
      </w:r>
      <w:proofErr w:type="spellEnd"/>
      <w:r w:rsidRPr="00A56181">
        <w:rPr>
          <w:color w:val="000000"/>
          <w:lang w:eastAsia="fr-FR"/>
        </w:rPr>
        <w:t xml:space="preserve"> ( </w:t>
      </w:r>
      <w:r w:rsidR="00A747F5">
        <w:rPr>
          <w:color w:val="0000C0"/>
          <w:lang w:eastAsia="fr-FR"/>
        </w:rPr>
        <w:t>"</w:t>
      </w:r>
      <w:r w:rsidRPr="00A56181">
        <w:rPr>
          <w:color w:val="0000C0"/>
          <w:lang w:eastAsia="fr-FR"/>
        </w:rPr>
        <w:t xml:space="preserve">Web service not available" </w:t>
      </w:r>
      <w:r w:rsidRPr="00A56181">
        <w:rPr>
          <w:color w:val="000000"/>
          <w:lang w:eastAsia="fr-FR"/>
        </w:rPr>
        <w:t>);</w:t>
      </w:r>
    </w:p>
    <w:p w14:paraId="3119190B" w14:textId="77777777"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w:t>
      </w:r>
    </w:p>
    <w:p w14:paraId="2AE298CF" w14:textId="77777777" w:rsidR="002F7BC0" w:rsidRDefault="002F7BC0" w:rsidP="005C08D7">
      <w:pPr>
        <w:pStyle w:val="SAGETextCodesection"/>
        <w:rPr>
          <w:lang w:eastAsia="fr-FR"/>
        </w:rPr>
      </w:pPr>
      <w:r w:rsidRPr="00A56181">
        <w:rPr>
          <w:lang w:eastAsia="fr-FR"/>
        </w:rPr>
        <w:t>?&gt;</w:t>
      </w:r>
    </w:p>
    <w:p w14:paraId="520D008F" w14:textId="77777777" w:rsidR="002F7BC0" w:rsidRPr="00A56181" w:rsidRDefault="002F7BC0" w:rsidP="005C08D7">
      <w:pPr>
        <w:pStyle w:val="SAGETextCodesection"/>
        <w:rPr>
          <w:b/>
          <w:lang w:val="en-GB"/>
        </w:rPr>
      </w:pPr>
      <w:r w:rsidRPr="00A56181">
        <w:rPr>
          <w:b/>
          <w:lang w:val="en-GB"/>
        </w:rPr>
        <w:t>In /sagex3/</w:t>
      </w:r>
      <w:proofErr w:type="spellStart"/>
      <w:r w:rsidRPr="00A56181">
        <w:rPr>
          <w:b/>
          <w:lang w:val="en-GB"/>
        </w:rPr>
        <w:t>WebService</w:t>
      </w:r>
      <w:proofErr w:type="spellEnd"/>
      <w:r w:rsidRPr="00A56181">
        <w:rPr>
          <w:b/>
          <w:lang w:val="en-GB"/>
        </w:rPr>
        <w:t>/models/</w:t>
      </w:r>
      <w:proofErr w:type="spellStart"/>
      <w:r w:rsidRPr="00A56181">
        <w:rPr>
          <w:b/>
          <w:lang w:val="en-GB"/>
        </w:rPr>
        <w:t>Order.php</w:t>
      </w:r>
      <w:proofErr w:type="spellEnd"/>
    </w:p>
    <w:p w14:paraId="57DB531A" w14:textId="77777777" w:rsidR="002F7BC0" w:rsidRPr="00A56181" w:rsidRDefault="002F7BC0" w:rsidP="005C08D7">
      <w:pPr>
        <w:pStyle w:val="SAGETextCodesection"/>
      </w:pPr>
    </w:p>
    <w:p w14:paraId="140FEE88" w14:textId="77777777" w:rsidR="002F7BC0" w:rsidRPr="00A56181" w:rsidRDefault="002F7BC0" w:rsidP="005C08D7">
      <w:pPr>
        <w:pStyle w:val="SAGETextCodesection"/>
        <w:rPr>
          <w:lang w:eastAsia="fr-FR"/>
        </w:rPr>
      </w:pPr>
      <w:r w:rsidRPr="00A56181">
        <w:rPr>
          <w:b/>
          <w:bCs/>
          <w:color w:val="7F0055"/>
          <w:lang w:eastAsia="fr-FR"/>
        </w:rPr>
        <w:t xml:space="preserve">function </w:t>
      </w:r>
      <w:proofErr w:type="spellStart"/>
      <w:proofErr w:type="gramStart"/>
      <w:r w:rsidRPr="00A56181">
        <w:rPr>
          <w:color w:val="000000"/>
          <w:lang w:eastAsia="fr-FR"/>
        </w:rPr>
        <w:t>showListe</w:t>
      </w:r>
      <w:proofErr w:type="spellEnd"/>
      <w:r w:rsidRPr="00A56181">
        <w:rPr>
          <w:color w:val="000000"/>
          <w:lang w:eastAsia="fr-FR"/>
        </w:rPr>
        <w:t>(</w:t>
      </w:r>
      <w:proofErr w:type="gramEnd"/>
      <w:r w:rsidRPr="00A56181">
        <w:rPr>
          <w:color w:val="000000"/>
          <w:lang w:eastAsia="fr-FR"/>
        </w:rPr>
        <w:t>) {</w:t>
      </w:r>
    </w:p>
    <w:p w14:paraId="423E81F7" w14:textId="77777777"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t xml:space="preserve">$WS = </w:t>
      </w:r>
      <w:r w:rsidRPr="00A56181">
        <w:rPr>
          <w:color w:val="0000C0"/>
          <w:lang w:eastAsia="fr-FR"/>
        </w:rPr>
        <w:t>"*"</w:t>
      </w:r>
      <w:r w:rsidRPr="00A56181">
        <w:rPr>
          <w:color w:val="000000"/>
          <w:lang w:eastAsia="fr-FR"/>
        </w:rPr>
        <w:t>;</w:t>
      </w:r>
      <w:r w:rsidRPr="00A56181">
        <w:rPr>
          <w:color w:val="000000"/>
          <w:lang w:eastAsia="fr-FR"/>
        </w:rPr>
        <w:tab/>
      </w:r>
    </w:p>
    <w:p w14:paraId="730CC129" w14:textId="77777777" w:rsidR="002F7BC0" w:rsidRPr="00A56181" w:rsidRDefault="002F7BC0" w:rsidP="005C08D7">
      <w:pPr>
        <w:pStyle w:val="SAGETextCodesection"/>
        <w:rPr>
          <w:lang w:eastAsia="fr-FR"/>
        </w:rPr>
      </w:pPr>
      <w:r>
        <w:rPr>
          <w:lang w:eastAsia="fr-FR"/>
        </w:rPr>
        <w:tab/>
      </w:r>
      <w:r w:rsidRPr="00A56181">
        <w:rPr>
          <w:lang w:eastAsia="fr-FR"/>
        </w:rPr>
        <w:t>$this-&gt;</w:t>
      </w:r>
      <w:proofErr w:type="spellStart"/>
      <w:r w:rsidRPr="00A56181">
        <w:rPr>
          <w:color w:val="0000C0"/>
          <w:lang w:eastAsia="fr-FR"/>
        </w:rPr>
        <w:t>CAdxResultXml</w:t>
      </w:r>
      <w:proofErr w:type="spellEnd"/>
      <w:r w:rsidRPr="00A56181">
        <w:rPr>
          <w:lang w:eastAsia="fr-FR"/>
        </w:rPr>
        <w:t xml:space="preserve"> = $this-&gt;query </w:t>
      </w:r>
      <w:proofErr w:type="gramStart"/>
      <w:r w:rsidRPr="00A56181">
        <w:rPr>
          <w:lang w:eastAsia="fr-FR"/>
        </w:rPr>
        <w:t>( Config::</w:t>
      </w:r>
      <w:proofErr w:type="gramEnd"/>
      <w:r w:rsidRPr="00A56181">
        <w:rPr>
          <w:i/>
          <w:iCs/>
          <w:color w:val="0000C0"/>
          <w:lang w:eastAsia="fr-FR"/>
        </w:rPr>
        <w:t>$WS_ORDER</w:t>
      </w:r>
      <w:r>
        <w:rPr>
          <w:lang w:eastAsia="fr-FR"/>
        </w:rPr>
        <w:t>, $WS,100</w:t>
      </w:r>
      <w:r w:rsidRPr="00A56181">
        <w:rPr>
          <w:lang w:eastAsia="fr-FR"/>
        </w:rPr>
        <w:t>);</w:t>
      </w:r>
    </w:p>
    <w:p w14:paraId="4B5B3954" w14:textId="77777777" w:rsidR="002F7BC0" w:rsidRPr="003D68B7" w:rsidRDefault="002F7BC0" w:rsidP="005C08D7">
      <w:pPr>
        <w:pStyle w:val="SAGETextCodesection"/>
        <w:rPr>
          <w:lang w:eastAsia="fr-FR"/>
        </w:rPr>
      </w:pPr>
      <w:r w:rsidRPr="00A56181">
        <w:rPr>
          <w:color w:val="000000"/>
          <w:lang w:eastAsia="fr-FR"/>
        </w:rPr>
        <w:tab/>
      </w:r>
      <w:r w:rsidRPr="00A56181">
        <w:rPr>
          <w:color w:val="000000"/>
          <w:lang w:eastAsia="fr-FR"/>
        </w:rPr>
        <w:tab/>
      </w:r>
      <w:r>
        <w:rPr>
          <w:color w:val="000000"/>
          <w:lang w:eastAsia="fr-FR"/>
        </w:rPr>
        <w:t>…</w:t>
      </w:r>
    </w:p>
    <w:p w14:paraId="05B33A0A" w14:textId="77777777" w:rsidR="002F7BC0" w:rsidRPr="00A56181" w:rsidRDefault="002F7BC0" w:rsidP="005C08D7">
      <w:pPr>
        <w:pStyle w:val="SAGETextCodesection"/>
      </w:pPr>
      <w:r w:rsidRPr="003D68B7">
        <w:rPr>
          <w:color w:val="000000"/>
          <w:lang w:eastAsia="fr-FR"/>
        </w:rPr>
        <w:tab/>
        <w:t>}</w:t>
      </w:r>
    </w:p>
    <w:p w14:paraId="47C64209" w14:textId="77777777" w:rsidR="002F7BC0" w:rsidRPr="00A56181" w:rsidRDefault="002F7BC0" w:rsidP="005C08D7">
      <w:pPr>
        <w:pStyle w:val="SAGETextCodesection"/>
      </w:pPr>
      <w:r>
        <w:br w:type="page"/>
      </w:r>
    </w:p>
    <w:p w14:paraId="1BE03A26" w14:textId="77777777" w:rsidR="002F7BC0" w:rsidRDefault="002F7BC0" w:rsidP="005C08D7">
      <w:pPr>
        <w:pStyle w:val="SAGEBodyText"/>
        <w:rPr>
          <w:b/>
        </w:rPr>
      </w:pPr>
      <w:r>
        <w:rPr>
          <w:b/>
        </w:rPr>
        <w:lastRenderedPageBreak/>
        <w:t xml:space="preserve">In the </w:t>
      </w:r>
      <w:r w:rsidR="00403A27">
        <w:rPr>
          <w:b/>
        </w:rPr>
        <w:t xml:space="preserve">application </w:t>
      </w:r>
      <w:r w:rsidRPr="008D2CDE">
        <w:rPr>
          <w:b/>
        </w:rPr>
        <w:t>tool</w:t>
      </w:r>
      <w:r>
        <w:rPr>
          <w:b/>
        </w:rPr>
        <w:t>:</w:t>
      </w:r>
    </w:p>
    <w:p w14:paraId="04238658" w14:textId="77777777" w:rsidR="002F7BC0" w:rsidRDefault="002F7BC0" w:rsidP="005C08D7">
      <w:pPr>
        <w:pStyle w:val="SAGEBodyText"/>
      </w:pPr>
      <w:r w:rsidRPr="004D0C9B">
        <w:t xml:space="preserve">Navigate to </w:t>
      </w:r>
      <w:r w:rsidRPr="00403A27">
        <w:rPr>
          <w:b/>
        </w:rPr>
        <w:t xml:space="preserve">Administration &gt; Administration &gt; Web Services </w:t>
      </w:r>
      <w:r w:rsidRPr="004D0C9B">
        <w:t xml:space="preserve">and </w:t>
      </w:r>
      <w:r>
        <w:t>select</w:t>
      </w:r>
      <w:r w:rsidRPr="004D0C9B">
        <w:t xml:space="preserve"> </w:t>
      </w:r>
      <w:r w:rsidRPr="004D0C9B">
        <w:rPr>
          <w:b/>
        </w:rPr>
        <w:t>Classic SOAP Web Services</w:t>
      </w:r>
      <w:r w:rsidRPr="004D0C9B">
        <w:t>.</w:t>
      </w:r>
    </w:p>
    <w:p w14:paraId="61E59CD5" w14:textId="77777777" w:rsidR="002F7BC0" w:rsidRDefault="002F7BC0" w:rsidP="005C08D7">
      <w:pPr>
        <w:pStyle w:val="SAGEBodyText"/>
      </w:pPr>
      <w:r>
        <w:t>From the list of SOAP Generic Web Services, select this web service.</w:t>
      </w:r>
    </w:p>
    <w:p w14:paraId="40BE806E" w14:textId="77777777" w:rsidR="002F7BC0" w:rsidRPr="004D0C9B" w:rsidRDefault="002F7BC0" w:rsidP="005C08D7">
      <w:pPr>
        <w:pStyle w:val="SAGEBodyText"/>
      </w:pPr>
      <w:r>
        <w:t>On the next screen, click the down arrow to see the list of Operations.</w:t>
      </w:r>
    </w:p>
    <w:p w14:paraId="6751C8C3" w14:textId="77777777" w:rsidR="002F7BC0" w:rsidRDefault="00403A27" w:rsidP="005C08D7">
      <w:pPr>
        <w:pStyle w:val="SAGEBodyText"/>
      </w:pPr>
      <w:r>
        <w:rPr>
          <w:noProof/>
        </w:rPr>
        <w:drawing>
          <wp:inline distT="0" distB="0" distL="0" distR="0" wp14:anchorId="15647CB1" wp14:editId="4B105F54">
            <wp:extent cx="1781175" cy="3324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1175" cy="3324225"/>
                    </a:xfrm>
                    <a:prstGeom prst="rect">
                      <a:avLst/>
                    </a:prstGeom>
                  </pic:spPr>
                </pic:pic>
              </a:graphicData>
            </a:graphic>
          </wp:inline>
        </w:drawing>
      </w:r>
    </w:p>
    <w:p w14:paraId="478FC1A6" w14:textId="77777777" w:rsidR="002F7BC0" w:rsidRDefault="002F7BC0" w:rsidP="005C08D7">
      <w:pPr>
        <w:pStyle w:val="SAGEBodyText"/>
      </w:pPr>
      <w:r>
        <w:t xml:space="preserve">From the list of Operations, click </w:t>
      </w:r>
      <w:r w:rsidRPr="004D0C9B">
        <w:rPr>
          <w:b/>
        </w:rPr>
        <w:t>query</w:t>
      </w:r>
      <w:r>
        <w:t>.</w:t>
      </w:r>
    </w:p>
    <w:p w14:paraId="7104CADA" w14:textId="77777777" w:rsidR="002F7BC0" w:rsidRDefault="002F7BC0" w:rsidP="005C08D7">
      <w:pPr>
        <w:pStyle w:val="SAGEBodyText"/>
      </w:pPr>
      <w:r>
        <w:rPr>
          <w:noProof/>
          <w:lang w:val="fr-FR" w:eastAsia="fr-FR"/>
        </w:rPr>
        <w:drawing>
          <wp:anchor distT="0" distB="0" distL="114300" distR="114300" simplePos="0" relativeHeight="251686400" behindDoc="0" locked="0" layoutInCell="1" allowOverlap="1" wp14:anchorId="4E25E8DD" wp14:editId="1F634DD7">
            <wp:simplePos x="0" y="0"/>
            <wp:positionH relativeFrom="column">
              <wp:posOffset>55041</wp:posOffset>
            </wp:positionH>
            <wp:positionV relativeFrom="paragraph">
              <wp:posOffset>22860</wp:posOffset>
            </wp:positionV>
            <wp:extent cx="4495165" cy="3265170"/>
            <wp:effectExtent l="0" t="0" r="635" b="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95165" cy="3265170"/>
                    </a:xfrm>
                    <a:prstGeom prst="rect">
                      <a:avLst/>
                    </a:prstGeom>
                  </pic:spPr>
                </pic:pic>
              </a:graphicData>
            </a:graphic>
          </wp:anchor>
        </w:drawing>
      </w:r>
    </w:p>
    <w:p w14:paraId="5FE70D52" w14:textId="77777777" w:rsidR="002F7BC0" w:rsidRDefault="002F7BC0" w:rsidP="005C08D7">
      <w:pPr>
        <w:pStyle w:val="Bullet1"/>
        <w:ind w:left="357" w:hanging="357"/>
        <w:rPr>
          <w:lang w:val="en-GB"/>
        </w:rPr>
      </w:pPr>
    </w:p>
    <w:p w14:paraId="3DF6F402" w14:textId="77777777" w:rsidR="002F7BC0" w:rsidRDefault="002F7BC0" w:rsidP="005C08D7">
      <w:pPr>
        <w:pStyle w:val="Bullet1"/>
        <w:ind w:left="357" w:hanging="357"/>
        <w:rPr>
          <w:lang w:val="en-GB"/>
        </w:rPr>
      </w:pPr>
    </w:p>
    <w:p w14:paraId="45FBB5CF" w14:textId="77777777" w:rsidR="002F7BC0" w:rsidRDefault="002F7BC0" w:rsidP="005C08D7">
      <w:pPr>
        <w:pStyle w:val="Bullet1"/>
        <w:ind w:left="357" w:hanging="357"/>
        <w:rPr>
          <w:lang w:val="en-GB"/>
        </w:rPr>
      </w:pPr>
    </w:p>
    <w:p w14:paraId="647AB22B" w14:textId="77777777" w:rsidR="002F7BC0" w:rsidRDefault="002F7BC0" w:rsidP="005C08D7">
      <w:pPr>
        <w:pStyle w:val="Bullet1"/>
        <w:ind w:left="357" w:hanging="357"/>
        <w:rPr>
          <w:lang w:val="en-GB"/>
        </w:rPr>
      </w:pPr>
    </w:p>
    <w:p w14:paraId="52121202" w14:textId="77777777" w:rsidR="002F7BC0" w:rsidRDefault="002F7BC0" w:rsidP="005C08D7">
      <w:pPr>
        <w:pStyle w:val="Bullet1"/>
        <w:ind w:left="357" w:hanging="357"/>
        <w:rPr>
          <w:lang w:val="en-GB"/>
        </w:rPr>
      </w:pPr>
    </w:p>
    <w:p w14:paraId="1A49B045" w14:textId="77777777" w:rsidR="002F7BC0" w:rsidRDefault="002F7BC0" w:rsidP="005C08D7">
      <w:pPr>
        <w:pStyle w:val="Bullet1"/>
        <w:ind w:left="357" w:hanging="357"/>
        <w:rPr>
          <w:lang w:val="en-GB"/>
        </w:rPr>
      </w:pPr>
    </w:p>
    <w:p w14:paraId="17FBFCDE" w14:textId="77777777" w:rsidR="002F7BC0" w:rsidRDefault="002F7BC0" w:rsidP="005C08D7">
      <w:pPr>
        <w:pStyle w:val="Bullet1"/>
        <w:ind w:left="357" w:hanging="357"/>
        <w:rPr>
          <w:lang w:val="en-GB"/>
        </w:rPr>
      </w:pPr>
    </w:p>
    <w:p w14:paraId="39209429" w14:textId="77777777" w:rsidR="002F7BC0" w:rsidRDefault="002F7BC0" w:rsidP="005C08D7">
      <w:pPr>
        <w:pStyle w:val="Bullet1"/>
        <w:ind w:left="357" w:hanging="357"/>
        <w:rPr>
          <w:lang w:val="en-GB"/>
        </w:rPr>
      </w:pPr>
    </w:p>
    <w:p w14:paraId="31E0B59F" w14:textId="77777777" w:rsidR="002F7BC0" w:rsidRDefault="002F7BC0" w:rsidP="005C08D7">
      <w:pPr>
        <w:pStyle w:val="Bullet1"/>
        <w:ind w:left="357" w:hanging="357"/>
        <w:rPr>
          <w:lang w:val="en-GB"/>
        </w:rPr>
      </w:pPr>
    </w:p>
    <w:p w14:paraId="14A46E9B" w14:textId="77777777" w:rsidR="002F7BC0" w:rsidRDefault="002F7BC0" w:rsidP="005C08D7">
      <w:pPr>
        <w:pStyle w:val="Bullet1"/>
        <w:ind w:left="357" w:hanging="357"/>
        <w:rPr>
          <w:lang w:val="en-GB"/>
        </w:rPr>
      </w:pPr>
    </w:p>
    <w:p w14:paraId="0333DB9F" w14:textId="77777777" w:rsidR="002F7BC0" w:rsidRDefault="002F7BC0" w:rsidP="005C08D7">
      <w:pPr>
        <w:pStyle w:val="Bullet1"/>
        <w:ind w:left="357" w:hanging="357"/>
        <w:rPr>
          <w:lang w:val="en-GB"/>
        </w:rPr>
      </w:pPr>
    </w:p>
    <w:p w14:paraId="777D15C9" w14:textId="77777777" w:rsidR="002F7BC0" w:rsidRDefault="002F7BC0" w:rsidP="005C08D7">
      <w:pPr>
        <w:pStyle w:val="Bullet1"/>
        <w:ind w:left="357" w:hanging="357"/>
        <w:rPr>
          <w:lang w:val="en-GB"/>
        </w:rPr>
      </w:pPr>
    </w:p>
    <w:p w14:paraId="14B9B49D" w14:textId="77777777" w:rsidR="002F7BC0" w:rsidRDefault="002F7BC0" w:rsidP="005C08D7">
      <w:pPr>
        <w:pStyle w:val="Bullet1"/>
        <w:ind w:left="357" w:hanging="357"/>
        <w:rPr>
          <w:lang w:val="en-GB"/>
        </w:rPr>
      </w:pPr>
      <w:r>
        <w:rPr>
          <w:noProof/>
          <w:lang w:val="fr-FR" w:eastAsia="fr-FR"/>
        </w:rPr>
        <w:lastRenderedPageBreak/>
        <w:drawing>
          <wp:anchor distT="0" distB="0" distL="114300" distR="114300" simplePos="0" relativeHeight="251687424" behindDoc="0" locked="0" layoutInCell="1" allowOverlap="1" wp14:anchorId="3FADE5A1" wp14:editId="0D4F37FE">
            <wp:simplePos x="0" y="0"/>
            <wp:positionH relativeFrom="column">
              <wp:posOffset>28575</wp:posOffset>
            </wp:positionH>
            <wp:positionV relativeFrom="paragraph">
              <wp:posOffset>0</wp:posOffset>
            </wp:positionV>
            <wp:extent cx="5166995" cy="2879090"/>
            <wp:effectExtent l="0" t="0" r="0" b="0"/>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66995" cy="2879090"/>
                    </a:xfrm>
                    <a:prstGeom prst="rect">
                      <a:avLst/>
                    </a:prstGeom>
                  </pic:spPr>
                </pic:pic>
              </a:graphicData>
            </a:graphic>
            <wp14:sizeRelH relativeFrom="margin">
              <wp14:pctWidth>0</wp14:pctWidth>
            </wp14:sizeRelH>
            <wp14:sizeRelV relativeFrom="margin">
              <wp14:pctHeight>0</wp14:pctHeight>
            </wp14:sizeRelV>
          </wp:anchor>
        </w:drawing>
      </w:r>
    </w:p>
    <w:p w14:paraId="3352A781" w14:textId="77777777" w:rsidR="002F7BC0" w:rsidRDefault="002F7BC0" w:rsidP="005C08D7">
      <w:pPr>
        <w:pStyle w:val="Bullet1"/>
        <w:ind w:left="357" w:hanging="357"/>
        <w:rPr>
          <w:lang w:val="en-GB"/>
        </w:rPr>
      </w:pPr>
    </w:p>
    <w:p w14:paraId="04F0C9BF" w14:textId="77777777" w:rsidR="002F7BC0" w:rsidRDefault="002F7BC0" w:rsidP="005C08D7">
      <w:pPr>
        <w:pStyle w:val="SAGEBodyText"/>
      </w:pPr>
    </w:p>
    <w:p w14:paraId="24785B9C" w14:textId="77777777" w:rsidR="002F7BC0" w:rsidRDefault="002F7BC0" w:rsidP="005C08D7">
      <w:pPr>
        <w:pStyle w:val="SAGEBodyText"/>
      </w:pPr>
    </w:p>
    <w:p w14:paraId="385F447E" w14:textId="77777777" w:rsidR="002F7BC0" w:rsidRDefault="002F7BC0" w:rsidP="005C08D7">
      <w:pPr>
        <w:pStyle w:val="SAGEBodyText"/>
      </w:pPr>
    </w:p>
    <w:p w14:paraId="39D360ED" w14:textId="77777777" w:rsidR="002F7BC0" w:rsidRDefault="002F7BC0" w:rsidP="005C08D7">
      <w:pPr>
        <w:pStyle w:val="SAGEBodyText"/>
      </w:pPr>
    </w:p>
    <w:p w14:paraId="7D3A450D" w14:textId="77777777" w:rsidR="002F7BC0" w:rsidRDefault="002F7BC0" w:rsidP="005C08D7">
      <w:pPr>
        <w:pStyle w:val="SAGEBodyText"/>
      </w:pPr>
    </w:p>
    <w:p w14:paraId="3F780593" w14:textId="77777777" w:rsidR="002F7BC0" w:rsidRDefault="002F7BC0" w:rsidP="005C08D7">
      <w:pPr>
        <w:pStyle w:val="SAGEBodyText"/>
      </w:pPr>
    </w:p>
    <w:p w14:paraId="7A7AA9FF" w14:textId="77777777" w:rsidR="002F7BC0" w:rsidRDefault="002F7BC0" w:rsidP="005C08D7">
      <w:pPr>
        <w:pStyle w:val="SAGEBodyText"/>
      </w:pPr>
    </w:p>
    <w:p w14:paraId="4ED8946C" w14:textId="77777777" w:rsidR="002F7BC0" w:rsidRDefault="002F7BC0" w:rsidP="005C08D7">
      <w:pPr>
        <w:pStyle w:val="SAGEBodyText"/>
      </w:pPr>
    </w:p>
    <w:p w14:paraId="65C2C594" w14:textId="77777777" w:rsidR="002F7BC0" w:rsidRDefault="002F7BC0" w:rsidP="005C08D7">
      <w:pPr>
        <w:pStyle w:val="SAGEBodyText"/>
      </w:pPr>
      <w:r>
        <w:t xml:space="preserve">The request configuration </w:t>
      </w:r>
    </w:p>
    <w:p w14:paraId="7C22B081" w14:textId="77777777" w:rsidR="002F7BC0" w:rsidRPr="00183C4D" w:rsidRDefault="002F7BC0" w:rsidP="005C08D7">
      <w:pPr>
        <w:pStyle w:val="SAGETextCodesection"/>
      </w:pPr>
      <w:proofErr w:type="spellStart"/>
      <w:proofErr w:type="gramStart"/>
      <w:r w:rsidRPr="00183C4D">
        <w:t>adxwss.optreturn</w:t>
      </w:r>
      <w:proofErr w:type="spellEnd"/>
      <w:proofErr w:type="gramEnd"/>
      <w:r w:rsidRPr="00183C4D">
        <w:t>=</w:t>
      </w:r>
      <w:proofErr w:type="spellStart"/>
      <w:r w:rsidRPr="00183C4D">
        <w:t>JSON&amp;adxwss.beautify</w:t>
      </w:r>
      <w:proofErr w:type="spellEnd"/>
      <w:r w:rsidRPr="00183C4D">
        <w:t>=true</w:t>
      </w:r>
    </w:p>
    <w:p w14:paraId="59DA3AB9" w14:textId="77777777" w:rsidR="002F7BC0" w:rsidRDefault="002F7BC0" w:rsidP="005C08D7">
      <w:pPr>
        <w:pStyle w:val="SAGEBodyText"/>
      </w:pPr>
      <w:r>
        <w:t xml:space="preserve"> means</w:t>
      </w:r>
    </w:p>
    <w:p w14:paraId="240BC0C6" w14:textId="77777777" w:rsidR="002F7BC0" w:rsidRDefault="002F7BC0" w:rsidP="005C08D7">
      <w:pPr>
        <w:pStyle w:val="SAGETextCodesection"/>
      </w:pPr>
      <w:proofErr w:type="spellStart"/>
      <w:proofErr w:type="gramStart"/>
      <w:r w:rsidRPr="00183C4D">
        <w:t>adxwss.optreturn</w:t>
      </w:r>
      <w:proofErr w:type="spellEnd"/>
      <w:proofErr w:type="gramEnd"/>
      <w:r w:rsidRPr="00183C4D">
        <w:t>=JSON</w:t>
      </w:r>
    </w:p>
    <w:p w14:paraId="71EF1F2E" w14:textId="77777777" w:rsidR="002F7BC0" w:rsidRDefault="002F7BC0" w:rsidP="005C08D7">
      <w:pPr>
        <w:pStyle w:val="SAGEBodyText"/>
      </w:pPr>
      <w:r>
        <w:t>The output data format is JSON or XML, where</w:t>
      </w:r>
    </w:p>
    <w:p w14:paraId="7D8C0AD6" w14:textId="77777777" w:rsidR="002F7BC0" w:rsidRDefault="002F7BC0" w:rsidP="005C08D7">
      <w:pPr>
        <w:pStyle w:val="SAGETextCodesection"/>
      </w:pPr>
      <w:proofErr w:type="spellStart"/>
      <w:proofErr w:type="gramStart"/>
      <w:r w:rsidRPr="00183C4D">
        <w:t>adxwss.beautify</w:t>
      </w:r>
      <w:proofErr w:type="spellEnd"/>
      <w:proofErr w:type="gramEnd"/>
      <w:r w:rsidRPr="00183C4D">
        <w:t>=true</w:t>
      </w:r>
    </w:p>
    <w:p w14:paraId="0088BFF0" w14:textId="77777777" w:rsidR="002F7BC0" w:rsidRDefault="00403A27" w:rsidP="005C08D7">
      <w:pPr>
        <w:pStyle w:val="SAGEBodyText"/>
      </w:pPr>
      <w:r>
        <w:rPr>
          <w:noProof/>
          <w:lang w:val="fr-FR" w:eastAsia="fr-FR"/>
        </w:rPr>
        <w:drawing>
          <wp:anchor distT="0" distB="0" distL="114300" distR="114300" simplePos="0" relativeHeight="251688448" behindDoc="0" locked="0" layoutInCell="1" allowOverlap="1" wp14:anchorId="3323D155" wp14:editId="00227D5A">
            <wp:simplePos x="0" y="0"/>
            <wp:positionH relativeFrom="margin">
              <wp:align>left</wp:align>
            </wp:positionH>
            <wp:positionV relativeFrom="paragraph">
              <wp:posOffset>291465</wp:posOffset>
            </wp:positionV>
            <wp:extent cx="2803525" cy="4037965"/>
            <wp:effectExtent l="0" t="0" r="0" b="63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03525" cy="4037965"/>
                    </a:xfrm>
                    <a:prstGeom prst="rect">
                      <a:avLst/>
                    </a:prstGeom>
                  </pic:spPr>
                </pic:pic>
              </a:graphicData>
            </a:graphic>
            <wp14:sizeRelH relativeFrom="margin">
              <wp14:pctWidth>0</wp14:pctWidth>
            </wp14:sizeRelH>
            <wp14:sizeRelV relativeFrom="margin">
              <wp14:pctHeight>0</wp14:pctHeight>
            </wp14:sizeRelV>
          </wp:anchor>
        </w:drawing>
      </w:r>
      <w:r w:rsidR="002F7BC0">
        <w:t>This action improves the presentation as shown below.</w:t>
      </w:r>
    </w:p>
    <w:p w14:paraId="193807F9" w14:textId="77777777" w:rsidR="002F7BC0" w:rsidRDefault="002F7BC0" w:rsidP="005C08D7">
      <w:pPr>
        <w:pStyle w:val="SAGEBodyText"/>
      </w:pPr>
    </w:p>
    <w:p w14:paraId="15968E43" w14:textId="77777777" w:rsidR="002F7BC0" w:rsidRDefault="002F7BC0" w:rsidP="005C08D7">
      <w:pPr>
        <w:pStyle w:val="SAGEBodyText"/>
      </w:pPr>
    </w:p>
    <w:p w14:paraId="4BDC6529" w14:textId="77777777" w:rsidR="002F7BC0" w:rsidRDefault="002F7BC0" w:rsidP="005C08D7">
      <w:pPr>
        <w:pStyle w:val="SAGEBodyText"/>
      </w:pPr>
    </w:p>
    <w:p w14:paraId="6121BCA8" w14:textId="77777777" w:rsidR="002F7BC0" w:rsidRDefault="002F7BC0" w:rsidP="005C08D7">
      <w:pPr>
        <w:pStyle w:val="SAGEBodyText"/>
      </w:pPr>
    </w:p>
    <w:p w14:paraId="664F6A9F" w14:textId="77777777" w:rsidR="002F7BC0" w:rsidRDefault="002F7BC0" w:rsidP="005C08D7">
      <w:pPr>
        <w:pStyle w:val="SAGEBodyText"/>
      </w:pPr>
    </w:p>
    <w:p w14:paraId="0FBA3DB1" w14:textId="77777777" w:rsidR="002F7BC0" w:rsidRDefault="002F7BC0" w:rsidP="005C08D7">
      <w:pPr>
        <w:pStyle w:val="SAGEBodyText"/>
      </w:pPr>
    </w:p>
    <w:p w14:paraId="76DD604D" w14:textId="77777777" w:rsidR="002F7BC0" w:rsidRDefault="002F7BC0" w:rsidP="005C08D7">
      <w:pPr>
        <w:pStyle w:val="SAGEBodyText"/>
      </w:pPr>
    </w:p>
    <w:p w14:paraId="25C4623C" w14:textId="77777777" w:rsidR="002F7BC0" w:rsidRDefault="002F7BC0" w:rsidP="005C08D7">
      <w:pPr>
        <w:pStyle w:val="SAGEBodyText"/>
      </w:pPr>
    </w:p>
    <w:p w14:paraId="79F95FCD" w14:textId="77777777" w:rsidR="002F7BC0" w:rsidRDefault="002F7BC0" w:rsidP="005C08D7">
      <w:pPr>
        <w:pStyle w:val="SAGEBodyText"/>
      </w:pPr>
      <w:r>
        <w:t>The web service is working without error when the status is 1.</w:t>
      </w:r>
    </w:p>
    <w:p w14:paraId="6EDD2AAA" w14:textId="77777777" w:rsidR="002F7BC0" w:rsidRDefault="002F7BC0" w:rsidP="005C08D7">
      <w:pPr>
        <w:pStyle w:val="Bullet1"/>
        <w:ind w:left="357" w:hanging="357"/>
        <w:rPr>
          <w:lang w:val="en-GB"/>
        </w:rPr>
      </w:pPr>
      <w:r>
        <w:rPr>
          <w:noProof/>
          <w:lang w:val="fr-FR" w:eastAsia="fr-FR"/>
        </w:rPr>
        <w:drawing>
          <wp:anchor distT="0" distB="0" distL="114300" distR="114300" simplePos="0" relativeHeight="251689472" behindDoc="0" locked="0" layoutInCell="1" allowOverlap="1" wp14:anchorId="462FA682" wp14:editId="2D13A7A4">
            <wp:simplePos x="0" y="0"/>
            <wp:positionH relativeFrom="column">
              <wp:posOffset>3556647</wp:posOffset>
            </wp:positionH>
            <wp:positionV relativeFrom="paragraph">
              <wp:posOffset>88229</wp:posOffset>
            </wp:positionV>
            <wp:extent cx="1600200" cy="742950"/>
            <wp:effectExtent l="0" t="0" r="0" b="0"/>
            <wp:wrapNone/>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600200" cy="742950"/>
                    </a:xfrm>
                    <a:prstGeom prst="rect">
                      <a:avLst/>
                    </a:prstGeom>
                  </pic:spPr>
                </pic:pic>
              </a:graphicData>
            </a:graphic>
          </wp:anchor>
        </w:drawing>
      </w:r>
      <w:r>
        <w:rPr>
          <w:lang w:val="en-GB"/>
        </w:rPr>
        <w:t>There are only two status possibilities:</w:t>
      </w:r>
    </w:p>
    <w:p w14:paraId="35BAAAE1" w14:textId="77777777" w:rsidR="002F7BC0" w:rsidRDefault="002F7BC0" w:rsidP="002F7BC0">
      <w:pPr>
        <w:pStyle w:val="Bullet1"/>
        <w:numPr>
          <w:ilvl w:val="0"/>
          <w:numId w:val="41"/>
        </w:numPr>
        <w:rPr>
          <w:lang w:val="en-GB"/>
        </w:rPr>
      </w:pPr>
      <w:r>
        <w:rPr>
          <w:lang w:val="en-GB"/>
        </w:rPr>
        <w:t>1 = OK</w:t>
      </w:r>
    </w:p>
    <w:p w14:paraId="553A3B99" w14:textId="77777777" w:rsidR="002F7BC0" w:rsidRDefault="002F7BC0" w:rsidP="002F7BC0">
      <w:pPr>
        <w:pStyle w:val="Bullet1"/>
        <w:numPr>
          <w:ilvl w:val="0"/>
          <w:numId w:val="41"/>
        </w:numPr>
        <w:rPr>
          <w:lang w:val="en-GB"/>
        </w:rPr>
      </w:pPr>
      <w:r>
        <w:rPr>
          <w:lang w:val="en-GB"/>
        </w:rPr>
        <w:lastRenderedPageBreak/>
        <w:t>0= ERROR</w:t>
      </w:r>
    </w:p>
    <w:p w14:paraId="360D4FD3" w14:textId="77777777" w:rsidR="002F7BC0" w:rsidRDefault="002F7BC0" w:rsidP="005C08D7">
      <w:pPr>
        <w:pStyle w:val="Bullet1"/>
        <w:ind w:left="357" w:hanging="357"/>
        <w:rPr>
          <w:lang w:val="en-GB"/>
        </w:rPr>
      </w:pPr>
    </w:p>
    <w:p w14:paraId="37BC1311" w14:textId="77777777" w:rsidR="002F7BC0" w:rsidRDefault="002F7BC0" w:rsidP="005C08D7">
      <w:pPr>
        <w:pStyle w:val="Bullet1"/>
        <w:ind w:left="357" w:hanging="357"/>
        <w:rPr>
          <w:lang w:val="en-GB"/>
        </w:rPr>
      </w:pPr>
    </w:p>
    <w:p w14:paraId="45343C9B" w14:textId="77777777" w:rsidR="002F7BC0" w:rsidRPr="003D68B7" w:rsidRDefault="002F7BC0" w:rsidP="005C08D7">
      <w:pPr>
        <w:pStyle w:val="SAGEHeading2"/>
      </w:pPr>
      <w:bookmarkStart w:id="536" w:name="_Toc453676524"/>
      <w:bookmarkStart w:id="537" w:name="_Toc33535437"/>
      <w:r w:rsidRPr="003D68B7">
        <w:t>Read an order</w:t>
      </w:r>
      <w:bookmarkEnd w:id="536"/>
      <w:bookmarkEnd w:id="537"/>
    </w:p>
    <w:p w14:paraId="0005E074" w14:textId="77777777" w:rsidR="002F7BC0" w:rsidRPr="008D2CDE" w:rsidRDefault="002F7BC0" w:rsidP="005C08D7">
      <w:pPr>
        <w:pStyle w:val="Bullet1"/>
        <w:rPr>
          <w:b/>
        </w:rPr>
      </w:pPr>
      <w:r w:rsidRPr="008D2CDE">
        <w:rPr>
          <w:b/>
        </w:rPr>
        <w:t>In the PHP code:</w:t>
      </w:r>
    </w:p>
    <w:p w14:paraId="7C8062F5" w14:textId="77777777" w:rsidR="002F7BC0" w:rsidRDefault="002F7BC0" w:rsidP="005C08D7">
      <w:pPr>
        <w:pStyle w:val="Bullet1"/>
      </w:pPr>
    </w:p>
    <w:p w14:paraId="64614046" w14:textId="77777777" w:rsidR="002F7BC0" w:rsidRPr="00CB78EF" w:rsidRDefault="002F7BC0" w:rsidP="005C08D7">
      <w:pPr>
        <w:pStyle w:val="Bullet1"/>
        <w:rPr>
          <w:b/>
        </w:rPr>
      </w:pPr>
      <w:r w:rsidRPr="00CB78EF">
        <w:rPr>
          <w:b/>
        </w:rPr>
        <w:t>In /sagex3/</w:t>
      </w:r>
      <w:proofErr w:type="spellStart"/>
      <w:r w:rsidRPr="00CB78EF">
        <w:rPr>
          <w:b/>
        </w:rPr>
        <w:t>page_soh_read.php</w:t>
      </w:r>
      <w:proofErr w:type="spellEnd"/>
    </w:p>
    <w:p w14:paraId="01EB9B05" w14:textId="77777777" w:rsidR="002F7BC0" w:rsidRDefault="002F7BC0" w:rsidP="005C08D7">
      <w:pPr>
        <w:pStyle w:val="Bullet1"/>
      </w:pPr>
    </w:p>
    <w:p w14:paraId="46A6BD46" w14:textId="77777777" w:rsidR="002F7BC0" w:rsidRPr="008C6BB5" w:rsidRDefault="002F7BC0" w:rsidP="005C08D7">
      <w:pPr>
        <w:pStyle w:val="SAGETextCodesection"/>
      </w:pPr>
      <w:r w:rsidRPr="008C6BB5">
        <w:t>&lt;?php</w:t>
      </w:r>
    </w:p>
    <w:p w14:paraId="05B7F197" w14:textId="77777777"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14:paraId="7CBBD916" w14:textId="77777777"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w:t>
      </w:r>
    </w:p>
    <w:p w14:paraId="4D8419C7" w14:textId="77777777"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echo ($order-&gt;</w:t>
      </w:r>
      <w:proofErr w:type="spellStart"/>
      <w:r w:rsidRPr="008C6BB5">
        <w:t>showOne</w:t>
      </w:r>
      <w:proofErr w:type="spellEnd"/>
      <w:r w:rsidRPr="008C6BB5">
        <w:t xml:space="preserve"> </w:t>
      </w:r>
      <w:proofErr w:type="gramStart"/>
      <w:r w:rsidRPr="008C6BB5">
        <w:t>( $</w:t>
      </w:r>
      <w:proofErr w:type="spellStart"/>
      <w:proofErr w:type="gramEnd"/>
      <w:r w:rsidRPr="008C6BB5">
        <w:t>sohnum</w:t>
      </w:r>
      <w:proofErr w:type="spellEnd"/>
      <w:r w:rsidRPr="008C6BB5">
        <w:t xml:space="preserve"> ));</w:t>
      </w:r>
    </w:p>
    <w:p w14:paraId="5FDDB9A3" w14:textId="77777777"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w:t>
      </w:r>
    </w:p>
    <w:p w14:paraId="582793F4" w14:textId="77777777"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14:paraId="0163ED82" w14:textId="77777777"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?&gt;</w:t>
      </w:r>
    </w:p>
    <w:p w14:paraId="719B3CFC" w14:textId="77777777" w:rsidR="002F7BC0" w:rsidRPr="00CB78EF" w:rsidRDefault="002F7BC0" w:rsidP="005C08D7">
      <w:pPr>
        <w:pStyle w:val="Bullet1"/>
        <w:ind w:left="357" w:hanging="357"/>
        <w:rPr>
          <w:b/>
        </w:rPr>
      </w:pPr>
      <w:r w:rsidRPr="00CB78EF">
        <w:rPr>
          <w:b/>
        </w:rPr>
        <w:t>In /sagex3/</w:t>
      </w:r>
      <w:proofErr w:type="spellStart"/>
      <w:r w:rsidRPr="00CB78EF">
        <w:rPr>
          <w:b/>
        </w:rPr>
        <w:t>WebService</w:t>
      </w:r>
      <w:proofErr w:type="spellEnd"/>
      <w:r w:rsidRPr="00CB78EF">
        <w:rPr>
          <w:b/>
        </w:rPr>
        <w:t>/models/</w:t>
      </w:r>
      <w:proofErr w:type="spellStart"/>
      <w:r w:rsidRPr="00CB78EF">
        <w:rPr>
          <w:b/>
        </w:rPr>
        <w:t>Order.php</w:t>
      </w:r>
      <w:proofErr w:type="spellEnd"/>
    </w:p>
    <w:p w14:paraId="6B7F888E" w14:textId="77777777" w:rsidR="002F7BC0" w:rsidRDefault="002F7BC0" w:rsidP="005C08D7">
      <w:pPr>
        <w:pStyle w:val="Bullet1"/>
        <w:ind w:left="357" w:hanging="357"/>
      </w:pPr>
    </w:p>
    <w:p w14:paraId="16A6A274" w14:textId="77777777" w:rsidR="002F7BC0" w:rsidRPr="00CB78EF" w:rsidRDefault="002F7BC0" w:rsidP="005C08D7">
      <w:pPr>
        <w:pStyle w:val="SAGETextCodesection"/>
        <w:rPr>
          <w:lang w:eastAsia="fr-FR"/>
        </w:rPr>
      </w:pPr>
      <w:r w:rsidRPr="00CB78EF">
        <w:rPr>
          <w:b/>
          <w:bCs/>
          <w:color w:val="7F0055"/>
          <w:lang w:eastAsia="fr-FR"/>
        </w:rPr>
        <w:t xml:space="preserve">function </w:t>
      </w:r>
      <w:proofErr w:type="spellStart"/>
      <w:r w:rsidRPr="00CB78EF">
        <w:rPr>
          <w:highlight w:val="lightGray"/>
          <w:lang w:eastAsia="fr-FR"/>
        </w:rPr>
        <w:t>showOne</w:t>
      </w:r>
      <w:proofErr w:type="spellEnd"/>
      <w:r w:rsidRPr="00CB78EF">
        <w:rPr>
          <w:lang w:eastAsia="fr-FR"/>
        </w:rPr>
        <w:t>($</w:t>
      </w:r>
      <w:proofErr w:type="spellStart"/>
      <w:r w:rsidRPr="00CB78EF">
        <w:rPr>
          <w:lang w:eastAsia="fr-FR"/>
        </w:rPr>
        <w:t>crit</w:t>
      </w:r>
      <w:proofErr w:type="spellEnd"/>
      <w:r w:rsidRPr="00CB78EF">
        <w:rPr>
          <w:lang w:eastAsia="fr-FR"/>
        </w:rPr>
        <w:t>) {</w:t>
      </w:r>
    </w:p>
    <w:p w14:paraId="11B30127" w14:textId="77777777" w:rsidR="002F7BC0" w:rsidRPr="00CB78EF" w:rsidRDefault="002F7BC0" w:rsidP="005C08D7">
      <w:pPr>
        <w:pStyle w:val="SAGETextCodesection"/>
        <w:rPr>
          <w:lang w:eastAsia="fr-FR"/>
        </w:rPr>
      </w:pPr>
      <w:r w:rsidRPr="00CB78EF">
        <w:rPr>
          <w:lang w:eastAsia="fr-FR"/>
        </w:rPr>
        <w:tab/>
      </w:r>
      <w:r w:rsidRPr="00CB78EF">
        <w:rPr>
          <w:lang w:eastAsia="fr-FR"/>
        </w:rPr>
        <w:tab/>
      </w:r>
      <w:r>
        <w:rPr>
          <w:lang w:eastAsia="fr-FR"/>
        </w:rPr>
        <w:t>…</w:t>
      </w:r>
    </w:p>
    <w:p w14:paraId="1B3FF3D0" w14:textId="77777777" w:rsidR="002F7BC0" w:rsidRPr="00CB78EF" w:rsidRDefault="002F7BC0" w:rsidP="005C08D7">
      <w:pPr>
        <w:pStyle w:val="SAGETextCodesection"/>
        <w:rPr>
          <w:lang w:eastAsia="fr-FR"/>
        </w:rPr>
      </w:pPr>
      <w:r w:rsidRPr="00CB78EF">
        <w:rPr>
          <w:lang w:eastAsia="fr-FR"/>
        </w:rPr>
        <w:tab/>
      </w:r>
      <w:r w:rsidRPr="00CB78EF">
        <w:rPr>
          <w:lang w:eastAsia="fr-FR"/>
        </w:rPr>
        <w:tab/>
        <w:t>$</w:t>
      </w:r>
      <w:proofErr w:type="spellStart"/>
      <w:r w:rsidRPr="00CB78EF">
        <w:rPr>
          <w:lang w:eastAsia="fr-FR"/>
        </w:rPr>
        <w:t>cle</w:t>
      </w:r>
      <w:proofErr w:type="spellEnd"/>
      <w:r w:rsidRPr="00CB78EF">
        <w:rPr>
          <w:lang w:eastAsia="fr-FR"/>
        </w:rPr>
        <w:t xml:space="preserve"> = </w:t>
      </w:r>
      <w:r w:rsidRPr="00CB78EF">
        <w:rPr>
          <w:b/>
          <w:bCs/>
          <w:color w:val="7F0055"/>
          <w:lang w:eastAsia="fr-FR"/>
        </w:rPr>
        <w:t xml:space="preserve">new </w:t>
      </w:r>
      <w:proofErr w:type="spellStart"/>
      <w:r w:rsidRPr="00CB78EF">
        <w:rPr>
          <w:lang w:eastAsia="fr-FR"/>
        </w:rPr>
        <w:t>CAdxParamKeyValue</w:t>
      </w:r>
      <w:proofErr w:type="spellEnd"/>
      <w:r w:rsidRPr="00CB78EF">
        <w:rPr>
          <w:lang w:eastAsia="fr-FR"/>
        </w:rPr>
        <w:t xml:space="preserve"> ();</w:t>
      </w:r>
    </w:p>
    <w:p w14:paraId="7F792057" w14:textId="77777777" w:rsidR="002F7BC0" w:rsidRPr="00CB78EF" w:rsidRDefault="002F7BC0" w:rsidP="005C08D7">
      <w:pPr>
        <w:pStyle w:val="SAGETextCodesection"/>
        <w:rPr>
          <w:lang w:eastAsia="fr-FR"/>
        </w:rPr>
      </w:pPr>
      <w:r w:rsidRPr="00CB78EF">
        <w:rPr>
          <w:lang w:eastAsia="fr-FR"/>
        </w:rPr>
        <w:tab/>
      </w:r>
      <w:r w:rsidRPr="00CB78EF">
        <w:rPr>
          <w:lang w:eastAsia="fr-FR"/>
        </w:rPr>
        <w:tab/>
        <w:t>$</w:t>
      </w:r>
      <w:proofErr w:type="spellStart"/>
      <w:r w:rsidRPr="00CB78EF">
        <w:rPr>
          <w:lang w:eastAsia="fr-FR"/>
        </w:rPr>
        <w:t>cle</w:t>
      </w:r>
      <w:proofErr w:type="spellEnd"/>
      <w:r w:rsidRPr="00CB78EF">
        <w:rPr>
          <w:lang w:eastAsia="fr-FR"/>
        </w:rPr>
        <w:t>-&gt;</w:t>
      </w:r>
      <w:r w:rsidRPr="00CB78EF">
        <w:rPr>
          <w:color w:val="0000C0"/>
          <w:lang w:eastAsia="fr-FR"/>
        </w:rPr>
        <w:t>key</w:t>
      </w:r>
      <w:r w:rsidRPr="00CB78EF">
        <w:rPr>
          <w:lang w:eastAsia="fr-FR"/>
        </w:rPr>
        <w:t xml:space="preserve"> = </w:t>
      </w:r>
      <w:r w:rsidRPr="00CB78EF">
        <w:rPr>
          <w:color w:val="0000C0"/>
          <w:lang w:eastAsia="fr-FR"/>
        </w:rPr>
        <w:t>"SOHNUM"</w:t>
      </w:r>
      <w:r w:rsidRPr="00CB78EF">
        <w:rPr>
          <w:lang w:eastAsia="fr-FR"/>
        </w:rPr>
        <w:t>;</w:t>
      </w:r>
    </w:p>
    <w:p w14:paraId="64DAA922" w14:textId="77777777" w:rsidR="002F7BC0" w:rsidRPr="00CB78EF" w:rsidRDefault="002F7BC0" w:rsidP="005C08D7">
      <w:pPr>
        <w:pStyle w:val="SAGETextCodesection"/>
        <w:rPr>
          <w:lang w:eastAsia="fr-FR"/>
        </w:rPr>
      </w:pPr>
      <w:r w:rsidRPr="00CB78EF">
        <w:rPr>
          <w:lang w:eastAsia="fr-FR"/>
        </w:rPr>
        <w:tab/>
      </w:r>
      <w:r w:rsidRPr="00CB78EF">
        <w:rPr>
          <w:lang w:eastAsia="fr-FR"/>
        </w:rPr>
        <w:tab/>
        <w:t>$</w:t>
      </w:r>
      <w:proofErr w:type="spellStart"/>
      <w:r w:rsidRPr="00CB78EF">
        <w:rPr>
          <w:lang w:eastAsia="fr-FR"/>
        </w:rPr>
        <w:t>cle</w:t>
      </w:r>
      <w:proofErr w:type="spellEnd"/>
      <w:r w:rsidRPr="00CB78EF">
        <w:rPr>
          <w:lang w:eastAsia="fr-FR"/>
        </w:rPr>
        <w:t>-&gt;</w:t>
      </w:r>
      <w:r w:rsidRPr="00CB78EF">
        <w:rPr>
          <w:color w:val="0000C0"/>
          <w:lang w:eastAsia="fr-FR"/>
        </w:rPr>
        <w:t>value</w:t>
      </w:r>
      <w:r w:rsidRPr="00CB78EF">
        <w:rPr>
          <w:lang w:eastAsia="fr-FR"/>
        </w:rPr>
        <w:t xml:space="preserve"> = $</w:t>
      </w:r>
      <w:proofErr w:type="spellStart"/>
      <w:r w:rsidRPr="00CB78EF">
        <w:rPr>
          <w:lang w:eastAsia="fr-FR"/>
        </w:rPr>
        <w:t>crit</w:t>
      </w:r>
      <w:proofErr w:type="spellEnd"/>
      <w:r w:rsidRPr="00CB78EF">
        <w:rPr>
          <w:lang w:eastAsia="fr-FR"/>
        </w:rPr>
        <w:t>;</w:t>
      </w:r>
    </w:p>
    <w:p w14:paraId="33975D30" w14:textId="77777777" w:rsidR="002F7BC0" w:rsidRPr="00CB78EF" w:rsidRDefault="002F7BC0" w:rsidP="005C08D7">
      <w:pPr>
        <w:pStyle w:val="SAGETextCodesection"/>
        <w:rPr>
          <w:lang w:eastAsia="fr-FR"/>
        </w:rPr>
      </w:pPr>
      <w:r w:rsidRPr="00CB78EF">
        <w:rPr>
          <w:lang w:eastAsia="fr-FR"/>
        </w:rPr>
        <w:tab/>
      </w:r>
      <w:r w:rsidRPr="00CB78EF">
        <w:rPr>
          <w:lang w:eastAsia="fr-FR"/>
        </w:rPr>
        <w:tab/>
      </w:r>
    </w:p>
    <w:p w14:paraId="50DEBA20" w14:textId="77777777" w:rsidR="002F7BC0" w:rsidRPr="00CB78EF" w:rsidRDefault="002F7BC0" w:rsidP="005C08D7">
      <w:pPr>
        <w:pStyle w:val="SAGETextCodesection"/>
        <w:rPr>
          <w:lang w:eastAsia="fr-FR"/>
        </w:rPr>
      </w:pPr>
      <w:r w:rsidRPr="00CB78EF">
        <w:rPr>
          <w:lang w:eastAsia="fr-FR"/>
        </w:rPr>
        <w:tab/>
      </w:r>
      <w:r w:rsidRPr="00CB78EF">
        <w:rPr>
          <w:lang w:eastAsia="fr-FR"/>
        </w:rPr>
        <w:tab/>
        <w:t>$this-&gt;</w:t>
      </w:r>
      <w:proofErr w:type="spellStart"/>
      <w:r w:rsidRPr="00CB78EF">
        <w:rPr>
          <w:color w:val="0000C0"/>
          <w:lang w:eastAsia="fr-FR"/>
        </w:rPr>
        <w:t>CAdxResultXml</w:t>
      </w:r>
      <w:proofErr w:type="spellEnd"/>
      <w:r w:rsidRPr="00CB78EF">
        <w:rPr>
          <w:lang w:eastAsia="fr-FR"/>
        </w:rPr>
        <w:t xml:space="preserve"> = $this-&gt;read (</w:t>
      </w:r>
      <w:proofErr w:type="gramStart"/>
      <w:r w:rsidRPr="00CB78EF">
        <w:rPr>
          <w:lang w:eastAsia="fr-FR"/>
        </w:rPr>
        <w:t>Config::</w:t>
      </w:r>
      <w:proofErr w:type="gramEnd"/>
      <w:r w:rsidRPr="00CB78EF">
        <w:rPr>
          <w:i/>
          <w:iCs/>
          <w:color w:val="0000C0"/>
          <w:lang w:eastAsia="fr-FR"/>
        </w:rPr>
        <w:t>$</w:t>
      </w:r>
      <w:proofErr w:type="spellStart"/>
      <w:r w:rsidRPr="00CB78EF">
        <w:rPr>
          <w:i/>
          <w:iCs/>
          <w:color w:val="0000C0"/>
          <w:lang w:eastAsia="fr-FR"/>
        </w:rPr>
        <w:t>WS_ORDER</w:t>
      </w:r>
      <w:r>
        <w:rPr>
          <w:lang w:eastAsia="fr-FR"/>
        </w:rPr>
        <w:t>,</w:t>
      </w:r>
      <w:r w:rsidRPr="00CB78EF">
        <w:rPr>
          <w:bCs/>
          <w:color w:val="7F0055"/>
          <w:lang w:eastAsia="fr-FR"/>
        </w:rPr>
        <w:t>Array</w:t>
      </w:r>
      <w:proofErr w:type="spellEnd"/>
      <w:r>
        <w:rPr>
          <w:lang w:eastAsia="fr-FR"/>
        </w:rPr>
        <w:t>($</w:t>
      </w:r>
      <w:proofErr w:type="spellStart"/>
      <w:r>
        <w:rPr>
          <w:lang w:eastAsia="fr-FR"/>
        </w:rPr>
        <w:t>cle</w:t>
      </w:r>
      <w:proofErr w:type="spellEnd"/>
      <w:r>
        <w:rPr>
          <w:lang w:eastAsia="fr-FR"/>
        </w:rPr>
        <w:t>)</w:t>
      </w:r>
      <w:r w:rsidRPr="00CB78EF">
        <w:rPr>
          <w:lang w:eastAsia="fr-FR"/>
        </w:rPr>
        <w:t>);</w:t>
      </w:r>
    </w:p>
    <w:p w14:paraId="0B97469A" w14:textId="77777777" w:rsidR="002F7BC0" w:rsidRPr="0097098D" w:rsidRDefault="002F7BC0" w:rsidP="005C08D7">
      <w:pPr>
        <w:pStyle w:val="SAGETextCodesection"/>
        <w:rPr>
          <w:lang w:eastAsia="fr-FR"/>
        </w:rPr>
      </w:pPr>
      <w:r w:rsidRPr="00CB78EF">
        <w:rPr>
          <w:lang w:eastAsia="fr-FR"/>
        </w:rPr>
        <w:tab/>
      </w:r>
      <w:r w:rsidRPr="00CB78EF">
        <w:rPr>
          <w:lang w:eastAsia="fr-FR"/>
        </w:rPr>
        <w:tab/>
      </w:r>
      <w:r>
        <w:rPr>
          <w:b/>
          <w:bCs/>
          <w:color w:val="7F0055"/>
          <w:lang w:eastAsia="fr-FR"/>
        </w:rPr>
        <w:t>…</w:t>
      </w:r>
    </w:p>
    <w:p w14:paraId="457C47C7" w14:textId="77777777" w:rsidR="002F7BC0" w:rsidRDefault="002F7BC0" w:rsidP="005C08D7">
      <w:pPr>
        <w:pStyle w:val="SAGETextCodesection"/>
      </w:pPr>
      <w:r w:rsidRPr="0097098D">
        <w:rPr>
          <w:lang w:eastAsia="fr-FR"/>
        </w:rPr>
        <w:tab/>
        <w:t>}</w:t>
      </w:r>
    </w:p>
    <w:p w14:paraId="4BDA8239" w14:textId="77777777" w:rsidR="002F7BC0" w:rsidRDefault="002F7BC0" w:rsidP="005C08D7">
      <w:pPr>
        <w:pStyle w:val="SAGETextCodesection"/>
      </w:pPr>
    </w:p>
    <w:p w14:paraId="18C291E3" w14:textId="77777777" w:rsidR="002F7BC0" w:rsidRDefault="002F7BC0" w:rsidP="005C08D7">
      <w:pPr>
        <w:pStyle w:val="SAGEBodyText"/>
        <w:rPr>
          <w:b/>
        </w:rPr>
      </w:pPr>
      <w:r w:rsidRPr="008D2CDE">
        <w:rPr>
          <w:b/>
        </w:rPr>
        <w:t xml:space="preserve">In the </w:t>
      </w:r>
      <w:r w:rsidR="009C5290">
        <w:rPr>
          <w:b/>
        </w:rPr>
        <w:t xml:space="preserve">application </w:t>
      </w:r>
      <w:r w:rsidRPr="008D2CDE">
        <w:rPr>
          <w:b/>
        </w:rPr>
        <w:t>tool:</w:t>
      </w:r>
    </w:p>
    <w:p w14:paraId="7B636862" w14:textId="77777777" w:rsidR="002F7BC0" w:rsidRDefault="002F7BC0" w:rsidP="005C08D7">
      <w:pPr>
        <w:pStyle w:val="SAGEBodyText"/>
      </w:pPr>
      <w:r>
        <w:t>You must call the Read operation with the key of the order.</w:t>
      </w:r>
    </w:p>
    <w:p w14:paraId="2FA87D46" w14:textId="77777777" w:rsidR="002F7BC0" w:rsidRDefault="002F7BC0" w:rsidP="005C08D7">
      <w:pPr>
        <w:pStyle w:val="SAGEBodyText"/>
      </w:pPr>
    </w:p>
    <w:p w14:paraId="6DDAC211" w14:textId="77777777" w:rsidR="002F7BC0" w:rsidRDefault="002F7BC0" w:rsidP="005C08D7">
      <w:pPr>
        <w:pStyle w:val="SAGEBodyText"/>
      </w:pPr>
    </w:p>
    <w:p w14:paraId="7C53E5A2" w14:textId="77777777" w:rsidR="002F7BC0" w:rsidRDefault="002F7BC0" w:rsidP="005C08D7">
      <w:pPr>
        <w:pStyle w:val="SAGEBodyText"/>
      </w:pPr>
    </w:p>
    <w:p w14:paraId="399D6193" w14:textId="77777777" w:rsidR="002F7BC0" w:rsidRDefault="002F7BC0" w:rsidP="005C08D7">
      <w:pPr>
        <w:pStyle w:val="SAGEBodyText"/>
      </w:pPr>
    </w:p>
    <w:p w14:paraId="65B529A1" w14:textId="77777777" w:rsidR="002F7BC0" w:rsidRDefault="002F7BC0" w:rsidP="005C08D7">
      <w:pPr>
        <w:pStyle w:val="SAGEBodyText"/>
      </w:pPr>
    </w:p>
    <w:p w14:paraId="720AEE89" w14:textId="77777777" w:rsidR="002F7BC0" w:rsidRDefault="002F7BC0" w:rsidP="005C08D7">
      <w:pPr>
        <w:pStyle w:val="SAGEBodyText"/>
      </w:pPr>
    </w:p>
    <w:p w14:paraId="286DF0F0" w14:textId="77777777" w:rsidR="002F7BC0" w:rsidRDefault="002F7BC0" w:rsidP="005C08D7">
      <w:pPr>
        <w:pStyle w:val="SAGEBodyText"/>
      </w:pPr>
    </w:p>
    <w:p w14:paraId="1CC0E1B5" w14:textId="77777777" w:rsidR="002F7BC0" w:rsidRDefault="002F7BC0" w:rsidP="005C08D7">
      <w:pPr>
        <w:pStyle w:val="SAGEBodyText"/>
      </w:pPr>
      <w:r>
        <w:rPr>
          <w:noProof/>
          <w:lang w:val="fr-FR" w:eastAsia="fr-FR"/>
        </w:rPr>
        <w:drawing>
          <wp:anchor distT="0" distB="0" distL="114300" distR="114300" simplePos="0" relativeHeight="251678208" behindDoc="0" locked="0" layoutInCell="1" allowOverlap="1" wp14:anchorId="6612FB58" wp14:editId="014144BA">
            <wp:simplePos x="0" y="0"/>
            <wp:positionH relativeFrom="column">
              <wp:posOffset>89811</wp:posOffset>
            </wp:positionH>
            <wp:positionV relativeFrom="paragraph">
              <wp:posOffset>-966470</wp:posOffset>
            </wp:positionV>
            <wp:extent cx="3776109" cy="4375749"/>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776109" cy="4375749"/>
                    </a:xfrm>
                    <a:prstGeom prst="rect">
                      <a:avLst/>
                    </a:prstGeom>
                  </pic:spPr>
                </pic:pic>
              </a:graphicData>
            </a:graphic>
            <wp14:sizeRelH relativeFrom="margin">
              <wp14:pctWidth>0</wp14:pctWidth>
            </wp14:sizeRelH>
            <wp14:sizeRelV relativeFrom="margin">
              <wp14:pctHeight>0</wp14:pctHeight>
            </wp14:sizeRelV>
          </wp:anchor>
        </w:drawing>
      </w:r>
    </w:p>
    <w:p w14:paraId="2E9FB146" w14:textId="77777777" w:rsidR="002F7BC0" w:rsidRDefault="002F7BC0" w:rsidP="005C08D7">
      <w:pPr>
        <w:pStyle w:val="SAGEBodyText"/>
      </w:pPr>
    </w:p>
    <w:p w14:paraId="3F60A013" w14:textId="77777777" w:rsidR="002F7BC0" w:rsidRDefault="002F7BC0" w:rsidP="005C08D7">
      <w:pPr>
        <w:pStyle w:val="SAGEBodyText"/>
      </w:pPr>
    </w:p>
    <w:p w14:paraId="78E9C3FA" w14:textId="77777777" w:rsidR="002F7BC0" w:rsidRDefault="002F7BC0" w:rsidP="005C08D7">
      <w:pPr>
        <w:pStyle w:val="SAGEBodyText"/>
      </w:pPr>
    </w:p>
    <w:p w14:paraId="3B104E2C" w14:textId="77777777" w:rsidR="002F7BC0" w:rsidRDefault="002F7BC0" w:rsidP="005C08D7">
      <w:pPr>
        <w:pStyle w:val="SAGEBodyText"/>
      </w:pPr>
    </w:p>
    <w:p w14:paraId="7B93CDAA" w14:textId="77777777" w:rsidR="002F7BC0" w:rsidRDefault="002F7BC0" w:rsidP="005C08D7">
      <w:pPr>
        <w:pStyle w:val="SAGEBodyText"/>
      </w:pPr>
    </w:p>
    <w:p w14:paraId="7045F13C" w14:textId="77777777" w:rsidR="002F7BC0" w:rsidRDefault="002F7BC0" w:rsidP="005C08D7">
      <w:pPr>
        <w:pStyle w:val="SAGEBodyText"/>
      </w:pPr>
    </w:p>
    <w:p w14:paraId="46447C03" w14:textId="77777777" w:rsidR="002F7BC0" w:rsidRDefault="002F7BC0" w:rsidP="005C08D7">
      <w:pPr>
        <w:pStyle w:val="Bullet1"/>
        <w:ind w:left="357" w:hanging="357"/>
      </w:pPr>
    </w:p>
    <w:p w14:paraId="4C566A9D" w14:textId="77777777" w:rsidR="002F7BC0" w:rsidRDefault="002F7BC0" w:rsidP="005C08D7">
      <w:pPr>
        <w:pStyle w:val="Bullet1"/>
        <w:ind w:left="357" w:hanging="357"/>
      </w:pPr>
    </w:p>
    <w:p w14:paraId="2A44D59D" w14:textId="77777777" w:rsidR="002F7BC0" w:rsidRDefault="002F7BC0" w:rsidP="005C08D7">
      <w:pPr>
        <w:pStyle w:val="Bullet1"/>
        <w:ind w:left="357" w:hanging="357"/>
      </w:pPr>
    </w:p>
    <w:p w14:paraId="2DC3B3F0" w14:textId="77777777" w:rsidR="002F7BC0" w:rsidRDefault="002F7BC0" w:rsidP="005C08D7">
      <w:pPr>
        <w:pStyle w:val="Bullet1"/>
        <w:ind w:left="357" w:hanging="357"/>
      </w:pPr>
    </w:p>
    <w:p w14:paraId="47DAD81A" w14:textId="77777777" w:rsidR="002F7BC0" w:rsidRDefault="002F7BC0" w:rsidP="005C08D7">
      <w:pPr>
        <w:pStyle w:val="Bullet1"/>
        <w:ind w:left="357" w:hanging="357"/>
      </w:pPr>
      <w:r>
        <w:rPr>
          <w:noProof/>
          <w:lang w:val="fr-FR" w:eastAsia="fr-FR"/>
        </w:rPr>
        <w:drawing>
          <wp:anchor distT="0" distB="0" distL="114300" distR="114300" simplePos="0" relativeHeight="251679232" behindDoc="0" locked="0" layoutInCell="1" allowOverlap="1" wp14:anchorId="3FF63A4F" wp14:editId="6427BF04">
            <wp:simplePos x="0" y="0"/>
            <wp:positionH relativeFrom="column">
              <wp:posOffset>1789993</wp:posOffset>
            </wp:positionH>
            <wp:positionV relativeFrom="paragraph">
              <wp:posOffset>116960</wp:posOffset>
            </wp:positionV>
            <wp:extent cx="4495165" cy="1003300"/>
            <wp:effectExtent l="0" t="0" r="635" b="635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95165" cy="1003300"/>
                    </a:xfrm>
                    <a:prstGeom prst="rect">
                      <a:avLst/>
                    </a:prstGeom>
                  </pic:spPr>
                </pic:pic>
              </a:graphicData>
            </a:graphic>
          </wp:anchor>
        </w:drawing>
      </w:r>
    </w:p>
    <w:p w14:paraId="31A13616" w14:textId="77777777" w:rsidR="002F7BC0" w:rsidRDefault="002F7BC0" w:rsidP="005C08D7">
      <w:pPr>
        <w:pStyle w:val="Bullet1"/>
        <w:ind w:left="357" w:hanging="357"/>
      </w:pPr>
    </w:p>
    <w:p w14:paraId="10A4BF44" w14:textId="77777777" w:rsidR="002F7BC0" w:rsidRDefault="002F7BC0" w:rsidP="005C08D7">
      <w:pPr>
        <w:pStyle w:val="Bullet1"/>
        <w:ind w:left="357" w:hanging="357"/>
      </w:pPr>
    </w:p>
    <w:p w14:paraId="1B4A3BF1" w14:textId="77777777" w:rsidR="002F7BC0" w:rsidRDefault="002F7BC0" w:rsidP="005C08D7">
      <w:pPr>
        <w:pStyle w:val="SAGEBodyText"/>
      </w:pPr>
    </w:p>
    <w:p w14:paraId="09EA54C9" w14:textId="77777777" w:rsidR="002F7BC0" w:rsidRDefault="002F7BC0" w:rsidP="005C08D7">
      <w:pPr>
        <w:pStyle w:val="SAGEBodyText"/>
      </w:pPr>
    </w:p>
    <w:p w14:paraId="7DC35A63" w14:textId="77777777" w:rsidR="002F7BC0" w:rsidRDefault="002F7BC0" w:rsidP="005C08D7">
      <w:pPr>
        <w:pStyle w:val="SAGEBodyText"/>
      </w:pPr>
      <w:r>
        <w:t xml:space="preserve">After selecting </w:t>
      </w:r>
      <w:r w:rsidRPr="00700E3C">
        <w:rPr>
          <w:b/>
        </w:rPr>
        <w:t>Invoke</w:t>
      </w:r>
    </w:p>
    <w:p w14:paraId="4A6F9115" w14:textId="77777777" w:rsidR="002F7BC0" w:rsidRDefault="002F7BC0" w:rsidP="005C08D7">
      <w:pPr>
        <w:pStyle w:val="Bullet1"/>
        <w:ind w:left="357" w:hanging="357"/>
      </w:pPr>
      <w:r>
        <w:rPr>
          <w:noProof/>
          <w:lang w:val="fr-FR" w:eastAsia="fr-FR"/>
        </w:rPr>
        <w:drawing>
          <wp:anchor distT="0" distB="0" distL="114300" distR="114300" simplePos="0" relativeHeight="251680256" behindDoc="0" locked="0" layoutInCell="1" allowOverlap="1" wp14:anchorId="63D7EB58" wp14:editId="6D6C8893">
            <wp:simplePos x="0" y="0"/>
            <wp:positionH relativeFrom="column">
              <wp:posOffset>250190</wp:posOffset>
            </wp:positionH>
            <wp:positionV relativeFrom="paragraph">
              <wp:posOffset>101636</wp:posOffset>
            </wp:positionV>
            <wp:extent cx="3200400" cy="1933575"/>
            <wp:effectExtent l="0" t="0" r="0"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200400" cy="1933575"/>
                    </a:xfrm>
                    <a:prstGeom prst="rect">
                      <a:avLst/>
                    </a:prstGeom>
                  </pic:spPr>
                </pic:pic>
              </a:graphicData>
            </a:graphic>
          </wp:anchor>
        </w:drawing>
      </w:r>
    </w:p>
    <w:p w14:paraId="351DBC0E" w14:textId="77777777" w:rsidR="002F7BC0" w:rsidRDefault="002F7BC0" w:rsidP="005C08D7">
      <w:pPr>
        <w:pStyle w:val="Bullet1"/>
        <w:ind w:left="357" w:hanging="357"/>
      </w:pPr>
    </w:p>
    <w:p w14:paraId="50C42E5D" w14:textId="77777777" w:rsidR="002F7BC0" w:rsidRDefault="002F7BC0" w:rsidP="005C08D7">
      <w:pPr>
        <w:pStyle w:val="Bullet1"/>
        <w:ind w:left="357" w:hanging="357"/>
      </w:pPr>
    </w:p>
    <w:p w14:paraId="1133985B" w14:textId="77777777" w:rsidR="002F7BC0" w:rsidRDefault="002F7BC0" w:rsidP="005C08D7">
      <w:pPr>
        <w:pStyle w:val="Bullet1"/>
        <w:ind w:left="357" w:hanging="357"/>
      </w:pPr>
    </w:p>
    <w:p w14:paraId="03688420" w14:textId="77777777" w:rsidR="002F7BC0" w:rsidRDefault="002F7BC0" w:rsidP="005C08D7">
      <w:pPr>
        <w:pStyle w:val="Bullet1"/>
        <w:ind w:left="357" w:hanging="357"/>
      </w:pPr>
    </w:p>
    <w:p w14:paraId="5BA1616B" w14:textId="77777777" w:rsidR="002F7BC0" w:rsidRDefault="002F7BC0" w:rsidP="005C08D7">
      <w:pPr>
        <w:pStyle w:val="Bullet1"/>
        <w:ind w:left="357" w:hanging="357"/>
      </w:pPr>
    </w:p>
    <w:p w14:paraId="59231CA3" w14:textId="77777777" w:rsidR="002F7BC0" w:rsidRDefault="002F7BC0" w:rsidP="005C08D7">
      <w:pPr>
        <w:pStyle w:val="Bullet1"/>
        <w:ind w:left="357" w:hanging="357"/>
      </w:pPr>
    </w:p>
    <w:p w14:paraId="330E8018" w14:textId="77777777" w:rsidR="002F7BC0" w:rsidRDefault="002F7BC0" w:rsidP="005C08D7">
      <w:pPr>
        <w:pStyle w:val="Bullet1"/>
        <w:ind w:left="357" w:hanging="357"/>
      </w:pPr>
    </w:p>
    <w:p w14:paraId="4E54DB41" w14:textId="77777777" w:rsidR="002F7BC0" w:rsidRDefault="002F7BC0" w:rsidP="005C08D7">
      <w:pPr>
        <w:pStyle w:val="Bullet1"/>
        <w:ind w:left="357" w:hanging="357"/>
      </w:pPr>
    </w:p>
    <w:p w14:paraId="286C31D8" w14:textId="77777777" w:rsidR="002F7BC0" w:rsidRDefault="002F7BC0" w:rsidP="005C08D7">
      <w:pPr>
        <w:pStyle w:val="Bullet1"/>
        <w:ind w:left="357" w:hanging="357"/>
      </w:pPr>
    </w:p>
    <w:p w14:paraId="59C0EE27" w14:textId="77777777" w:rsidR="002F7BC0" w:rsidRDefault="002F7BC0" w:rsidP="005C08D7">
      <w:pPr>
        <w:pStyle w:val="Bullet1"/>
        <w:ind w:left="357" w:hanging="357"/>
      </w:pPr>
    </w:p>
    <w:p w14:paraId="597D4155" w14:textId="77777777" w:rsidR="002F7BC0" w:rsidRPr="003D68B7" w:rsidRDefault="002F7BC0" w:rsidP="005C08D7">
      <w:pPr>
        <w:pStyle w:val="SAGEHeading2"/>
      </w:pPr>
      <w:bookmarkStart w:id="538" w:name="_Toc453676525"/>
      <w:bookmarkStart w:id="539" w:name="_Toc33535438"/>
      <w:r w:rsidRPr="003D68B7">
        <w:t xml:space="preserve">Create an order </w:t>
      </w:r>
      <w:r>
        <w:t>while logged in</w:t>
      </w:r>
      <w:bookmarkEnd w:id="538"/>
      <w:bookmarkEnd w:id="539"/>
    </w:p>
    <w:p w14:paraId="35403AB0" w14:textId="77777777" w:rsidR="002F7BC0" w:rsidRDefault="002F7BC0" w:rsidP="005C08D7">
      <w:pPr>
        <w:pStyle w:val="SAGEBodyText"/>
      </w:pPr>
      <w:r w:rsidRPr="00387844">
        <w:rPr>
          <w:b/>
        </w:rPr>
        <w:t xml:space="preserve">Using the </w:t>
      </w:r>
      <w:r w:rsidR="00E63F90">
        <w:rPr>
          <w:b/>
        </w:rPr>
        <w:t>application</w:t>
      </w:r>
      <w:r w:rsidRPr="00387844">
        <w:rPr>
          <w:b/>
        </w:rPr>
        <w:t xml:space="preserve"> tool</w:t>
      </w:r>
      <w:r>
        <w:t>:</w:t>
      </w:r>
    </w:p>
    <w:p w14:paraId="7C183F7C" w14:textId="77777777" w:rsidR="002F7BC0" w:rsidRDefault="002F7BC0" w:rsidP="005C08D7">
      <w:pPr>
        <w:pStyle w:val="SAGEBodyText"/>
      </w:pPr>
      <w:r>
        <w:t>At first you can copy the result of the JSON data from the read:</w:t>
      </w:r>
    </w:p>
    <w:p w14:paraId="4948782D" w14:textId="77777777" w:rsidR="002F7BC0" w:rsidRDefault="002F7BC0" w:rsidP="005C08D7">
      <w:pPr>
        <w:pStyle w:val="SAGETextCodesection"/>
      </w:pPr>
    </w:p>
    <w:p w14:paraId="7C372133" w14:textId="77777777" w:rsidR="002F7BC0" w:rsidRPr="0097098D" w:rsidRDefault="002F7BC0" w:rsidP="005C08D7">
      <w:pPr>
        <w:pStyle w:val="SAGETextCodesection"/>
      </w:pPr>
      <w:r w:rsidRPr="0097098D">
        <w:t>{</w:t>
      </w:r>
    </w:p>
    <w:p w14:paraId="6A018CF9" w14:textId="77777777" w:rsidR="002F7BC0" w:rsidRPr="0097098D" w:rsidRDefault="002F7BC0" w:rsidP="005C08D7">
      <w:pPr>
        <w:pStyle w:val="SAGETextCodesection"/>
      </w:pPr>
      <w:r w:rsidRPr="0097098D">
        <w:t xml:space="preserve"> "SOH0_1": {</w:t>
      </w:r>
    </w:p>
    <w:p w14:paraId="588A1894" w14:textId="77777777" w:rsidR="002F7BC0" w:rsidRPr="0097098D" w:rsidRDefault="002F7BC0" w:rsidP="005C08D7">
      <w:pPr>
        <w:pStyle w:val="SAGETextCodesection"/>
      </w:pPr>
      <w:r w:rsidRPr="0097098D">
        <w:t xml:space="preserve">  "SALFCY": "FR011",</w:t>
      </w:r>
    </w:p>
    <w:p w14:paraId="44DDC3BA" w14:textId="77777777" w:rsidR="002F7BC0" w:rsidRPr="0097098D" w:rsidRDefault="002F7BC0" w:rsidP="005C08D7">
      <w:pPr>
        <w:pStyle w:val="SAGETextCodesection"/>
      </w:pPr>
      <w:r w:rsidRPr="0097098D">
        <w:t xml:space="preserve">  "ZSALFCY": "</w:t>
      </w:r>
      <w:proofErr w:type="spellStart"/>
      <w:r w:rsidRPr="0097098D">
        <w:t>Comptech</w:t>
      </w:r>
      <w:proofErr w:type="spellEnd"/>
      <w:r w:rsidRPr="0097098D">
        <w:t xml:space="preserve"> SA",</w:t>
      </w:r>
    </w:p>
    <w:p w14:paraId="0AAA87DF" w14:textId="77777777" w:rsidR="002F7BC0" w:rsidRPr="0097098D" w:rsidRDefault="002F7BC0" w:rsidP="005C08D7">
      <w:pPr>
        <w:pStyle w:val="SAGETextCodesection"/>
      </w:pPr>
      <w:r w:rsidRPr="0097098D">
        <w:t xml:space="preserve">  "SOHTYP": "WEB",</w:t>
      </w:r>
    </w:p>
    <w:p w14:paraId="4B2B2C8F" w14:textId="77777777" w:rsidR="002F7BC0" w:rsidRPr="0097098D" w:rsidRDefault="002F7BC0" w:rsidP="005C08D7">
      <w:pPr>
        <w:pStyle w:val="SAGETextCodesection"/>
      </w:pPr>
      <w:r w:rsidRPr="0097098D">
        <w:t xml:space="preserve">  "ZSOHTYP": "WEB",</w:t>
      </w:r>
    </w:p>
    <w:p w14:paraId="52594CC7" w14:textId="77777777" w:rsidR="002F7BC0" w:rsidRPr="0097098D" w:rsidRDefault="002F7BC0" w:rsidP="005C08D7">
      <w:pPr>
        <w:pStyle w:val="SAGETextCodesection"/>
      </w:pPr>
      <w:r w:rsidRPr="0097098D">
        <w:t xml:space="preserve">  "SOHNUM": " SOWFR0110009 ",</w:t>
      </w:r>
    </w:p>
    <w:p w14:paraId="46E35E89" w14:textId="77777777" w:rsidR="002F7BC0" w:rsidRPr="002F7BC0" w:rsidRDefault="002F7BC0" w:rsidP="005C08D7">
      <w:pPr>
        <w:pStyle w:val="SAGETextCodesection"/>
        <w:rPr>
          <w:lang w:val="fr-FR"/>
        </w:rPr>
      </w:pPr>
      <w:r w:rsidRPr="0097098D">
        <w:t xml:space="preserve">  </w:t>
      </w:r>
      <w:r w:rsidRPr="002F7BC0">
        <w:rPr>
          <w:lang w:val="fr-FR"/>
        </w:rPr>
        <w:t>"REVNUM</w:t>
      </w:r>
      <w:proofErr w:type="gramStart"/>
      <w:r w:rsidRPr="002F7BC0">
        <w:rPr>
          <w:lang w:val="fr-FR"/>
        </w:rPr>
        <w:t>":</w:t>
      </w:r>
      <w:proofErr w:type="gramEnd"/>
      <w:r w:rsidRPr="002F7BC0">
        <w:rPr>
          <w:lang w:val="fr-FR"/>
        </w:rPr>
        <w:t xml:space="preserve"> "0",</w:t>
      </w:r>
    </w:p>
    <w:p w14:paraId="1BAE8B5C" w14:textId="77777777" w:rsidR="002F7BC0" w:rsidRPr="00C2008C" w:rsidRDefault="002F7BC0" w:rsidP="005C08D7">
      <w:pPr>
        <w:pStyle w:val="SAGETextCodesection"/>
        <w:rPr>
          <w:lang w:val="fr-FR"/>
        </w:rPr>
      </w:pPr>
      <w:r w:rsidRPr="002F7BC0">
        <w:rPr>
          <w:lang w:val="fr-FR"/>
        </w:rPr>
        <w:t xml:space="preserve">  </w:t>
      </w:r>
      <w:r w:rsidRPr="00C2008C">
        <w:rPr>
          <w:lang w:val="fr-FR"/>
        </w:rPr>
        <w:t>"CUSORDREF</w:t>
      </w:r>
      <w:proofErr w:type="gramStart"/>
      <w:r w:rsidRPr="00C2008C">
        <w:rPr>
          <w:lang w:val="fr-FR"/>
        </w:rPr>
        <w:t>":</w:t>
      </w:r>
      <w:proofErr w:type="gramEnd"/>
      <w:r w:rsidRPr="00C2008C">
        <w:rPr>
          <w:lang w:val="fr-FR"/>
        </w:rPr>
        <w:t xml:space="preserve"> "",</w:t>
      </w:r>
    </w:p>
    <w:p w14:paraId="1224F6E1" w14:textId="77777777" w:rsidR="002F7BC0" w:rsidRPr="00C2008C" w:rsidRDefault="002F7BC0" w:rsidP="005C08D7">
      <w:pPr>
        <w:pStyle w:val="SAGETextCodesection"/>
        <w:rPr>
          <w:lang w:val="fr-FR"/>
        </w:rPr>
      </w:pPr>
      <w:r w:rsidRPr="00C2008C">
        <w:rPr>
          <w:lang w:val="fr-FR"/>
        </w:rPr>
        <w:t xml:space="preserve">  "ORDDAT</w:t>
      </w:r>
      <w:proofErr w:type="gramStart"/>
      <w:r w:rsidRPr="00C2008C">
        <w:rPr>
          <w:lang w:val="fr-FR"/>
        </w:rPr>
        <w:t>":</w:t>
      </w:r>
      <w:proofErr w:type="gramEnd"/>
      <w:r w:rsidRPr="00C2008C">
        <w:rPr>
          <w:lang w:val="fr-FR"/>
        </w:rPr>
        <w:t xml:space="preserve"> "20160406",</w:t>
      </w:r>
    </w:p>
    <w:p w14:paraId="2F1FE0E5" w14:textId="77777777" w:rsidR="002F7BC0" w:rsidRPr="00C2008C" w:rsidRDefault="002F7BC0" w:rsidP="005C08D7">
      <w:pPr>
        <w:pStyle w:val="SAGETextCodesection"/>
        <w:rPr>
          <w:lang w:val="fr-FR"/>
        </w:rPr>
      </w:pPr>
      <w:r w:rsidRPr="00C2008C">
        <w:rPr>
          <w:lang w:val="fr-FR"/>
        </w:rPr>
        <w:t xml:space="preserve">  "CUR</w:t>
      </w:r>
      <w:proofErr w:type="gramStart"/>
      <w:r w:rsidRPr="00C2008C">
        <w:rPr>
          <w:lang w:val="fr-FR"/>
        </w:rPr>
        <w:t>":</w:t>
      </w:r>
      <w:proofErr w:type="gramEnd"/>
      <w:r w:rsidRPr="00C2008C">
        <w:rPr>
          <w:lang w:val="fr-FR"/>
        </w:rPr>
        <w:t xml:space="preserve"> "EUR",</w:t>
      </w:r>
    </w:p>
    <w:p w14:paraId="75036BC8" w14:textId="77777777" w:rsidR="002F7BC0" w:rsidRPr="009E72FF" w:rsidRDefault="002F7BC0" w:rsidP="005C08D7">
      <w:pPr>
        <w:pStyle w:val="SAGETextCodesection"/>
      </w:pPr>
      <w:r w:rsidRPr="009E72FF">
        <w:t>…</w:t>
      </w:r>
    </w:p>
    <w:p w14:paraId="1F4AD982" w14:textId="77777777" w:rsidR="002F7BC0" w:rsidRPr="009E72FF" w:rsidRDefault="002F7BC0" w:rsidP="005C08D7"/>
    <w:p w14:paraId="158721D4" w14:textId="77777777" w:rsidR="002F7BC0" w:rsidRPr="008C6BB5" w:rsidRDefault="002F7BC0" w:rsidP="005C08D7">
      <w:pPr>
        <w:pStyle w:val="SAGEBodyText"/>
      </w:pPr>
      <w:r>
        <w:t xml:space="preserve">Replace the line: </w:t>
      </w:r>
      <w:r w:rsidRPr="0097098D">
        <w:t>"SOHNUM": " SOWFR0110009 ",</w:t>
      </w:r>
      <w:r>
        <w:t xml:space="preserve"> </w:t>
      </w:r>
      <w:r w:rsidRPr="00387844">
        <w:t>with</w:t>
      </w:r>
      <w:r>
        <w:t xml:space="preserve"> </w:t>
      </w:r>
      <w:r w:rsidRPr="008C6BB5">
        <w:t>"SOHNUM": " ",</w:t>
      </w:r>
    </w:p>
    <w:p w14:paraId="7C296E12" w14:textId="77777777" w:rsidR="002F7BC0" w:rsidRDefault="002F7BC0" w:rsidP="005C08D7">
      <w:pPr>
        <w:pStyle w:val="SAGEBodyText"/>
      </w:pPr>
      <w:r>
        <w:t xml:space="preserve">In the </w:t>
      </w:r>
      <w:r w:rsidR="00E63F90">
        <w:t>t</w:t>
      </w:r>
      <w:r>
        <w:t xml:space="preserve">ool, enter this data into the </w:t>
      </w:r>
      <w:r w:rsidRPr="00387844">
        <w:rPr>
          <w:b/>
        </w:rPr>
        <w:t>Object Xml</w:t>
      </w:r>
      <w:r>
        <w:t xml:space="preserve"> field.</w:t>
      </w:r>
    </w:p>
    <w:p w14:paraId="5C70A13F" w14:textId="77777777" w:rsidR="002F7BC0" w:rsidRDefault="002F7BC0" w:rsidP="005C08D7">
      <w:pPr>
        <w:pStyle w:val="SAGEBodyText"/>
      </w:pPr>
      <w:r>
        <w:rPr>
          <w:noProof/>
          <w:lang w:val="fr-FR" w:eastAsia="fr-FR"/>
        </w:rPr>
        <w:drawing>
          <wp:anchor distT="0" distB="0" distL="114300" distR="114300" simplePos="0" relativeHeight="251681280" behindDoc="0" locked="0" layoutInCell="1" allowOverlap="1" wp14:anchorId="77C06809" wp14:editId="2B640C32">
            <wp:simplePos x="0" y="0"/>
            <wp:positionH relativeFrom="column">
              <wp:posOffset>-40005</wp:posOffset>
            </wp:positionH>
            <wp:positionV relativeFrom="paragraph">
              <wp:posOffset>107698</wp:posOffset>
            </wp:positionV>
            <wp:extent cx="4495165" cy="5055870"/>
            <wp:effectExtent l="19050" t="19050" r="19685" b="1143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val="0"/>
                        </a:ext>
                      </a:extLst>
                    </a:blip>
                    <a:srcRect/>
                    <a:stretch/>
                  </pic:blipFill>
                  <pic:spPr bwMode="auto">
                    <a:xfrm>
                      <a:off x="0" y="0"/>
                      <a:ext cx="4495165" cy="505587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7E6DFB3" w14:textId="77777777" w:rsidR="002F7BC0" w:rsidRDefault="002F7BC0" w:rsidP="005C08D7">
      <w:pPr>
        <w:pStyle w:val="SAGEBodyText"/>
      </w:pPr>
    </w:p>
    <w:p w14:paraId="1F20D2DC" w14:textId="77777777" w:rsidR="002F7BC0" w:rsidRDefault="002F7BC0" w:rsidP="005C08D7">
      <w:pPr>
        <w:pStyle w:val="Bullet1"/>
        <w:ind w:left="357" w:hanging="357"/>
      </w:pPr>
    </w:p>
    <w:p w14:paraId="49460CED" w14:textId="77777777" w:rsidR="002F7BC0" w:rsidRDefault="002F7BC0" w:rsidP="005C08D7">
      <w:pPr>
        <w:pStyle w:val="Bullet1"/>
        <w:ind w:left="357" w:hanging="357"/>
      </w:pPr>
    </w:p>
    <w:p w14:paraId="1F6AB31F" w14:textId="77777777" w:rsidR="002F7BC0" w:rsidRDefault="002F7BC0" w:rsidP="005C08D7">
      <w:pPr>
        <w:pStyle w:val="Bullet1"/>
        <w:ind w:left="357" w:hanging="357"/>
      </w:pPr>
    </w:p>
    <w:p w14:paraId="5B6669A0" w14:textId="77777777" w:rsidR="002F7BC0" w:rsidRDefault="002F7BC0" w:rsidP="005C08D7">
      <w:pPr>
        <w:pStyle w:val="Bullet1"/>
        <w:ind w:left="357" w:hanging="357"/>
      </w:pPr>
    </w:p>
    <w:p w14:paraId="02EF1644" w14:textId="77777777" w:rsidR="002F7BC0" w:rsidRDefault="002F7BC0" w:rsidP="005C08D7">
      <w:pPr>
        <w:pStyle w:val="Bullet1"/>
        <w:ind w:left="357" w:hanging="357"/>
      </w:pPr>
    </w:p>
    <w:p w14:paraId="2935DAD6" w14:textId="77777777" w:rsidR="002F7BC0" w:rsidRDefault="002F7BC0" w:rsidP="005C08D7">
      <w:pPr>
        <w:pStyle w:val="Bullet1"/>
        <w:ind w:left="357" w:hanging="357"/>
      </w:pPr>
    </w:p>
    <w:p w14:paraId="12191D10" w14:textId="77777777" w:rsidR="002F7BC0" w:rsidRDefault="002F7BC0" w:rsidP="005C08D7">
      <w:pPr>
        <w:pStyle w:val="Bullet1"/>
        <w:ind w:left="357" w:hanging="357"/>
      </w:pPr>
    </w:p>
    <w:p w14:paraId="687CA6B5" w14:textId="77777777" w:rsidR="002F7BC0" w:rsidRDefault="002F7BC0" w:rsidP="005C08D7">
      <w:pPr>
        <w:pStyle w:val="Bullet1"/>
        <w:ind w:left="357" w:hanging="357"/>
      </w:pPr>
    </w:p>
    <w:p w14:paraId="11145AED" w14:textId="77777777" w:rsidR="002F7BC0" w:rsidRDefault="002F7BC0" w:rsidP="005C08D7">
      <w:pPr>
        <w:pStyle w:val="Bullet1"/>
        <w:ind w:left="357" w:hanging="357"/>
      </w:pPr>
    </w:p>
    <w:p w14:paraId="54F10286" w14:textId="77777777" w:rsidR="002F7BC0" w:rsidRDefault="002F7BC0" w:rsidP="005C08D7">
      <w:pPr>
        <w:pStyle w:val="Bullet1"/>
        <w:ind w:left="357" w:hanging="357"/>
      </w:pPr>
    </w:p>
    <w:p w14:paraId="3CFAB302" w14:textId="77777777" w:rsidR="002F7BC0" w:rsidRDefault="002F7BC0" w:rsidP="005C08D7">
      <w:pPr>
        <w:pStyle w:val="Bullet1"/>
        <w:ind w:left="357" w:hanging="357"/>
      </w:pPr>
    </w:p>
    <w:p w14:paraId="78B235E1" w14:textId="77777777" w:rsidR="002F7BC0" w:rsidRDefault="002F7BC0" w:rsidP="005C08D7">
      <w:pPr>
        <w:pStyle w:val="Bullet1"/>
        <w:ind w:left="357" w:hanging="357"/>
      </w:pPr>
    </w:p>
    <w:p w14:paraId="67C9F6FE" w14:textId="77777777" w:rsidR="002F7BC0" w:rsidRDefault="002F7BC0" w:rsidP="005C08D7">
      <w:pPr>
        <w:pStyle w:val="Bullet1"/>
        <w:ind w:left="357" w:hanging="357"/>
      </w:pPr>
    </w:p>
    <w:p w14:paraId="4A154AA9" w14:textId="77777777" w:rsidR="002F7BC0" w:rsidRDefault="002F7BC0" w:rsidP="005C08D7">
      <w:pPr>
        <w:pStyle w:val="Bullet1"/>
        <w:ind w:left="357" w:hanging="357"/>
      </w:pPr>
    </w:p>
    <w:p w14:paraId="2DDE0DD0" w14:textId="77777777" w:rsidR="002F7BC0" w:rsidRDefault="002F7BC0" w:rsidP="005C08D7">
      <w:pPr>
        <w:pStyle w:val="Bullet1"/>
        <w:ind w:left="357" w:hanging="357"/>
      </w:pPr>
    </w:p>
    <w:p w14:paraId="3AC4A4ED" w14:textId="77777777" w:rsidR="002F7BC0" w:rsidRDefault="002F7BC0" w:rsidP="005C08D7">
      <w:pPr>
        <w:pStyle w:val="Bullet1"/>
        <w:ind w:left="357" w:hanging="357"/>
      </w:pPr>
    </w:p>
    <w:p w14:paraId="24F7F310" w14:textId="77777777" w:rsidR="002F7BC0" w:rsidRDefault="002F7BC0" w:rsidP="005C08D7">
      <w:pPr>
        <w:pStyle w:val="Bullet1"/>
        <w:ind w:left="357" w:hanging="357"/>
      </w:pPr>
    </w:p>
    <w:p w14:paraId="573473EB" w14:textId="77777777" w:rsidR="002F7BC0" w:rsidRDefault="002F7BC0" w:rsidP="005C08D7">
      <w:pPr>
        <w:pStyle w:val="Bullet1"/>
        <w:ind w:left="357" w:hanging="357"/>
      </w:pPr>
    </w:p>
    <w:p w14:paraId="124FE6AD" w14:textId="77777777" w:rsidR="002F7BC0" w:rsidRDefault="002F7BC0" w:rsidP="005C08D7">
      <w:pPr>
        <w:pStyle w:val="Bullet1"/>
        <w:ind w:left="357" w:hanging="357"/>
      </w:pPr>
    </w:p>
    <w:p w14:paraId="1E512855" w14:textId="77777777" w:rsidR="002F7BC0" w:rsidRDefault="002F7BC0" w:rsidP="005C08D7">
      <w:pPr>
        <w:pStyle w:val="Bullet1"/>
        <w:ind w:left="357" w:hanging="357"/>
      </w:pPr>
    </w:p>
    <w:p w14:paraId="2A85022C" w14:textId="77777777" w:rsidR="002F7BC0" w:rsidRDefault="002F7BC0" w:rsidP="005C08D7">
      <w:pPr>
        <w:pStyle w:val="Bullet1"/>
        <w:ind w:left="357" w:hanging="357"/>
      </w:pPr>
    </w:p>
    <w:p w14:paraId="4BB11BCA" w14:textId="77777777" w:rsidR="002F7BC0" w:rsidRDefault="002F7BC0" w:rsidP="005C08D7">
      <w:pPr>
        <w:pStyle w:val="Bullet1"/>
        <w:ind w:left="357" w:hanging="357"/>
      </w:pPr>
    </w:p>
    <w:p w14:paraId="6483EAFF" w14:textId="77777777" w:rsidR="002F7BC0" w:rsidRDefault="002F7BC0" w:rsidP="005C08D7">
      <w:pPr>
        <w:pStyle w:val="Bullet1"/>
        <w:ind w:left="357" w:hanging="357"/>
      </w:pPr>
    </w:p>
    <w:p w14:paraId="33DB37F1" w14:textId="77777777" w:rsidR="002F7BC0" w:rsidRDefault="002F7BC0" w:rsidP="005C08D7">
      <w:pPr>
        <w:pStyle w:val="Bullet1"/>
        <w:ind w:left="357" w:hanging="357"/>
      </w:pPr>
    </w:p>
    <w:p w14:paraId="7BFDE353" w14:textId="77777777" w:rsidR="002F7BC0" w:rsidRDefault="002F7BC0" w:rsidP="005C08D7">
      <w:pPr>
        <w:pStyle w:val="Bullet1"/>
        <w:ind w:left="357" w:hanging="357"/>
      </w:pPr>
    </w:p>
    <w:p w14:paraId="5606F1FE" w14:textId="77777777" w:rsidR="002F7BC0" w:rsidRDefault="002F7BC0" w:rsidP="005C08D7">
      <w:pPr>
        <w:pStyle w:val="Bullet1"/>
        <w:ind w:left="357" w:hanging="357"/>
      </w:pPr>
    </w:p>
    <w:p w14:paraId="637E8D70" w14:textId="77777777" w:rsidR="002F7BC0" w:rsidRDefault="002F7BC0" w:rsidP="005C08D7">
      <w:pPr>
        <w:pStyle w:val="Bullet1"/>
        <w:ind w:left="357" w:hanging="357"/>
      </w:pPr>
    </w:p>
    <w:p w14:paraId="0904FEAC" w14:textId="77777777" w:rsidR="002F7BC0" w:rsidRPr="00700E3C" w:rsidRDefault="002F7BC0" w:rsidP="005C08D7">
      <w:pPr>
        <w:pStyle w:val="Bullet1"/>
        <w:ind w:left="357" w:hanging="357"/>
        <w:rPr>
          <w:b/>
        </w:rPr>
      </w:pPr>
      <w:r w:rsidRPr="00700E3C">
        <w:rPr>
          <w:b/>
        </w:rPr>
        <w:t>Invoke</w:t>
      </w:r>
    </w:p>
    <w:p w14:paraId="1FAABF10" w14:textId="77777777" w:rsidR="002F7BC0" w:rsidRDefault="002F7BC0" w:rsidP="005C08D7">
      <w:pPr>
        <w:pStyle w:val="Bullet1"/>
        <w:ind w:left="357" w:hanging="357"/>
      </w:pPr>
    </w:p>
    <w:p w14:paraId="74709397" w14:textId="77777777" w:rsidR="002F7BC0" w:rsidRDefault="002F7BC0" w:rsidP="005C08D7">
      <w:pPr>
        <w:pStyle w:val="Bullet1"/>
        <w:ind w:left="357" w:hanging="357"/>
      </w:pPr>
      <w:r>
        <w:rPr>
          <w:noProof/>
          <w:lang w:val="fr-FR" w:eastAsia="fr-FR"/>
        </w:rPr>
        <w:drawing>
          <wp:anchor distT="0" distB="0" distL="114300" distR="114300" simplePos="0" relativeHeight="251682304" behindDoc="0" locked="0" layoutInCell="1" allowOverlap="1" wp14:anchorId="3834956F" wp14:editId="545590CD">
            <wp:simplePos x="0" y="0"/>
            <wp:positionH relativeFrom="column">
              <wp:posOffset>-43815</wp:posOffset>
            </wp:positionH>
            <wp:positionV relativeFrom="paragraph">
              <wp:posOffset>51435</wp:posOffset>
            </wp:positionV>
            <wp:extent cx="3552825" cy="1533525"/>
            <wp:effectExtent l="19050" t="19050" r="28575" b="28575"/>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52825" cy="1533525"/>
                    </a:xfrm>
                    <a:prstGeom prst="rect">
                      <a:avLst/>
                    </a:prstGeom>
                    <a:ln>
                      <a:solidFill>
                        <a:schemeClr val="bg1">
                          <a:lumMod val="75000"/>
                        </a:schemeClr>
                      </a:solidFill>
                    </a:ln>
                  </pic:spPr>
                </pic:pic>
              </a:graphicData>
            </a:graphic>
          </wp:anchor>
        </w:drawing>
      </w:r>
    </w:p>
    <w:p w14:paraId="1DDAEC56" w14:textId="77777777" w:rsidR="002F7BC0" w:rsidRDefault="002F7BC0" w:rsidP="005C08D7">
      <w:pPr>
        <w:pStyle w:val="Bullet1"/>
        <w:ind w:left="357" w:hanging="357"/>
      </w:pPr>
    </w:p>
    <w:p w14:paraId="72A9690B" w14:textId="77777777" w:rsidR="002F7BC0" w:rsidRDefault="002F7BC0" w:rsidP="005C08D7">
      <w:pPr>
        <w:pStyle w:val="Bullet1"/>
        <w:ind w:left="357" w:hanging="357"/>
      </w:pPr>
    </w:p>
    <w:p w14:paraId="682FC7F9" w14:textId="77777777" w:rsidR="002F7BC0" w:rsidRDefault="002F7BC0" w:rsidP="005C08D7">
      <w:pPr>
        <w:pStyle w:val="Bullet1"/>
        <w:ind w:left="357" w:hanging="357"/>
      </w:pPr>
    </w:p>
    <w:p w14:paraId="0C179AC4" w14:textId="77777777" w:rsidR="002F7BC0" w:rsidRDefault="002F7BC0" w:rsidP="005C08D7">
      <w:pPr>
        <w:pStyle w:val="Bullet1"/>
        <w:ind w:left="357" w:hanging="357"/>
      </w:pPr>
    </w:p>
    <w:p w14:paraId="0098F59F" w14:textId="77777777" w:rsidR="002F7BC0" w:rsidRDefault="002F7BC0" w:rsidP="005C08D7">
      <w:pPr>
        <w:pStyle w:val="Bullet1"/>
        <w:ind w:left="357" w:hanging="357"/>
      </w:pPr>
    </w:p>
    <w:p w14:paraId="071392E2" w14:textId="77777777" w:rsidR="002F7BC0" w:rsidRDefault="002F7BC0" w:rsidP="005C08D7">
      <w:pPr>
        <w:pStyle w:val="Bullet1"/>
        <w:ind w:left="357" w:hanging="357"/>
      </w:pPr>
    </w:p>
    <w:p w14:paraId="14F68B79" w14:textId="77777777" w:rsidR="002F7BC0" w:rsidRDefault="002F7BC0" w:rsidP="005C08D7">
      <w:pPr>
        <w:pStyle w:val="Bullet1"/>
        <w:ind w:left="357" w:hanging="357"/>
      </w:pPr>
    </w:p>
    <w:p w14:paraId="515155BE" w14:textId="77777777" w:rsidR="002F7BC0" w:rsidRDefault="002F7BC0" w:rsidP="005C08D7">
      <w:pPr>
        <w:pStyle w:val="Bullet1"/>
        <w:ind w:left="357" w:hanging="357"/>
      </w:pPr>
    </w:p>
    <w:p w14:paraId="385345BC" w14:textId="77777777" w:rsidR="002F7BC0" w:rsidRPr="009E72FF" w:rsidRDefault="002F7BC0" w:rsidP="005C08D7">
      <w:pPr>
        <w:pStyle w:val="Bullet1"/>
        <w:ind w:left="357" w:hanging="357"/>
      </w:pPr>
      <w:r>
        <w:t xml:space="preserve">The code for the order that was created is in the JSON result: </w:t>
      </w:r>
    </w:p>
    <w:p w14:paraId="6DA70813" w14:textId="77777777" w:rsidR="002F7BC0" w:rsidRDefault="002F7BC0" w:rsidP="005C08D7">
      <w:pPr>
        <w:pStyle w:val="Bullet1"/>
        <w:ind w:left="357" w:hanging="357"/>
      </w:pPr>
      <w:r>
        <w:t xml:space="preserve">The status </w:t>
      </w:r>
      <w:proofErr w:type="gramStart"/>
      <w:r>
        <w:t>have</w:t>
      </w:r>
      <w:proofErr w:type="gramEnd"/>
      <w:r>
        <w:t xml:space="preserve"> the value 1.</w:t>
      </w:r>
      <w:r w:rsidRPr="009E72FF">
        <w:rPr>
          <w:noProof/>
          <w:lang w:eastAsia="fr-FR"/>
        </w:rPr>
        <w:t xml:space="preserve"> </w:t>
      </w:r>
    </w:p>
    <w:p w14:paraId="3BEDA562" w14:textId="77777777" w:rsidR="002F7BC0" w:rsidRDefault="002F7BC0" w:rsidP="005C08D7">
      <w:pPr>
        <w:pStyle w:val="Bullet1"/>
        <w:ind w:left="357" w:hanging="357"/>
      </w:pPr>
      <w:r>
        <w:rPr>
          <w:noProof/>
          <w:lang w:val="fr-FR" w:eastAsia="fr-FR"/>
        </w:rPr>
        <w:drawing>
          <wp:anchor distT="0" distB="0" distL="114300" distR="114300" simplePos="0" relativeHeight="251683328" behindDoc="0" locked="0" layoutInCell="1" allowOverlap="1" wp14:anchorId="71A0DB44" wp14:editId="4308B4E4">
            <wp:simplePos x="0" y="0"/>
            <wp:positionH relativeFrom="column">
              <wp:posOffset>-43815</wp:posOffset>
            </wp:positionH>
            <wp:positionV relativeFrom="paragraph">
              <wp:posOffset>108585</wp:posOffset>
            </wp:positionV>
            <wp:extent cx="1581150" cy="476250"/>
            <wp:effectExtent l="19050" t="19050" r="19050" b="1905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581150" cy="476250"/>
                    </a:xfrm>
                    <a:prstGeom prst="rect">
                      <a:avLst/>
                    </a:prstGeom>
                    <a:ln>
                      <a:solidFill>
                        <a:schemeClr val="bg1">
                          <a:lumMod val="75000"/>
                        </a:schemeClr>
                      </a:solidFill>
                    </a:ln>
                  </pic:spPr>
                </pic:pic>
              </a:graphicData>
            </a:graphic>
          </wp:anchor>
        </w:drawing>
      </w:r>
    </w:p>
    <w:p w14:paraId="26EE6A68" w14:textId="77777777" w:rsidR="002F7BC0" w:rsidRDefault="002F7BC0" w:rsidP="005C08D7">
      <w:pPr>
        <w:pStyle w:val="Bullet1"/>
        <w:ind w:left="357" w:hanging="357"/>
      </w:pPr>
    </w:p>
    <w:p w14:paraId="2374EE67" w14:textId="77777777" w:rsidR="002F7BC0" w:rsidRDefault="002F7BC0" w:rsidP="005C08D7">
      <w:pPr>
        <w:pStyle w:val="Bullet1"/>
        <w:ind w:left="357" w:hanging="357"/>
      </w:pPr>
    </w:p>
    <w:p w14:paraId="57EA97FE" w14:textId="77777777" w:rsidR="002F7BC0" w:rsidRDefault="002F7BC0" w:rsidP="005C08D7">
      <w:pPr>
        <w:pStyle w:val="Bullet1"/>
        <w:ind w:left="357" w:hanging="357"/>
      </w:pPr>
    </w:p>
    <w:p w14:paraId="5DD5DC6A" w14:textId="77777777" w:rsidR="002F7BC0" w:rsidRPr="0058540A" w:rsidRDefault="002F7BC0" w:rsidP="005C08D7">
      <w:pPr>
        <w:pStyle w:val="SAGEBodyText"/>
        <w:rPr>
          <w:b/>
        </w:rPr>
      </w:pPr>
      <w:r w:rsidRPr="0058540A">
        <w:rPr>
          <w:b/>
        </w:rPr>
        <w:t>PHP code</w:t>
      </w:r>
      <w:r>
        <w:rPr>
          <w:b/>
        </w:rPr>
        <w:t>:</w:t>
      </w:r>
    </w:p>
    <w:p w14:paraId="7075B2FC" w14:textId="77777777" w:rsidR="002F7BC0" w:rsidRDefault="002F7BC0" w:rsidP="005C08D7">
      <w:pPr>
        <w:pStyle w:val="Bullet1"/>
        <w:ind w:left="357" w:hanging="357"/>
      </w:pPr>
    </w:p>
    <w:p w14:paraId="6E605DA3" w14:textId="77777777" w:rsidR="002F7BC0" w:rsidRPr="00FC2ABA" w:rsidRDefault="002F7BC0" w:rsidP="005C08D7">
      <w:pPr>
        <w:pStyle w:val="Bullet1"/>
        <w:ind w:left="357" w:hanging="357"/>
        <w:rPr>
          <w:b/>
        </w:rPr>
      </w:pPr>
      <w:r w:rsidRPr="00FC2ABA">
        <w:rPr>
          <w:b/>
        </w:rPr>
        <w:t>In /sagex3/</w:t>
      </w:r>
      <w:proofErr w:type="spellStart"/>
      <w:r w:rsidRPr="00FC2ABA">
        <w:rPr>
          <w:b/>
        </w:rPr>
        <w:t>page_soh_create_action.php</w:t>
      </w:r>
      <w:proofErr w:type="spellEnd"/>
    </w:p>
    <w:p w14:paraId="01F52C3B" w14:textId="77777777" w:rsidR="002F7BC0" w:rsidRDefault="002F7BC0" w:rsidP="005C08D7">
      <w:pPr>
        <w:pStyle w:val="Bullet1"/>
        <w:ind w:left="357" w:hanging="357"/>
      </w:pPr>
    </w:p>
    <w:p w14:paraId="35AE8A35" w14:textId="77777777" w:rsidR="002F7BC0" w:rsidRDefault="002F7BC0" w:rsidP="005C08D7">
      <w:pPr>
        <w:pStyle w:val="SAGETextCodesection"/>
        <w:rPr>
          <w:color w:val="000000"/>
          <w:lang w:eastAsia="fr-FR"/>
        </w:rPr>
      </w:pPr>
      <w:r w:rsidRPr="00FC2ABA">
        <w:rPr>
          <w:lang w:eastAsia="fr-FR"/>
        </w:rPr>
        <w:t>&lt;?php</w:t>
      </w:r>
    </w:p>
    <w:p w14:paraId="03F8E4A2" w14:textId="77777777" w:rsidR="002F7BC0" w:rsidRPr="00FC2ABA" w:rsidRDefault="002F7BC0" w:rsidP="005C08D7">
      <w:pPr>
        <w:pStyle w:val="SAGETextCodesection"/>
        <w:rPr>
          <w:lang w:eastAsia="fr-FR"/>
        </w:rPr>
      </w:pPr>
      <w:r>
        <w:rPr>
          <w:color w:val="000000"/>
          <w:lang w:eastAsia="fr-FR"/>
        </w:rPr>
        <w:t>…</w:t>
      </w:r>
    </w:p>
    <w:p w14:paraId="7E67C901" w14:textId="77777777" w:rsidR="002F7BC0" w:rsidRPr="00FC2ABA" w:rsidRDefault="002F7BC0" w:rsidP="005C08D7">
      <w:pPr>
        <w:pStyle w:val="SAGETextCodesection"/>
        <w:rPr>
          <w:lang w:eastAsia="fr-FR"/>
        </w:rPr>
      </w:pPr>
      <w:r w:rsidRPr="00FC2ABA">
        <w:rPr>
          <w:lang w:eastAsia="fr-FR"/>
        </w:rPr>
        <w:t xml:space="preserve">try </w:t>
      </w:r>
      <w:r w:rsidRPr="00FC2ABA">
        <w:rPr>
          <w:color w:val="000000"/>
          <w:lang w:eastAsia="fr-FR"/>
        </w:rPr>
        <w:t>{</w:t>
      </w:r>
    </w:p>
    <w:p w14:paraId="6E97275E" w14:textId="77777777" w:rsidR="002F7BC0" w:rsidRPr="00FC2ABA" w:rsidRDefault="002F7BC0" w:rsidP="005C08D7">
      <w:pPr>
        <w:pStyle w:val="SAGETextCodesection"/>
        <w:rPr>
          <w:lang w:eastAsia="fr-FR"/>
        </w:rPr>
      </w:pPr>
      <w:r>
        <w:rPr>
          <w:color w:val="000000"/>
          <w:lang w:eastAsia="fr-FR"/>
        </w:rPr>
        <w:tab/>
      </w:r>
      <w:r>
        <w:rPr>
          <w:color w:val="000000"/>
          <w:lang w:eastAsia="fr-FR"/>
        </w:rPr>
        <w:tab/>
      </w:r>
      <w:r w:rsidRPr="00FC2ABA">
        <w:rPr>
          <w:color w:val="000000"/>
          <w:lang w:eastAsia="fr-FR"/>
        </w:rPr>
        <w:t xml:space="preserve">$order = </w:t>
      </w:r>
      <w:r w:rsidRPr="00FC2ABA">
        <w:rPr>
          <w:lang w:eastAsia="fr-FR"/>
        </w:rPr>
        <w:t xml:space="preserve">new </w:t>
      </w:r>
      <w:r w:rsidRPr="00FC2ABA">
        <w:rPr>
          <w:color w:val="000000"/>
          <w:lang w:eastAsia="fr-FR"/>
        </w:rPr>
        <w:t>Order ();</w:t>
      </w:r>
    </w:p>
    <w:p w14:paraId="37CE32AA" w14:textId="77777777" w:rsidR="002F7BC0" w:rsidRPr="00FC2ABA" w:rsidRDefault="002F7BC0" w:rsidP="005C08D7">
      <w:pPr>
        <w:pStyle w:val="SAGETextCodesection"/>
        <w:rPr>
          <w:lang w:eastAsia="fr-FR"/>
        </w:rPr>
      </w:pPr>
      <w:r w:rsidRPr="00FC2ABA">
        <w:rPr>
          <w:color w:val="000000"/>
          <w:lang w:eastAsia="fr-FR"/>
        </w:rPr>
        <w:tab/>
      </w:r>
      <w:r>
        <w:rPr>
          <w:color w:val="000000"/>
          <w:lang w:eastAsia="fr-FR"/>
        </w:rPr>
        <w:tab/>
      </w:r>
      <w:r w:rsidRPr="00FC2ABA">
        <w:rPr>
          <w:lang w:eastAsia="fr-FR"/>
        </w:rPr>
        <w:t xml:space="preserve">echo </w:t>
      </w:r>
      <w:r w:rsidRPr="00FC2ABA">
        <w:rPr>
          <w:color w:val="000000"/>
          <w:lang w:eastAsia="fr-FR"/>
        </w:rPr>
        <w:t xml:space="preserve">($order-&gt;create </w:t>
      </w:r>
      <w:proofErr w:type="gramStart"/>
      <w:r w:rsidRPr="00FC2ABA">
        <w:rPr>
          <w:color w:val="000000"/>
          <w:lang w:eastAsia="fr-FR"/>
        </w:rPr>
        <w:t>( $</w:t>
      </w:r>
      <w:proofErr w:type="gramEnd"/>
      <w:r w:rsidRPr="00FC2ABA">
        <w:rPr>
          <w:color w:val="000000"/>
          <w:lang w:eastAsia="fr-FR"/>
        </w:rPr>
        <w:t>WS ));</w:t>
      </w:r>
    </w:p>
    <w:p w14:paraId="7C7A84C9" w14:textId="77777777" w:rsidR="002F7BC0" w:rsidRPr="00FC2ABA" w:rsidRDefault="002F7BC0" w:rsidP="005C08D7">
      <w:pPr>
        <w:pStyle w:val="SAGETextCodesection"/>
        <w:rPr>
          <w:lang w:eastAsia="fr-FR"/>
        </w:rPr>
      </w:pPr>
      <w:r>
        <w:rPr>
          <w:color w:val="000000"/>
          <w:lang w:eastAsia="fr-FR"/>
        </w:rPr>
        <w:tab/>
      </w:r>
      <w:r w:rsidRPr="00FC2ABA">
        <w:rPr>
          <w:color w:val="000000"/>
          <w:lang w:eastAsia="fr-FR"/>
        </w:rPr>
        <w:t xml:space="preserve">} </w:t>
      </w:r>
      <w:r w:rsidRPr="00FC2ABA">
        <w:rPr>
          <w:lang w:eastAsia="fr-FR"/>
        </w:rPr>
        <w:t xml:space="preserve">catch </w:t>
      </w:r>
      <w:proofErr w:type="gramStart"/>
      <w:r w:rsidRPr="00FC2ABA">
        <w:rPr>
          <w:color w:val="000000"/>
          <w:lang w:eastAsia="fr-FR"/>
        </w:rPr>
        <w:t xml:space="preserve">( </w:t>
      </w:r>
      <w:proofErr w:type="spellStart"/>
      <w:r w:rsidRPr="00FC2ABA">
        <w:rPr>
          <w:color w:val="000000"/>
          <w:lang w:eastAsia="fr-FR"/>
        </w:rPr>
        <w:t>SoapFault</w:t>
      </w:r>
      <w:proofErr w:type="spellEnd"/>
      <w:proofErr w:type="gramEnd"/>
      <w:r w:rsidRPr="00FC2ABA">
        <w:rPr>
          <w:color w:val="000000"/>
          <w:lang w:eastAsia="fr-FR"/>
        </w:rPr>
        <w:t xml:space="preserve"> $e ) {</w:t>
      </w:r>
    </w:p>
    <w:p w14:paraId="03451BD8" w14:textId="77777777" w:rsidR="002F7BC0" w:rsidRPr="00FC2ABA" w:rsidRDefault="002F7BC0" w:rsidP="005C08D7">
      <w:pPr>
        <w:pStyle w:val="SAGETextCodesection"/>
        <w:rPr>
          <w:lang w:eastAsia="fr-FR"/>
        </w:rPr>
      </w:pPr>
      <w:r>
        <w:rPr>
          <w:color w:val="000000"/>
          <w:lang w:eastAsia="fr-FR"/>
        </w:rPr>
        <w:tab/>
      </w:r>
      <w:r>
        <w:rPr>
          <w:color w:val="000000"/>
          <w:lang w:eastAsia="fr-FR"/>
        </w:rPr>
        <w:tab/>
      </w:r>
      <w:proofErr w:type="spellStart"/>
      <w:proofErr w:type="gramStart"/>
      <w:r w:rsidRPr="00FC2ABA">
        <w:rPr>
          <w:color w:val="000000"/>
          <w:lang w:eastAsia="fr-FR"/>
        </w:rPr>
        <w:t>ToolsWS</w:t>
      </w:r>
      <w:proofErr w:type="spellEnd"/>
      <w:r w:rsidRPr="00FC2ABA">
        <w:rPr>
          <w:color w:val="000000"/>
          <w:lang w:eastAsia="fr-FR"/>
        </w:rPr>
        <w:t>::</w:t>
      </w:r>
      <w:proofErr w:type="spellStart"/>
      <w:proofErr w:type="gramEnd"/>
      <w:r w:rsidRPr="00FC2ABA">
        <w:rPr>
          <w:i/>
          <w:iCs/>
          <w:color w:val="000000"/>
          <w:lang w:eastAsia="fr-FR"/>
        </w:rPr>
        <w:t>printError</w:t>
      </w:r>
      <w:proofErr w:type="spellEnd"/>
      <w:r w:rsidRPr="00FC2ABA">
        <w:rPr>
          <w:color w:val="000000"/>
          <w:lang w:eastAsia="fr-FR"/>
        </w:rPr>
        <w:t xml:space="preserve"> ( </w:t>
      </w:r>
      <w:r w:rsidR="00E63F90">
        <w:rPr>
          <w:color w:val="0000C0"/>
          <w:lang w:eastAsia="fr-FR"/>
        </w:rPr>
        <w:t>"</w:t>
      </w:r>
      <w:r w:rsidRPr="00FC2ABA">
        <w:rPr>
          <w:color w:val="0000C0"/>
          <w:lang w:eastAsia="fr-FR"/>
        </w:rPr>
        <w:t xml:space="preserve">web service not available" </w:t>
      </w:r>
      <w:r w:rsidRPr="00FC2ABA">
        <w:rPr>
          <w:color w:val="000000"/>
          <w:lang w:eastAsia="fr-FR"/>
        </w:rPr>
        <w:t>);</w:t>
      </w:r>
    </w:p>
    <w:p w14:paraId="0D49D4A9" w14:textId="77777777" w:rsidR="002F7BC0" w:rsidRPr="00FC2ABA" w:rsidRDefault="002F7BC0" w:rsidP="005C08D7">
      <w:pPr>
        <w:pStyle w:val="SAGETextCodesection"/>
        <w:rPr>
          <w:lang w:eastAsia="fr-FR"/>
        </w:rPr>
      </w:pPr>
      <w:r>
        <w:rPr>
          <w:color w:val="000000"/>
          <w:lang w:eastAsia="fr-FR"/>
        </w:rPr>
        <w:tab/>
      </w:r>
      <w:r w:rsidRPr="00FC2ABA">
        <w:rPr>
          <w:color w:val="000000"/>
          <w:lang w:eastAsia="fr-FR"/>
        </w:rPr>
        <w:t>}</w:t>
      </w:r>
    </w:p>
    <w:p w14:paraId="64700ACC" w14:textId="77777777" w:rsidR="002F7BC0" w:rsidRPr="00FC2ABA" w:rsidRDefault="002F7BC0" w:rsidP="005C08D7">
      <w:pPr>
        <w:pStyle w:val="SAGETextCodesection"/>
        <w:rPr>
          <w:color w:val="000000"/>
          <w:lang w:eastAsia="fr-FR"/>
        </w:rPr>
      </w:pPr>
      <w:r w:rsidRPr="00FC2ABA">
        <w:rPr>
          <w:color w:val="000000"/>
          <w:lang w:eastAsia="fr-FR"/>
        </w:rPr>
        <w:t>…</w:t>
      </w:r>
    </w:p>
    <w:p w14:paraId="395B15CF" w14:textId="77777777" w:rsidR="002F7BC0" w:rsidRPr="003D68B7" w:rsidRDefault="002F7BC0" w:rsidP="005C08D7">
      <w:pPr>
        <w:pStyle w:val="SAGETextCodesection"/>
        <w:rPr>
          <w:lang w:eastAsia="fr-FR"/>
        </w:rPr>
      </w:pPr>
      <w:r w:rsidRPr="003D68B7">
        <w:rPr>
          <w:lang w:eastAsia="fr-FR"/>
        </w:rPr>
        <w:t>?&gt;</w:t>
      </w:r>
    </w:p>
    <w:p w14:paraId="76606B5B" w14:textId="77777777" w:rsidR="002F7BC0" w:rsidRDefault="002F7BC0" w:rsidP="005C08D7">
      <w:pPr>
        <w:pStyle w:val="Bullet1"/>
        <w:ind w:left="357" w:hanging="357"/>
      </w:pPr>
    </w:p>
    <w:p w14:paraId="6C0374FF" w14:textId="77777777" w:rsidR="002F7BC0" w:rsidRPr="00FC2ABA" w:rsidRDefault="002F7BC0" w:rsidP="005C08D7">
      <w:pPr>
        <w:pStyle w:val="Bullet1"/>
        <w:ind w:left="357" w:hanging="357"/>
        <w:rPr>
          <w:b/>
        </w:rPr>
      </w:pPr>
      <w:r w:rsidRPr="00FC2ABA">
        <w:rPr>
          <w:b/>
        </w:rPr>
        <w:t>In /sagex3/</w:t>
      </w:r>
      <w:proofErr w:type="spellStart"/>
      <w:r w:rsidRPr="00FC2ABA">
        <w:rPr>
          <w:b/>
        </w:rPr>
        <w:t>WebService</w:t>
      </w:r>
      <w:proofErr w:type="spellEnd"/>
      <w:r w:rsidRPr="00FC2ABA">
        <w:rPr>
          <w:b/>
        </w:rPr>
        <w:t>/models/</w:t>
      </w:r>
      <w:proofErr w:type="spellStart"/>
      <w:r w:rsidRPr="00FC2ABA">
        <w:rPr>
          <w:b/>
        </w:rPr>
        <w:t>Order.php</w:t>
      </w:r>
      <w:proofErr w:type="spellEnd"/>
    </w:p>
    <w:p w14:paraId="5BAC4D0D" w14:textId="77777777" w:rsidR="002F7BC0" w:rsidRDefault="002F7BC0" w:rsidP="005C08D7">
      <w:pPr>
        <w:pStyle w:val="SAGETextCodesection"/>
      </w:pPr>
    </w:p>
    <w:p w14:paraId="7C14D3A5" w14:textId="77777777" w:rsidR="002F7BC0" w:rsidRPr="00FC2ABA"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b/>
          <w:bCs/>
          <w:color w:val="7F0055"/>
          <w:szCs w:val="20"/>
          <w:lang w:eastAsia="fr-FR"/>
        </w:rPr>
        <w:t xml:space="preserve">function </w:t>
      </w:r>
      <w:r w:rsidRPr="00FC2ABA">
        <w:rPr>
          <w:rFonts w:ascii="Courier New" w:eastAsia="Calibri" w:hAnsi="Courier New" w:cs="Courier New"/>
          <w:color w:val="000000"/>
          <w:szCs w:val="20"/>
          <w:highlight w:val="lightGray"/>
          <w:lang w:eastAsia="fr-FR"/>
        </w:rPr>
        <w:t>create</w:t>
      </w:r>
      <w:r w:rsidRPr="00FC2ABA">
        <w:rPr>
          <w:rFonts w:ascii="Courier New" w:eastAsia="Calibri" w:hAnsi="Courier New" w:cs="Courier New"/>
          <w:color w:val="000000"/>
          <w:szCs w:val="20"/>
          <w:lang w:eastAsia="fr-FR"/>
        </w:rPr>
        <w:t>($WS) {</w:t>
      </w:r>
    </w:p>
    <w:p w14:paraId="46085EAC" w14:textId="77777777" w:rsidR="002F7BC0" w:rsidRPr="00FC2ABA" w:rsidRDefault="002F7BC0" w:rsidP="005C08D7">
      <w:pPr>
        <w:pStyle w:val="SAGETextCodesection"/>
        <w:rPr>
          <w:lang w:eastAsia="fr-FR"/>
        </w:rPr>
      </w:pPr>
      <w:r w:rsidRPr="00FC2ABA">
        <w:rPr>
          <w:lang w:eastAsia="fr-FR"/>
        </w:rPr>
        <w:tab/>
      </w:r>
      <w:r w:rsidRPr="00FC2ABA">
        <w:rPr>
          <w:lang w:eastAsia="fr-FR"/>
        </w:rPr>
        <w:tab/>
        <w:t>$this-&gt;</w:t>
      </w:r>
      <w:proofErr w:type="spellStart"/>
      <w:r w:rsidRPr="00FC2ABA">
        <w:rPr>
          <w:color w:val="0000C0"/>
          <w:lang w:eastAsia="fr-FR"/>
        </w:rPr>
        <w:t>CAdxResultXml</w:t>
      </w:r>
      <w:proofErr w:type="spellEnd"/>
      <w:r w:rsidRPr="00FC2ABA">
        <w:rPr>
          <w:lang w:eastAsia="fr-FR"/>
        </w:rPr>
        <w:t xml:space="preserve"> = $this-&gt;save </w:t>
      </w:r>
      <w:proofErr w:type="gramStart"/>
      <w:r w:rsidRPr="00FC2ABA">
        <w:rPr>
          <w:lang w:eastAsia="fr-FR"/>
        </w:rPr>
        <w:t>( Config::</w:t>
      </w:r>
      <w:proofErr w:type="gramEnd"/>
      <w:r w:rsidRPr="00FC2ABA">
        <w:rPr>
          <w:i/>
          <w:iCs/>
          <w:color w:val="0000C0"/>
          <w:lang w:eastAsia="fr-FR"/>
        </w:rPr>
        <w:t>$WS_ORDER</w:t>
      </w:r>
      <w:r w:rsidRPr="00FC2ABA">
        <w:rPr>
          <w:lang w:eastAsia="fr-FR"/>
        </w:rPr>
        <w:t>, $WS );</w:t>
      </w:r>
    </w:p>
    <w:p w14:paraId="4A24BE88" w14:textId="77777777" w:rsidR="002F7BC0"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color w:val="000000"/>
          <w:szCs w:val="20"/>
          <w:lang w:eastAsia="fr-FR"/>
        </w:rPr>
        <w:tab/>
      </w:r>
      <w:r w:rsidRPr="00FC2ABA">
        <w:rPr>
          <w:rFonts w:ascii="Courier New" w:eastAsia="Calibri" w:hAnsi="Courier New" w:cs="Courier New"/>
          <w:color w:val="000000"/>
          <w:szCs w:val="20"/>
          <w:lang w:eastAsia="fr-FR"/>
        </w:rPr>
        <w:tab/>
      </w:r>
      <w:r>
        <w:rPr>
          <w:rFonts w:ascii="Courier New" w:eastAsia="Calibri" w:hAnsi="Courier New" w:cs="Courier New"/>
          <w:color w:val="000000"/>
          <w:szCs w:val="20"/>
          <w:lang w:eastAsia="fr-FR"/>
        </w:rPr>
        <w:t>…</w:t>
      </w:r>
    </w:p>
    <w:p w14:paraId="7EAE3D45" w14:textId="77777777" w:rsidR="002F7BC0" w:rsidRDefault="002F7BC0" w:rsidP="005C08D7">
      <w:pPr>
        <w:pStyle w:val="SAGETextCodesection"/>
      </w:pPr>
      <w:r>
        <w:rPr>
          <w:rFonts w:ascii="Courier New" w:eastAsia="Calibri" w:hAnsi="Courier New" w:cs="Courier New"/>
          <w:color w:val="000000"/>
          <w:szCs w:val="20"/>
          <w:lang w:eastAsia="fr-FR"/>
        </w:rPr>
        <w:tab/>
        <w:t>}</w:t>
      </w:r>
    </w:p>
    <w:p w14:paraId="7D718669" w14:textId="77777777" w:rsidR="002F7BC0" w:rsidDel="00154DD9" w:rsidRDefault="002F7BC0" w:rsidP="005C08D7">
      <w:pPr>
        <w:pStyle w:val="SAGETextCodesection"/>
        <w:ind w:left="0"/>
        <w:rPr>
          <w:del w:id="540" w:author="Auteur"/>
        </w:rPr>
      </w:pPr>
    </w:p>
    <w:p w14:paraId="073E5E36" w14:textId="77777777" w:rsidR="00462EF4" w:rsidRPr="00462EF4" w:rsidDel="00154DD9" w:rsidRDefault="00462EF4" w:rsidP="00462EF4">
      <w:pPr>
        <w:pStyle w:val="SAGEBodyText"/>
        <w:rPr>
          <w:del w:id="541" w:author="Auteur"/>
        </w:rPr>
      </w:pPr>
    </w:p>
    <w:p w14:paraId="7EB0FF07" w14:textId="77777777" w:rsidR="00DB674A" w:rsidDel="00513899" w:rsidRDefault="00DB674A" w:rsidP="007C2D4C">
      <w:pPr>
        <w:pStyle w:val="SAGEHeading2"/>
        <w:rPr>
          <w:del w:id="542" w:author="Auteur"/>
        </w:rPr>
      </w:pPr>
    </w:p>
    <w:p w14:paraId="67349F55" w14:textId="77777777" w:rsidR="00DF1F05" w:rsidRDefault="00DF1F05" w:rsidP="00270B02">
      <w:pPr>
        <w:pStyle w:val="SAGEBodyText"/>
      </w:pPr>
    </w:p>
    <w:p w14:paraId="68D18061" w14:textId="77777777" w:rsidR="00DF1F05" w:rsidRDefault="00DF1F05" w:rsidP="00D7743F">
      <w:pPr>
        <w:pStyle w:val="SAGEBodyText"/>
        <w:sectPr w:rsidR="00DF1F05" w:rsidSect="00550BCC">
          <w:headerReference w:type="even" r:id="rId67"/>
          <w:headerReference w:type="default" r:id="rId68"/>
          <w:footerReference w:type="even" r:id="rId69"/>
          <w:footerReference w:type="default" r:id="rId70"/>
          <w:headerReference w:type="first" r:id="rId71"/>
          <w:footerReference w:type="first" r:id="rId72"/>
          <w:pgSz w:w="11906" w:h="16838" w:code="9"/>
          <w:pgMar w:top="709" w:right="1134" w:bottom="1701" w:left="1985" w:header="624" w:footer="397" w:gutter="0"/>
          <w:pgNumType w:start="2"/>
          <w:cols w:space="708"/>
          <w:docGrid w:linePitch="360"/>
        </w:sectPr>
      </w:pPr>
    </w:p>
    <w:p w14:paraId="4836F6C9" w14:textId="77777777" w:rsidR="00DF1F05" w:rsidRDefault="00802584" w:rsidP="00270B02">
      <w:pPr>
        <w:pStyle w:val="SAGEBodyText"/>
      </w:pPr>
      <w:r>
        <w:rPr>
          <w:noProof/>
          <w:lang w:val="fr-FR" w:eastAsia="fr-FR"/>
        </w:rPr>
        <w:lastRenderedPageBreak/>
        <mc:AlternateContent>
          <mc:Choice Requires="wps">
            <w:drawing>
              <wp:anchor distT="0" distB="0" distL="114300" distR="114300" simplePos="0" relativeHeight="251659776" behindDoc="0" locked="0" layoutInCell="1" allowOverlap="1" wp14:anchorId="40106BF7" wp14:editId="510AB41A">
                <wp:simplePos x="0" y="0"/>
                <wp:positionH relativeFrom="column">
                  <wp:posOffset>-177800</wp:posOffset>
                </wp:positionH>
                <wp:positionV relativeFrom="paragraph">
                  <wp:posOffset>-146363</wp:posOffset>
                </wp:positionV>
                <wp:extent cx="7587900" cy="10656000"/>
                <wp:effectExtent l="0" t="0" r="13335" b="12065"/>
                <wp:wrapNone/>
                <wp:docPr id="2" name="Rectangle 2"/>
                <wp:cNvGraphicFramePr/>
                <a:graphic xmlns:a="http://schemas.openxmlformats.org/drawingml/2006/main">
                  <a:graphicData uri="http://schemas.microsoft.com/office/word/2010/wordprocessingShape">
                    <wps:wsp>
                      <wps:cNvSpPr/>
                      <wps:spPr>
                        <a:xfrm>
                          <a:off x="0" y="0"/>
                          <a:ext cx="7587900" cy="10656000"/>
                        </a:xfrm>
                        <a:prstGeom prst="rect">
                          <a:avLst/>
                        </a:prstGeom>
                        <a:solidFill>
                          <a:srgbClr val="2E3456"/>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95689C" w14:textId="77777777" w:rsidR="003824D8" w:rsidRDefault="003824D8" w:rsidP="00DF21EA">
                            <w:r>
                              <w:rPr>
                                <w:noProof/>
                                <w:lang w:val="fr-FR" w:eastAsia="fr-FR"/>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06BF7" id="Rectangle 2" o:spid="_x0000_s1026" style="position:absolute;margin-left:-14pt;margin-top:-11.5pt;width:597.45pt;height:839.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" fillcolor="#2e3456" strokecolor="#002060" strokeweight="2pt">
                <v:textbox>
                  <w:txbxContent>
                    <w:p w14:paraId="2495689C" w14:textId="77777777" w:rsidR="003824D8" w:rsidRDefault="003824D8" w:rsidP="00DF21EA">
                      <w:r>
                        <w:rPr>
                          <w:noProof/>
                          <w:lang w:val="fr-FR" w:eastAsia="fr-FR"/>
                        </w:rPr>
                        <w:tab/>
                      </w:r>
                    </w:p>
                  </w:txbxContent>
                </v:textbox>
              </v:rect>
            </w:pict>
          </mc:Fallback>
        </mc:AlternateContent>
      </w:r>
    </w:p>
    <w:p w14:paraId="7FA645EC" w14:textId="77777777" w:rsidR="00DF1F05" w:rsidRDefault="00A61D7D">
      <w:pPr>
        <w:spacing w:after="200" w:line="0" w:lineRule="auto"/>
        <w:rPr>
          <w:color w:val="51534A"/>
        </w:rPr>
      </w:pPr>
      <w:r>
        <w:rPr>
          <w:noProof/>
          <w:color w:val="51534A"/>
          <w:lang w:val="fr-FR" w:eastAsia="fr-FR"/>
        </w:rPr>
        <mc:AlternateContent>
          <mc:Choice Requires="wps">
            <w:drawing>
              <wp:anchor distT="0" distB="0" distL="114300" distR="114300" simplePos="0" relativeHeight="251660800" behindDoc="0" locked="0" layoutInCell="1" allowOverlap="1" wp14:anchorId="22AC2D54" wp14:editId="4253A7DD">
                <wp:simplePos x="0" y="0"/>
                <wp:positionH relativeFrom="column">
                  <wp:posOffset>172720</wp:posOffset>
                </wp:positionH>
                <wp:positionV relativeFrom="paragraph">
                  <wp:posOffset>8732520</wp:posOffset>
                </wp:positionV>
                <wp:extent cx="6953250" cy="1426845"/>
                <wp:effectExtent l="0" t="0" r="0" b="1905"/>
                <wp:wrapNone/>
                <wp:docPr id="3" name="Zone de texte 3"/>
                <wp:cNvGraphicFramePr/>
                <a:graphic xmlns:a="http://schemas.openxmlformats.org/drawingml/2006/main">
                  <a:graphicData uri="http://schemas.microsoft.com/office/word/2010/wordprocessingShape">
                    <wps:wsp>
                      <wps:cNvSpPr txBox="1"/>
                      <wps:spPr>
                        <a:xfrm>
                          <a:off x="0" y="0"/>
                          <a:ext cx="6953250" cy="1426845"/>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48C8E" w14:textId="77777777" w:rsidR="003824D8" w:rsidRPr="00F7187F" w:rsidRDefault="003824D8">
                            <w:pPr>
                              <w:rPr>
                                <w:color w:val="FFFFFF" w:themeColor="background1"/>
                                <w:lang w:val="en-US"/>
                              </w:rPr>
                            </w:pPr>
                          </w:p>
                          <w:p w14:paraId="04D12331" w14:textId="77777777" w:rsidR="003824D8" w:rsidRPr="00F7187F" w:rsidRDefault="0013413F">
                            <w:pPr>
                              <w:rPr>
                                <w:color w:val="FFFFFF" w:themeColor="background1"/>
                                <w:lang w:val="en-US"/>
                              </w:rPr>
                            </w:pPr>
                            <w:hyperlink r:id="rId73" w:history="1">
                              <w:r w:rsidR="003824D8" w:rsidRPr="00F7187F">
                                <w:rPr>
                                  <w:rStyle w:val="Lienhypertexte"/>
                                  <w:color w:val="FFFFFF" w:themeColor="background1"/>
                                  <w:lang w:val="en-US"/>
                                </w:rPr>
                                <w:t>www.sage.com</w:t>
                              </w:r>
                            </w:hyperlink>
                          </w:p>
                          <w:p w14:paraId="663FCF2A" w14:textId="77777777" w:rsidR="003824D8" w:rsidRPr="00A61D7D" w:rsidRDefault="003824D8" w:rsidP="00A61D7D">
                            <w:pPr>
                              <w:rPr>
                                <w:rFonts w:cs="Arial"/>
                                <w:color w:val="FFFFFF" w:themeColor="background1"/>
                                <w:sz w:val="20"/>
                                <w:szCs w:val="20"/>
                                <w:lang w:val="en-US"/>
                              </w:rPr>
                            </w:pPr>
                            <w:r w:rsidRPr="00A61D7D">
                              <w:rPr>
                                <w:rFonts w:cs="Arial"/>
                                <w:color w:val="FFFFFF" w:themeColor="background1"/>
                                <w:sz w:val="20"/>
                                <w:szCs w:val="20"/>
                                <w:lang w:val="en-US"/>
                              </w:rPr>
                              <w:t>© 201</w:t>
                            </w:r>
                            <w:r>
                              <w:rPr>
                                <w:rFonts w:cs="Arial"/>
                                <w:color w:val="FFFFFF" w:themeColor="background1"/>
                                <w:sz w:val="20"/>
                                <w:szCs w:val="20"/>
                                <w:lang w:val="en-US"/>
                              </w:rPr>
                              <w:t>8</w:t>
                            </w:r>
                            <w:r w:rsidRPr="00A61D7D">
                              <w:rPr>
                                <w:rFonts w:cs="Arial"/>
                                <w:color w:val="FFFFFF" w:themeColor="background1"/>
                                <w:sz w:val="20"/>
                                <w:szCs w:val="20"/>
                                <w:lang w:val="en-US"/>
                              </w:rPr>
                              <w:t xml:space="preserve"> The Sage Group plc or its licensors. All rights reserved. Sage, Sage logos, and Sage product and service names mentioned herein are the trademarks of The Sage Group plc or its licensors. All other trademarks are the property of their respective owners.</w:t>
                            </w:r>
                          </w:p>
                          <w:p w14:paraId="38FB5939" w14:textId="77777777" w:rsidR="003824D8" w:rsidRPr="00B831D8" w:rsidRDefault="003824D8" w:rsidP="00A61D7D">
                            <w:pPr>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C2D54" id="_x0000_t202" coordsize="21600,21600" o:spt="202" path="m,l,21600r21600,l21600,xe">
                <v:stroke joinstyle="miter"/>
                <v:path gradientshapeok="t" o:connecttype="rect"/>
              </v:shapetype>
              <v:shape id="Zone de texte 3" o:spid="_x0000_s1027" type="#_x0000_t202" style="position:absolute;margin-left:13.6pt;margin-top:687.6pt;width:547.5pt;height:112.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" fillcolor="#2e3456" stroked="f" strokeweight=".5pt">
                <v:textbox>
                  <w:txbxContent>
                    <w:p w14:paraId="74448C8E" w14:textId="77777777" w:rsidR="003824D8" w:rsidRPr="00F7187F" w:rsidRDefault="003824D8">
                      <w:pPr>
                        <w:rPr>
                          <w:color w:val="FFFFFF" w:themeColor="background1"/>
                          <w:lang w:val="en-US"/>
                        </w:rPr>
                      </w:pPr>
                    </w:p>
                    <w:p w14:paraId="04D12331" w14:textId="77777777" w:rsidR="003824D8" w:rsidRPr="00F7187F" w:rsidRDefault="00E256D2">
                      <w:pPr>
                        <w:rPr>
                          <w:color w:val="FFFFFF" w:themeColor="background1"/>
                          <w:lang w:val="en-US"/>
                        </w:rPr>
                      </w:pPr>
                      <w:hyperlink r:id="rId74" w:history="1">
                        <w:r w:rsidR="003824D8" w:rsidRPr="00F7187F">
                          <w:rPr>
                            <w:rStyle w:val="Lienhypertexte"/>
                            <w:color w:val="FFFFFF" w:themeColor="background1"/>
                            <w:lang w:val="en-US"/>
                          </w:rPr>
                          <w:t>www.sage.com</w:t>
                        </w:r>
                      </w:hyperlink>
                    </w:p>
                    <w:p w14:paraId="663FCF2A" w14:textId="77777777" w:rsidR="003824D8" w:rsidRPr="00A61D7D" w:rsidRDefault="003824D8" w:rsidP="00A61D7D">
                      <w:pPr>
                        <w:rPr>
                          <w:rFonts w:cs="Arial"/>
                          <w:color w:val="FFFFFF" w:themeColor="background1"/>
                          <w:sz w:val="20"/>
                          <w:szCs w:val="20"/>
                          <w:lang w:val="en-US"/>
                        </w:rPr>
                      </w:pPr>
                      <w:r w:rsidRPr="00A61D7D">
                        <w:rPr>
                          <w:rFonts w:cs="Arial"/>
                          <w:color w:val="FFFFFF" w:themeColor="background1"/>
                          <w:sz w:val="20"/>
                          <w:szCs w:val="20"/>
                          <w:lang w:val="en-US"/>
                        </w:rPr>
                        <w:t>© 201</w:t>
                      </w:r>
                      <w:r>
                        <w:rPr>
                          <w:rFonts w:cs="Arial"/>
                          <w:color w:val="FFFFFF" w:themeColor="background1"/>
                          <w:sz w:val="20"/>
                          <w:szCs w:val="20"/>
                          <w:lang w:val="en-US"/>
                        </w:rPr>
                        <w:t>8</w:t>
                      </w:r>
                      <w:r w:rsidRPr="00A61D7D">
                        <w:rPr>
                          <w:rFonts w:cs="Arial"/>
                          <w:color w:val="FFFFFF" w:themeColor="background1"/>
                          <w:sz w:val="20"/>
                          <w:szCs w:val="20"/>
                          <w:lang w:val="en-US"/>
                        </w:rPr>
                        <w:t xml:space="preserve"> The Sage Group plc or its licensors. All rights reserved. Sage, Sage logos, and Sage product and service names mentioned herein are the trademarks of The Sage Group plc or its licensors. All other trademarks are the property of their respective owners.</w:t>
                      </w:r>
                    </w:p>
                    <w:p w14:paraId="38FB5939" w14:textId="77777777" w:rsidR="003824D8" w:rsidRPr="00B831D8" w:rsidRDefault="003824D8" w:rsidP="00A61D7D">
                      <w:pPr>
                        <w:rPr>
                          <w:color w:val="FFFFFF" w:themeColor="background1"/>
                          <w:lang w:val="en-US"/>
                        </w:rPr>
                      </w:pPr>
                    </w:p>
                  </w:txbxContent>
                </v:textbox>
              </v:shape>
            </w:pict>
          </mc:Fallback>
        </mc:AlternateContent>
      </w:r>
      <w:r w:rsidR="00DF21EA">
        <w:rPr>
          <w:noProof/>
          <w:color w:val="51534A"/>
          <w:lang w:val="fr-FR" w:eastAsia="fr-FR"/>
        </w:rPr>
        <mc:AlternateContent>
          <mc:Choice Requires="wps">
            <w:drawing>
              <wp:anchor distT="0" distB="0" distL="114300" distR="114300" simplePos="0" relativeHeight="251661824" behindDoc="0" locked="0" layoutInCell="1" allowOverlap="1" wp14:anchorId="1E5B938B" wp14:editId="3A37EF33">
                <wp:simplePos x="0" y="0"/>
                <wp:positionH relativeFrom="column">
                  <wp:posOffset>-546422</wp:posOffset>
                </wp:positionH>
                <wp:positionV relativeFrom="paragraph">
                  <wp:posOffset>7550150</wp:posOffset>
                </wp:positionV>
                <wp:extent cx="2156346" cy="1034984"/>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156346" cy="1034984"/>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FE61DD" w14:textId="77777777" w:rsidR="003824D8" w:rsidRDefault="003824D8">
                            <w:r>
                              <w:rPr>
                                <w:noProof/>
                                <w:lang w:val="fr-FR" w:eastAsia="fr-FR"/>
                              </w:rPr>
                              <w:drawing>
                                <wp:inline distT="0" distB="0" distL="0" distR="0" wp14:anchorId="2ABACBBF" wp14:editId="5B273501">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75">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B938B" id="Zone de texte 9" o:spid="_x0000_s1028" type="#_x0000_t202" style="position:absolute;margin-left:-43.05pt;margin-top:594.5pt;width:169.8pt;height: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" fillcolor="#2e3456" stroked="f" strokeweight=".5pt">
                <v:textbox>
                  <w:txbxContent>
                    <w:p w14:paraId="50FE61DD" w14:textId="77777777" w:rsidR="003824D8" w:rsidRDefault="003824D8">
                      <w:r>
                        <w:rPr>
                          <w:noProof/>
                          <w:lang w:val="fr-FR" w:eastAsia="fr-FR"/>
                        </w:rPr>
                        <w:drawing>
                          <wp:inline distT="0" distB="0" distL="0" distR="0" wp14:anchorId="2ABACBBF" wp14:editId="5B273501">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76">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v:textbox>
              </v:shape>
            </w:pict>
          </mc:Fallback>
        </mc:AlternateContent>
      </w:r>
    </w:p>
    <w:sectPr w:rsidR="00DF1F05" w:rsidSect="00114E31">
      <w:headerReference w:type="default" r:id="rId77"/>
      <w:footerReference w:type="default" r:id="rId78"/>
      <w:pgSz w:w="11906" w:h="16838" w:code="9"/>
      <w:pgMar w:top="238" w:right="244" w:bottom="249" w:left="23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64D48" w14:textId="77777777" w:rsidR="0013413F" w:rsidRDefault="0013413F" w:rsidP="00713520">
      <w:pPr>
        <w:spacing w:line="240" w:lineRule="auto"/>
      </w:pPr>
      <w:r>
        <w:separator/>
      </w:r>
    </w:p>
    <w:p w14:paraId="74BF9E0B" w14:textId="77777777" w:rsidR="0013413F" w:rsidRDefault="0013413F"/>
    <w:p w14:paraId="761EF27F" w14:textId="77777777" w:rsidR="0013413F" w:rsidRDefault="0013413F"/>
  </w:endnote>
  <w:endnote w:type="continuationSeparator" w:id="0">
    <w:p w14:paraId="58EBE77E" w14:textId="77777777" w:rsidR="0013413F" w:rsidRDefault="0013413F" w:rsidP="00713520">
      <w:pPr>
        <w:spacing w:line="240" w:lineRule="auto"/>
      </w:pPr>
      <w:r>
        <w:continuationSeparator/>
      </w:r>
    </w:p>
    <w:p w14:paraId="6D1CBAEA" w14:textId="77777777" w:rsidR="0013413F" w:rsidRDefault="0013413F"/>
    <w:p w14:paraId="023BA3AA" w14:textId="77777777" w:rsidR="0013413F" w:rsidRDefault="001341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6AAC4" w14:textId="19AF881A" w:rsidR="003824D8" w:rsidRDefault="003824D8" w:rsidP="009C742D">
    <w:pPr>
      <w:pStyle w:val="SAGEFooter"/>
    </w:pPr>
    <w:r w:rsidRPr="00DF1F05">
      <w:rPr>
        <w:lang w:val="fr-FR"/>
      </w:rPr>
      <w:t xml:space="preserve">Product </w:t>
    </w:r>
    <w:proofErr w:type="spellStart"/>
    <w:r w:rsidRPr="00DF1F05">
      <w:rPr>
        <w:lang w:val="fr-FR"/>
      </w:rPr>
      <w:t>manual</w:t>
    </w:r>
    <w:proofErr w:type="spellEnd"/>
    <w:r w:rsidRPr="00DF1F05">
      <w:rPr>
        <w:lang w:val="fr-FR"/>
      </w:rPr>
      <w:t xml:space="preserve"> ¦ </w:t>
    </w:r>
    <w:r>
      <w:fldChar w:fldCharType="begin"/>
    </w:r>
    <w:r w:rsidRPr="00DF1F05">
      <w:rPr>
        <w:lang w:val="fr-FR"/>
      </w:rPr>
      <w:instrText xml:space="preserve"> STYLEREF  "_Cover date" </w:instrText>
    </w:r>
    <w:r>
      <w:fldChar w:fldCharType="separate"/>
    </w:r>
    <w:r w:rsidR="001E7469">
      <w:rPr>
        <w:b/>
        <w:bCs/>
        <w:noProof/>
        <w:lang w:val="fr-FR"/>
      </w:rPr>
      <w:t>Erreur ! Utilisez l'onglet Accueil pour appliquer _Cover date au texte que vous souhaitez faire apparaître ici.</w:t>
    </w:r>
    <w:r>
      <w:rPr>
        <w:noProof/>
      </w:rPr>
      <w:fldChar w:fldCharType="end"/>
    </w:r>
    <w:r w:rsidRPr="00DF1F05">
      <w:rPr>
        <w:lang w:val="fr-FR"/>
      </w:rPr>
      <w:tab/>
    </w:r>
    <w:r>
      <w:fldChar w:fldCharType="begin"/>
    </w:r>
    <w:r w:rsidRPr="00DF1F05">
      <w:rPr>
        <w:lang w:val="fr-FR"/>
      </w:rPr>
      <w:instrText xml:space="preserve"> PAGE   \* MERGEFORMAT </w:instrText>
    </w:r>
    <w:r>
      <w:fldChar w:fldCharType="separate"/>
    </w:r>
    <w:r w:rsidRPr="001E2B05">
      <w:rPr>
        <w:noProof/>
      </w:rPr>
      <w:t>2</w:t>
    </w:r>
    <w:r>
      <w:rPr>
        <w:noProof/>
      </w:rPr>
      <w:fldChar w:fldCharType="end"/>
    </w:r>
    <w:r>
      <w:rPr>
        <w:noProof/>
        <w:lang w:val="fr-FR" w:eastAsia="fr-FR"/>
      </w:rPr>
      <w:drawing>
        <wp:anchor distT="0" distB="0" distL="114300" distR="114300" simplePos="0" relativeHeight="251670528" behindDoc="1" locked="1" layoutInCell="1" allowOverlap="1" wp14:anchorId="16988B38" wp14:editId="75219671">
          <wp:simplePos x="0" y="0"/>
          <wp:positionH relativeFrom="page">
            <wp:posOffset>6308725</wp:posOffset>
          </wp:positionH>
          <wp:positionV relativeFrom="page">
            <wp:posOffset>10267315</wp:posOffset>
          </wp:positionV>
          <wp:extent cx="696595" cy="313055"/>
          <wp:effectExtent l="0" t="0" r="8255" b="0"/>
          <wp:wrapNone/>
          <wp:docPr id="27" name="Image 27"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4911E" w14:textId="77777777" w:rsidR="003824D8" w:rsidRDefault="003824D8">
    <w:pPr>
      <w:pStyle w:val="Pieddepage"/>
    </w:pPr>
  </w:p>
  <w:p w14:paraId="5B90013E" w14:textId="77777777" w:rsidR="003824D8" w:rsidRDefault="003824D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04"/>
      <w:gridCol w:w="1983"/>
    </w:tblGrid>
    <w:tr w:rsidR="003824D8" w14:paraId="13A58EDD" w14:textId="77777777" w:rsidTr="007414EF">
      <w:tc>
        <w:tcPr>
          <w:tcW w:w="6804" w:type="dxa"/>
          <w:vAlign w:val="bottom"/>
        </w:tcPr>
        <w:p w14:paraId="2EA7C5D4" w14:textId="13BA81B1" w:rsidR="003824D8" w:rsidRPr="001872FE" w:rsidRDefault="003824D8" w:rsidP="00461CE8">
          <w:pPr>
            <w:pStyle w:val="SAGEFooter"/>
            <w:rPr>
              <w:lang w:val="en-US"/>
            </w:rPr>
          </w:pPr>
          <w:r>
            <w:rPr>
              <w:lang w:val="en-US"/>
            </w:rPr>
            <w:fldChar w:fldCharType="begin"/>
          </w:r>
          <w:r>
            <w:rPr>
              <w:lang w:val="en-US"/>
            </w:rPr>
            <w:instrText xml:space="preserve"> STYLEREF  SAGE_Title  \* MERGEFORMAT </w:instrText>
          </w:r>
          <w:r>
            <w:rPr>
              <w:lang w:val="en-US"/>
            </w:rPr>
            <w:fldChar w:fldCharType="separate"/>
          </w:r>
          <w:r w:rsidR="001E7469">
            <w:rPr>
              <w:noProof/>
              <w:lang w:val="en-US"/>
            </w:rPr>
            <w:t>Create a Web Portal using Web services</w:t>
          </w:r>
          <w:r>
            <w:rPr>
              <w:lang w:val="en-US"/>
            </w:rPr>
            <w:fldChar w:fldCharType="end"/>
          </w:r>
        </w:p>
      </w:tc>
      <w:tc>
        <w:tcPr>
          <w:tcW w:w="1983" w:type="dxa"/>
          <w:vAlign w:val="bottom"/>
        </w:tcPr>
        <w:sdt>
          <w:sdtPr>
            <w:id w:val="-177818326"/>
            <w:docPartObj>
              <w:docPartGallery w:val="Page Numbers (Top of Page)"/>
              <w:docPartUnique/>
            </w:docPartObj>
          </w:sdtPr>
          <w:sdtEndPr/>
          <w:sdtContent>
            <w:p w14:paraId="755D341F" w14:textId="77777777" w:rsidR="003824D8" w:rsidRDefault="003824D8"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21</w:t>
              </w:r>
              <w:r>
                <w:rPr>
                  <w:sz w:val="24"/>
                  <w:szCs w:val="24"/>
                </w:rPr>
                <w:fldChar w:fldCharType="end"/>
              </w:r>
              <w:r>
                <w:t xml:space="preserve"> of </w:t>
              </w:r>
              <w:fldSimple w:instr=" NUMPAGES  ">
                <w:r>
                  <w:rPr>
                    <w:noProof/>
                  </w:rPr>
                  <w:t>27</w:t>
                </w:r>
              </w:fldSimple>
            </w:p>
          </w:sdtContent>
        </w:sdt>
      </w:tc>
    </w:tr>
  </w:tbl>
  <w:p w14:paraId="516662AA" w14:textId="77777777" w:rsidR="003824D8" w:rsidRDefault="003824D8" w:rsidP="006E7EBC">
    <w:pPr>
      <w:pStyle w:val="1pt"/>
    </w:pPr>
  </w:p>
  <w:p w14:paraId="5FE3FE4E" w14:textId="77777777" w:rsidR="003824D8" w:rsidRDefault="003824D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D72E5" w14:textId="77777777" w:rsidR="003824D8" w:rsidRDefault="003824D8">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97690" w14:textId="77777777" w:rsidR="003824D8" w:rsidRPr="00114E31" w:rsidRDefault="003824D8" w:rsidP="00114E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DD8E5" w14:textId="77777777" w:rsidR="0013413F" w:rsidRDefault="0013413F" w:rsidP="00713520">
      <w:pPr>
        <w:spacing w:line="240" w:lineRule="auto"/>
      </w:pPr>
    </w:p>
    <w:p w14:paraId="3536AB80" w14:textId="77777777" w:rsidR="0013413F" w:rsidRDefault="0013413F"/>
    <w:p w14:paraId="0D5E0CF8" w14:textId="77777777" w:rsidR="0013413F" w:rsidRDefault="0013413F"/>
  </w:footnote>
  <w:footnote w:type="continuationSeparator" w:id="0">
    <w:p w14:paraId="43E411AB" w14:textId="77777777" w:rsidR="0013413F" w:rsidRDefault="0013413F" w:rsidP="00713520">
      <w:pPr>
        <w:spacing w:line="240" w:lineRule="auto"/>
      </w:pPr>
    </w:p>
    <w:p w14:paraId="1F86B101" w14:textId="77777777" w:rsidR="0013413F" w:rsidRDefault="0013413F"/>
    <w:p w14:paraId="0D412BB6" w14:textId="77777777" w:rsidR="0013413F" w:rsidRDefault="0013413F"/>
  </w:footnote>
  <w:footnote w:type="continuationNotice" w:id="1">
    <w:p w14:paraId="04F2A994" w14:textId="77777777" w:rsidR="0013413F" w:rsidRDefault="0013413F">
      <w:pPr>
        <w:spacing w:line="240" w:lineRule="auto"/>
      </w:pPr>
    </w:p>
    <w:p w14:paraId="6C6052FA" w14:textId="77777777" w:rsidR="0013413F" w:rsidRDefault="0013413F"/>
    <w:p w14:paraId="465C3436" w14:textId="77777777" w:rsidR="0013413F" w:rsidRDefault="001341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BFAB" w14:textId="77777777" w:rsidR="003824D8" w:rsidRDefault="003824D8">
    <w:pPr>
      <w:pStyle w:val="En-tte"/>
    </w:pPr>
  </w:p>
  <w:p w14:paraId="664FDD7C" w14:textId="77777777" w:rsidR="003824D8" w:rsidRDefault="003824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18D42" w14:textId="77777777" w:rsidR="003824D8" w:rsidRPr="001E2B05" w:rsidRDefault="003824D8" w:rsidP="00550BCC">
    <w:pPr>
      <w:pStyle w:val="En-tte"/>
      <w:tabs>
        <w:tab w:val="clear" w:pos="4513"/>
        <w:tab w:val="clear" w:pos="9026"/>
        <w:tab w:val="left" w:pos="253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14C9F" w14:textId="77777777" w:rsidR="003824D8" w:rsidRDefault="003824D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EEA1" w14:textId="77777777" w:rsidR="003824D8" w:rsidRPr="00B35B99" w:rsidRDefault="003824D8" w:rsidP="00B35B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463E00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9.65pt;height:19.65pt" o:bullet="t">
        <v:imagedata r:id="rId1" o:title="clip_image001"/>
      </v:shape>
    </w:pict>
  </w:numPicBullet>
  <w:numPicBullet w:numPicBulletId="1">
    <w:pict>
      <v:shape id="_x0000_i1029" type="#_x0000_t75" style="width:118.75pt;height:118.75pt" o:bullet="t">
        <v:imagedata r:id="rId2" o:title="clip_image002"/>
      </v:shape>
    </w:pict>
  </w:numPicBullet>
  <w:abstractNum w:abstractNumId="0" w15:restartNumberingAfterBreak="0">
    <w:nsid w:val="FFFFFF7C"/>
    <w:multiLevelType w:val="singleLevel"/>
    <w:tmpl w:val="A59A9F3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EAF41196"/>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AC5DB0"/>
    <w:multiLevelType w:val="hybridMultilevel"/>
    <w:tmpl w:val="568A7E98"/>
    <w:lvl w:ilvl="0" w:tplc="0AEA2EF8">
      <w:start w:val="1"/>
      <w:numFmt w:val="bullet"/>
      <w:pStyle w:val="SAGEBullet3"/>
      <w:lvlText w:val=""/>
      <w:lvlJc w:val="left"/>
      <w:pPr>
        <w:ind w:left="1040" w:hanging="360"/>
      </w:pPr>
      <w:rPr>
        <w:rFonts w:ascii="Symbol" w:hAnsi="Symbol" w:hint="default"/>
      </w:rPr>
    </w:lvl>
    <w:lvl w:ilvl="1" w:tplc="040C0003" w:tentative="1">
      <w:start w:val="1"/>
      <w:numFmt w:val="bullet"/>
      <w:lvlText w:val="o"/>
      <w:lvlJc w:val="left"/>
      <w:pPr>
        <w:ind w:left="1760" w:hanging="360"/>
      </w:pPr>
      <w:rPr>
        <w:rFonts w:ascii="Courier New" w:hAnsi="Courier New" w:cs="Courier New" w:hint="default"/>
      </w:rPr>
    </w:lvl>
    <w:lvl w:ilvl="2" w:tplc="040C0005" w:tentative="1">
      <w:start w:val="1"/>
      <w:numFmt w:val="bullet"/>
      <w:lvlText w:val=""/>
      <w:lvlJc w:val="left"/>
      <w:pPr>
        <w:ind w:left="2480" w:hanging="360"/>
      </w:pPr>
      <w:rPr>
        <w:rFonts w:ascii="Wingdings" w:hAnsi="Wingdings" w:hint="default"/>
      </w:rPr>
    </w:lvl>
    <w:lvl w:ilvl="3" w:tplc="040C0001" w:tentative="1">
      <w:start w:val="1"/>
      <w:numFmt w:val="bullet"/>
      <w:lvlText w:val=""/>
      <w:lvlJc w:val="left"/>
      <w:pPr>
        <w:ind w:left="3200" w:hanging="360"/>
      </w:pPr>
      <w:rPr>
        <w:rFonts w:ascii="Symbol" w:hAnsi="Symbol" w:hint="default"/>
      </w:rPr>
    </w:lvl>
    <w:lvl w:ilvl="4" w:tplc="040C0003" w:tentative="1">
      <w:start w:val="1"/>
      <w:numFmt w:val="bullet"/>
      <w:lvlText w:val="o"/>
      <w:lvlJc w:val="left"/>
      <w:pPr>
        <w:ind w:left="3920" w:hanging="360"/>
      </w:pPr>
      <w:rPr>
        <w:rFonts w:ascii="Courier New" w:hAnsi="Courier New" w:cs="Courier New" w:hint="default"/>
      </w:rPr>
    </w:lvl>
    <w:lvl w:ilvl="5" w:tplc="040C0005" w:tentative="1">
      <w:start w:val="1"/>
      <w:numFmt w:val="bullet"/>
      <w:lvlText w:val=""/>
      <w:lvlJc w:val="left"/>
      <w:pPr>
        <w:ind w:left="4640" w:hanging="360"/>
      </w:pPr>
      <w:rPr>
        <w:rFonts w:ascii="Wingdings" w:hAnsi="Wingdings" w:hint="default"/>
      </w:rPr>
    </w:lvl>
    <w:lvl w:ilvl="6" w:tplc="040C0001" w:tentative="1">
      <w:start w:val="1"/>
      <w:numFmt w:val="bullet"/>
      <w:lvlText w:val=""/>
      <w:lvlJc w:val="left"/>
      <w:pPr>
        <w:ind w:left="5360" w:hanging="360"/>
      </w:pPr>
      <w:rPr>
        <w:rFonts w:ascii="Symbol" w:hAnsi="Symbol" w:hint="default"/>
      </w:rPr>
    </w:lvl>
    <w:lvl w:ilvl="7" w:tplc="040C0003" w:tentative="1">
      <w:start w:val="1"/>
      <w:numFmt w:val="bullet"/>
      <w:lvlText w:val="o"/>
      <w:lvlJc w:val="left"/>
      <w:pPr>
        <w:ind w:left="6080" w:hanging="360"/>
      </w:pPr>
      <w:rPr>
        <w:rFonts w:ascii="Courier New" w:hAnsi="Courier New" w:cs="Courier New" w:hint="default"/>
      </w:rPr>
    </w:lvl>
    <w:lvl w:ilvl="8" w:tplc="040C0005" w:tentative="1">
      <w:start w:val="1"/>
      <w:numFmt w:val="bullet"/>
      <w:lvlText w:val=""/>
      <w:lvlJc w:val="left"/>
      <w:pPr>
        <w:ind w:left="6800" w:hanging="360"/>
      </w:pPr>
      <w:rPr>
        <w:rFonts w:ascii="Wingdings" w:hAnsi="Wingdings" w:hint="default"/>
      </w:rPr>
    </w:lvl>
  </w:abstractNum>
  <w:abstractNum w:abstractNumId="15"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6" w15:restartNumberingAfterBreak="0">
    <w:nsid w:val="2373244E"/>
    <w:multiLevelType w:val="hybridMultilevel"/>
    <w:tmpl w:val="1E76147A"/>
    <w:lvl w:ilvl="0" w:tplc="4EB25772">
      <w:start w:val="1"/>
      <w:numFmt w:val="decimal"/>
      <w:pStyle w:val="Numberbullet"/>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0B0AC434"/>
    <w:styleLink w:val="SAGEListStyle"/>
    <w:lvl w:ilvl="0">
      <w:start w:val="1"/>
      <w:numFmt w:val="decimal"/>
      <w:lvlText w:val="%1.0"/>
      <w:lvlJc w:val="left"/>
      <w:pPr>
        <w:tabs>
          <w:tab w:val="num" w:pos="737"/>
        </w:tabs>
        <w:ind w:left="737" w:hanging="737"/>
      </w:pPr>
      <w:rPr>
        <w:rFonts w:hint="default"/>
      </w:rPr>
    </w:lvl>
    <w:lvl w:ilvl="1">
      <w:start w:val="1"/>
      <w:numFmt w:val="decimal"/>
      <w:lvlText w:val="%1.%2"/>
      <w:lvlJc w:val="left"/>
      <w:pPr>
        <w:tabs>
          <w:tab w:val="num" w:pos="737"/>
        </w:tabs>
        <w:ind w:left="737" w:hanging="737"/>
      </w:pPr>
      <w:rPr>
        <w:rFonts w:hint="default"/>
      </w:rPr>
    </w:lvl>
    <w:lvl w:ilvl="2">
      <w:start w:val="1"/>
      <w:numFmt w:val="decimal"/>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D6BCA7B0"/>
    <w:lvl w:ilvl="0" w:tplc="8F54FC4C">
      <w:start w:val="1"/>
      <w:numFmt w:val="decimal"/>
      <w:pStyle w:val="SAGENumberBullet"/>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2141E2"/>
    <w:multiLevelType w:val="hybridMultilevel"/>
    <w:tmpl w:val="22F219AC"/>
    <w:lvl w:ilvl="0" w:tplc="2632BC24">
      <w:start w:val="1"/>
      <w:numFmt w:val="bullet"/>
      <w:pStyle w:val="SAGEBullet2"/>
      <w:lvlText w:val="–"/>
      <w:lvlJc w:val="left"/>
      <w:pPr>
        <w:ind w:left="680" w:hanging="34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4" w15:restartNumberingAfterBreak="0">
    <w:nsid w:val="53610294"/>
    <w:multiLevelType w:val="hybridMultilevel"/>
    <w:tmpl w:val="2ECCC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6"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2B5896"/>
    <w:multiLevelType w:val="hybridMultilevel"/>
    <w:tmpl w:val="BF4E93CA"/>
    <w:lvl w:ilvl="0" w:tplc="52564704">
      <w:start w:val="1"/>
      <w:numFmt w:val="decimal"/>
      <w:pStyle w:val="SAGENumberBullet2"/>
      <w:lvlText w:val="%1.1."/>
      <w:lvlJc w:val="left"/>
      <w:pPr>
        <w:ind w:left="1040" w:hanging="360"/>
      </w:pPr>
      <w:rPr>
        <w:rFonts w:hint="default"/>
      </w:rPr>
    </w:lvl>
    <w:lvl w:ilvl="1" w:tplc="040C0019" w:tentative="1">
      <w:start w:val="1"/>
      <w:numFmt w:val="lowerLetter"/>
      <w:lvlText w:val="%2."/>
      <w:lvlJc w:val="left"/>
      <w:pPr>
        <w:ind w:left="1760" w:hanging="360"/>
      </w:pPr>
    </w:lvl>
    <w:lvl w:ilvl="2" w:tplc="040C001B" w:tentative="1">
      <w:start w:val="1"/>
      <w:numFmt w:val="lowerRoman"/>
      <w:lvlText w:val="%3."/>
      <w:lvlJc w:val="right"/>
      <w:pPr>
        <w:ind w:left="2480" w:hanging="180"/>
      </w:pPr>
    </w:lvl>
    <w:lvl w:ilvl="3" w:tplc="040C000F" w:tentative="1">
      <w:start w:val="1"/>
      <w:numFmt w:val="decimal"/>
      <w:lvlText w:val="%4."/>
      <w:lvlJc w:val="left"/>
      <w:pPr>
        <w:ind w:left="3200" w:hanging="360"/>
      </w:pPr>
    </w:lvl>
    <w:lvl w:ilvl="4" w:tplc="040C0019" w:tentative="1">
      <w:start w:val="1"/>
      <w:numFmt w:val="lowerLetter"/>
      <w:lvlText w:val="%5."/>
      <w:lvlJc w:val="left"/>
      <w:pPr>
        <w:ind w:left="3920" w:hanging="360"/>
      </w:pPr>
    </w:lvl>
    <w:lvl w:ilvl="5" w:tplc="040C001B" w:tentative="1">
      <w:start w:val="1"/>
      <w:numFmt w:val="lowerRoman"/>
      <w:lvlText w:val="%6."/>
      <w:lvlJc w:val="right"/>
      <w:pPr>
        <w:ind w:left="4640" w:hanging="180"/>
      </w:pPr>
    </w:lvl>
    <w:lvl w:ilvl="6" w:tplc="040C000F" w:tentative="1">
      <w:start w:val="1"/>
      <w:numFmt w:val="decimal"/>
      <w:lvlText w:val="%7."/>
      <w:lvlJc w:val="left"/>
      <w:pPr>
        <w:ind w:left="5360" w:hanging="360"/>
      </w:pPr>
    </w:lvl>
    <w:lvl w:ilvl="7" w:tplc="040C0019" w:tentative="1">
      <w:start w:val="1"/>
      <w:numFmt w:val="lowerLetter"/>
      <w:lvlText w:val="%8."/>
      <w:lvlJc w:val="left"/>
      <w:pPr>
        <w:ind w:left="6080" w:hanging="360"/>
      </w:pPr>
    </w:lvl>
    <w:lvl w:ilvl="8" w:tplc="040C001B" w:tentative="1">
      <w:start w:val="1"/>
      <w:numFmt w:val="lowerRoman"/>
      <w:lvlText w:val="%9."/>
      <w:lvlJc w:val="right"/>
      <w:pPr>
        <w:ind w:left="6800" w:hanging="180"/>
      </w:pPr>
    </w:lvl>
  </w:abstractNum>
  <w:num w:numId="1">
    <w:abstractNumId w:val="10"/>
  </w:num>
  <w:num w:numId="2">
    <w:abstractNumId w:val="25"/>
  </w:num>
  <w:num w:numId="3">
    <w:abstractNumId w:val="18"/>
  </w:num>
  <w:num w:numId="4">
    <w:abstractNumId w:val="11"/>
  </w:num>
  <w:num w:numId="5">
    <w:abstractNumId w:val="10"/>
  </w:num>
  <w:num w:numId="6">
    <w:abstractNumId w:val="25"/>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29"/>
  </w:num>
  <w:num w:numId="10">
    <w:abstractNumId w:val="28"/>
  </w:num>
  <w:num w:numId="11">
    <w:abstractNumId w:val="26"/>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7"/>
  </w:num>
  <w:num w:numId="23">
    <w:abstractNumId w:val="30"/>
  </w:num>
  <w:num w:numId="24">
    <w:abstractNumId w:val="21"/>
  </w:num>
  <w:num w:numId="25">
    <w:abstractNumId w:val="19"/>
  </w:num>
  <w:num w:numId="26">
    <w:abstractNumId w:val="15"/>
  </w:num>
  <w:num w:numId="27">
    <w:abstractNumId w:val="15"/>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lvlOverride w:ilvl="2">
      <w:lvl w:ilvl="2">
        <w:start w:val="1"/>
        <w:numFmt w:val="decimal"/>
        <w:lvlText w:val="%1.%2.%3"/>
        <w:lvlJc w:val="left"/>
        <w:pPr>
          <w:tabs>
            <w:tab w:val="num" w:pos="567"/>
          </w:tabs>
          <w:ind w:left="567" w:hanging="567"/>
        </w:pPr>
        <w:rPr>
          <w:rFonts w:ascii="Arial" w:hAnsi="Arial" w:hint="default"/>
          <w:b/>
          <w:i w:val="0"/>
          <w:color w:val="auto"/>
          <w:sz w:val="21"/>
        </w:rPr>
      </w:lvl>
    </w:lvlOverride>
  </w:num>
  <w:num w:numId="32">
    <w:abstractNumId w:val="17"/>
  </w:num>
  <w:num w:numId="33">
    <w:abstractNumId w:val="23"/>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3"/>
  </w:num>
  <w:num w:numId="38">
    <w:abstractNumId w:val="31"/>
  </w:num>
  <w:num w:numId="39">
    <w:abstractNumId w:val="12"/>
  </w:num>
  <w:num w:numId="40">
    <w:abstractNumId w:val="16"/>
  </w:num>
  <w:num w:numId="41">
    <w:abstractNumId w:val="24"/>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NTEL, Olivier">
    <w15:presenceInfo w15:providerId="AD" w15:userId="S-1-5-21-1004336348-162531612-839522115-239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revisionView w:markup="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0A6"/>
    <w:rsid w:val="00001F84"/>
    <w:rsid w:val="00002711"/>
    <w:rsid w:val="0000396C"/>
    <w:rsid w:val="00004D7E"/>
    <w:rsid w:val="00010CBB"/>
    <w:rsid w:val="00012477"/>
    <w:rsid w:val="000134FC"/>
    <w:rsid w:val="0001756A"/>
    <w:rsid w:val="0002427F"/>
    <w:rsid w:val="00024655"/>
    <w:rsid w:val="00026556"/>
    <w:rsid w:val="00026E2D"/>
    <w:rsid w:val="000313C7"/>
    <w:rsid w:val="0003295D"/>
    <w:rsid w:val="00033283"/>
    <w:rsid w:val="000347FA"/>
    <w:rsid w:val="0003598D"/>
    <w:rsid w:val="000373BC"/>
    <w:rsid w:val="00044C65"/>
    <w:rsid w:val="00045837"/>
    <w:rsid w:val="00053262"/>
    <w:rsid w:val="00057A33"/>
    <w:rsid w:val="00063553"/>
    <w:rsid w:val="00063C74"/>
    <w:rsid w:val="00064511"/>
    <w:rsid w:val="00065734"/>
    <w:rsid w:val="00070048"/>
    <w:rsid w:val="00072ECD"/>
    <w:rsid w:val="00073FA8"/>
    <w:rsid w:val="00077419"/>
    <w:rsid w:val="00083958"/>
    <w:rsid w:val="000849C5"/>
    <w:rsid w:val="00087933"/>
    <w:rsid w:val="00095728"/>
    <w:rsid w:val="000964A4"/>
    <w:rsid w:val="000A04DC"/>
    <w:rsid w:val="000A0E76"/>
    <w:rsid w:val="000A5542"/>
    <w:rsid w:val="000A7D67"/>
    <w:rsid w:val="000B2C0A"/>
    <w:rsid w:val="000B45D0"/>
    <w:rsid w:val="000B4944"/>
    <w:rsid w:val="000C31EA"/>
    <w:rsid w:val="000C3ACD"/>
    <w:rsid w:val="000C5370"/>
    <w:rsid w:val="000C5976"/>
    <w:rsid w:val="000D184D"/>
    <w:rsid w:val="000D352D"/>
    <w:rsid w:val="000D3EC7"/>
    <w:rsid w:val="000D4363"/>
    <w:rsid w:val="000E2485"/>
    <w:rsid w:val="000E248A"/>
    <w:rsid w:val="000E600D"/>
    <w:rsid w:val="001016F3"/>
    <w:rsid w:val="00103EE9"/>
    <w:rsid w:val="00106EF1"/>
    <w:rsid w:val="00107896"/>
    <w:rsid w:val="001149F9"/>
    <w:rsid w:val="00114E31"/>
    <w:rsid w:val="001172AA"/>
    <w:rsid w:val="00117B53"/>
    <w:rsid w:val="0012420D"/>
    <w:rsid w:val="00130D4C"/>
    <w:rsid w:val="0013413F"/>
    <w:rsid w:val="001363F2"/>
    <w:rsid w:val="001377FD"/>
    <w:rsid w:val="00142BD0"/>
    <w:rsid w:val="00144CCC"/>
    <w:rsid w:val="001531BF"/>
    <w:rsid w:val="00153E5B"/>
    <w:rsid w:val="00154DD9"/>
    <w:rsid w:val="00157D72"/>
    <w:rsid w:val="00162133"/>
    <w:rsid w:val="00163518"/>
    <w:rsid w:val="00163DB2"/>
    <w:rsid w:val="00167BBE"/>
    <w:rsid w:val="00170CCE"/>
    <w:rsid w:val="001724B0"/>
    <w:rsid w:val="00174D71"/>
    <w:rsid w:val="00174EAA"/>
    <w:rsid w:val="00177501"/>
    <w:rsid w:val="00181E3D"/>
    <w:rsid w:val="00186840"/>
    <w:rsid w:val="001872FE"/>
    <w:rsid w:val="001905CD"/>
    <w:rsid w:val="00194B1C"/>
    <w:rsid w:val="001967BA"/>
    <w:rsid w:val="001A2E80"/>
    <w:rsid w:val="001B126D"/>
    <w:rsid w:val="001B1B5E"/>
    <w:rsid w:val="001B4BA4"/>
    <w:rsid w:val="001B5503"/>
    <w:rsid w:val="001B7C7F"/>
    <w:rsid w:val="001C35D7"/>
    <w:rsid w:val="001C535E"/>
    <w:rsid w:val="001C606F"/>
    <w:rsid w:val="001D1827"/>
    <w:rsid w:val="001D2692"/>
    <w:rsid w:val="001D2785"/>
    <w:rsid w:val="001D40C7"/>
    <w:rsid w:val="001D43AE"/>
    <w:rsid w:val="001D4436"/>
    <w:rsid w:val="001D62E1"/>
    <w:rsid w:val="001D7271"/>
    <w:rsid w:val="001D7A80"/>
    <w:rsid w:val="001E2B05"/>
    <w:rsid w:val="001E6FEF"/>
    <w:rsid w:val="001E7469"/>
    <w:rsid w:val="001F0E72"/>
    <w:rsid w:val="001F321D"/>
    <w:rsid w:val="001F3E16"/>
    <w:rsid w:val="001F720B"/>
    <w:rsid w:val="0020028E"/>
    <w:rsid w:val="00204283"/>
    <w:rsid w:val="00204C00"/>
    <w:rsid w:val="00213941"/>
    <w:rsid w:val="0023359D"/>
    <w:rsid w:val="00233ECA"/>
    <w:rsid w:val="002374CE"/>
    <w:rsid w:val="002412BE"/>
    <w:rsid w:val="00244442"/>
    <w:rsid w:val="002519A4"/>
    <w:rsid w:val="00255F55"/>
    <w:rsid w:val="00261A33"/>
    <w:rsid w:val="00262D6A"/>
    <w:rsid w:val="00264E03"/>
    <w:rsid w:val="00266ADB"/>
    <w:rsid w:val="00266ADD"/>
    <w:rsid w:val="0027094C"/>
    <w:rsid w:val="00270B02"/>
    <w:rsid w:val="002746FF"/>
    <w:rsid w:val="00276387"/>
    <w:rsid w:val="00277916"/>
    <w:rsid w:val="00282C8F"/>
    <w:rsid w:val="00283DED"/>
    <w:rsid w:val="0028400E"/>
    <w:rsid w:val="0029069B"/>
    <w:rsid w:val="00291F65"/>
    <w:rsid w:val="00294F97"/>
    <w:rsid w:val="002A308D"/>
    <w:rsid w:val="002B4F7B"/>
    <w:rsid w:val="002B53E4"/>
    <w:rsid w:val="002C11D6"/>
    <w:rsid w:val="002D0064"/>
    <w:rsid w:val="002D4DE5"/>
    <w:rsid w:val="002E1B3F"/>
    <w:rsid w:val="002E6C64"/>
    <w:rsid w:val="002E7707"/>
    <w:rsid w:val="002F14C3"/>
    <w:rsid w:val="002F480B"/>
    <w:rsid w:val="002F5ACE"/>
    <w:rsid w:val="002F7BC0"/>
    <w:rsid w:val="003003F1"/>
    <w:rsid w:val="00300621"/>
    <w:rsid w:val="003017A2"/>
    <w:rsid w:val="003029D1"/>
    <w:rsid w:val="00302A64"/>
    <w:rsid w:val="003118DA"/>
    <w:rsid w:val="003125A0"/>
    <w:rsid w:val="003203C2"/>
    <w:rsid w:val="00324E51"/>
    <w:rsid w:val="0032799C"/>
    <w:rsid w:val="003340F3"/>
    <w:rsid w:val="0034063D"/>
    <w:rsid w:val="003526FA"/>
    <w:rsid w:val="003537F9"/>
    <w:rsid w:val="00354A28"/>
    <w:rsid w:val="00356EE5"/>
    <w:rsid w:val="0036641E"/>
    <w:rsid w:val="00370365"/>
    <w:rsid w:val="00373428"/>
    <w:rsid w:val="003824D8"/>
    <w:rsid w:val="00385219"/>
    <w:rsid w:val="00385BDB"/>
    <w:rsid w:val="0038626B"/>
    <w:rsid w:val="003916FE"/>
    <w:rsid w:val="00392028"/>
    <w:rsid w:val="003924E5"/>
    <w:rsid w:val="00394D40"/>
    <w:rsid w:val="00395EC4"/>
    <w:rsid w:val="003A3491"/>
    <w:rsid w:val="003A3C23"/>
    <w:rsid w:val="003A3FA1"/>
    <w:rsid w:val="003A5342"/>
    <w:rsid w:val="003B18B8"/>
    <w:rsid w:val="003B3086"/>
    <w:rsid w:val="003B37BF"/>
    <w:rsid w:val="003B47AD"/>
    <w:rsid w:val="003B4A05"/>
    <w:rsid w:val="003B7922"/>
    <w:rsid w:val="003C15F8"/>
    <w:rsid w:val="003C3293"/>
    <w:rsid w:val="003C4BC8"/>
    <w:rsid w:val="003C4D37"/>
    <w:rsid w:val="003D2D2C"/>
    <w:rsid w:val="003E2F6C"/>
    <w:rsid w:val="003E2FEC"/>
    <w:rsid w:val="003E6B49"/>
    <w:rsid w:val="003E7FAF"/>
    <w:rsid w:val="003F05B9"/>
    <w:rsid w:val="003F10D4"/>
    <w:rsid w:val="003F1FFE"/>
    <w:rsid w:val="003F4579"/>
    <w:rsid w:val="003F4B72"/>
    <w:rsid w:val="003F53A9"/>
    <w:rsid w:val="003F6196"/>
    <w:rsid w:val="003F62A6"/>
    <w:rsid w:val="00401512"/>
    <w:rsid w:val="0040195B"/>
    <w:rsid w:val="00403A27"/>
    <w:rsid w:val="004047DA"/>
    <w:rsid w:val="00404BF4"/>
    <w:rsid w:val="00406E56"/>
    <w:rsid w:val="00407FFB"/>
    <w:rsid w:val="004140FD"/>
    <w:rsid w:val="004155B7"/>
    <w:rsid w:val="00416CB8"/>
    <w:rsid w:val="00420B27"/>
    <w:rsid w:val="004255C2"/>
    <w:rsid w:val="004317E2"/>
    <w:rsid w:val="00432A84"/>
    <w:rsid w:val="00442791"/>
    <w:rsid w:val="00442B8D"/>
    <w:rsid w:val="004446D9"/>
    <w:rsid w:val="004460F0"/>
    <w:rsid w:val="00451ACF"/>
    <w:rsid w:val="004539AF"/>
    <w:rsid w:val="004553C7"/>
    <w:rsid w:val="00457367"/>
    <w:rsid w:val="00461CE8"/>
    <w:rsid w:val="00462EF4"/>
    <w:rsid w:val="00463672"/>
    <w:rsid w:val="00474095"/>
    <w:rsid w:val="004751B5"/>
    <w:rsid w:val="00486093"/>
    <w:rsid w:val="004876D2"/>
    <w:rsid w:val="00491684"/>
    <w:rsid w:val="00492B94"/>
    <w:rsid w:val="00496D29"/>
    <w:rsid w:val="00497399"/>
    <w:rsid w:val="004A0CD5"/>
    <w:rsid w:val="004B3CD6"/>
    <w:rsid w:val="004B5C1D"/>
    <w:rsid w:val="004B67E7"/>
    <w:rsid w:val="004C3587"/>
    <w:rsid w:val="004C7F9F"/>
    <w:rsid w:val="004D3AC3"/>
    <w:rsid w:val="004D6D4D"/>
    <w:rsid w:val="004E3437"/>
    <w:rsid w:val="004E4744"/>
    <w:rsid w:val="004E57B0"/>
    <w:rsid w:val="004F3D89"/>
    <w:rsid w:val="004F7194"/>
    <w:rsid w:val="004F7595"/>
    <w:rsid w:val="00501300"/>
    <w:rsid w:val="00507499"/>
    <w:rsid w:val="00513899"/>
    <w:rsid w:val="00514C37"/>
    <w:rsid w:val="00515182"/>
    <w:rsid w:val="00515841"/>
    <w:rsid w:val="005219CA"/>
    <w:rsid w:val="0052410E"/>
    <w:rsid w:val="00524E42"/>
    <w:rsid w:val="00527C55"/>
    <w:rsid w:val="005306AD"/>
    <w:rsid w:val="005346D6"/>
    <w:rsid w:val="005352A0"/>
    <w:rsid w:val="00550BCC"/>
    <w:rsid w:val="00555EE9"/>
    <w:rsid w:val="00565112"/>
    <w:rsid w:val="00565FC2"/>
    <w:rsid w:val="00570E61"/>
    <w:rsid w:val="0057126B"/>
    <w:rsid w:val="005714E0"/>
    <w:rsid w:val="00577314"/>
    <w:rsid w:val="00581E0F"/>
    <w:rsid w:val="00585C5E"/>
    <w:rsid w:val="00585E58"/>
    <w:rsid w:val="0059281C"/>
    <w:rsid w:val="00597CB7"/>
    <w:rsid w:val="005A12AD"/>
    <w:rsid w:val="005A4428"/>
    <w:rsid w:val="005A5E9A"/>
    <w:rsid w:val="005A647C"/>
    <w:rsid w:val="005A7B9F"/>
    <w:rsid w:val="005B0E00"/>
    <w:rsid w:val="005B112A"/>
    <w:rsid w:val="005B23C8"/>
    <w:rsid w:val="005B62E0"/>
    <w:rsid w:val="005C0206"/>
    <w:rsid w:val="005C08D7"/>
    <w:rsid w:val="005C50D5"/>
    <w:rsid w:val="005C6329"/>
    <w:rsid w:val="005D09E7"/>
    <w:rsid w:val="005D62DE"/>
    <w:rsid w:val="005D6594"/>
    <w:rsid w:val="005D6894"/>
    <w:rsid w:val="005D7164"/>
    <w:rsid w:val="005E3AE4"/>
    <w:rsid w:val="005E3E84"/>
    <w:rsid w:val="005E7F76"/>
    <w:rsid w:val="005F3BCD"/>
    <w:rsid w:val="005F40A6"/>
    <w:rsid w:val="005F46EF"/>
    <w:rsid w:val="005F51C1"/>
    <w:rsid w:val="005F58BC"/>
    <w:rsid w:val="005F7BB9"/>
    <w:rsid w:val="005F7F6C"/>
    <w:rsid w:val="00601B67"/>
    <w:rsid w:val="00607E47"/>
    <w:rsid w:val="00614DC8"/>
    <w:rsid w:val="006212E8"/>
    <w:rsid w:val="0062250D"/>
    <w:rsid w:val="006235F5"/>
    <w:rsid w:val="0062371B"/>
    <w:rsid w:val="00623CA4"/>
    <w:rsid w:val="006274F6"/>
    <w:rsid w:val="00627DC2"/>
    <w:rsid w:val="0063419D"/>
    <w:rsid w:val="0063448B"/>
    <w:rsid w:val="00635700"/>
    <w:rsid w:val="006371F6"/>
    <w:rsid w:val="00637916"/>
    <w:rsid w:val="0064333C"/>
    <w:rsid w:val="00645353"/>
    <w:rsid w:val="00645E1F"/>
    <w:rsid w:val="0064744C"/>
    <w:rsid w:val="0065062C"/>
    <w:rsid w:val="00651BF6"/>
    <w:rsid w:val="006540B6"/>
    <w:rsid w:val="0065532D"/>
    <w:rsid w:val="0065632C"/>
    <w:rsid w:val="006623EB"/>
    <w:rsid w:val="00662432"/>
    <w:rsid w:val="006644DD"/>
    <w:rsid w:val="006744B8"/>
    <w:rsid w:val="0067555E"/>
    <w:rsid w:val="00675B83"/>
    <w:rsid w:val="006800E3"/>
    <w:rsid w:val="006810BD"/>
    <w:rsid w:val="00683868"/>
    <w:rsid w:val="00685071"/>
    <w:rsid w:val="00687D46"/>
    <w:rsid w:val="00691E77"/>
    <w:rsid w:val="00693560"/>
    <w:rsid w:val="006A4417"/>
    <w:rsid w:val="006A6CD3"/>
    <w:rsid w:val="006B0D75"/>
    <w:rsid w:val="006C17A2"/>
    <w:rsid w:val="006C4816"/>
    <w:rsid w:val="006C49EC"/>
    <w:rsid w:val="006C5500"/>
    <w:rsid w:val="006C7ADA"/>
    <w:rsid w:val="006D16D5"/>
    <w:rsid w:val="006D4B47"/>
    <w:rsid w:val="006D66A1"/>
    <w:rsid w:val="006D700C"/>
    <w:rsid w:val="006E11C4"/>
    <w:rsid w:val="006E6433"/>
    <w:rsid w:val="006E657C"/>
    <w:rsid w:val="006E7EBC"/>
    <w:rsid w:val="006F40D4"/>
    <w:rsid w:val="006F621B"/>
    <w:rsid w:val="006F78B8"/>
    <w:rsid w:val="00701632"/>
    <w:rsid w:val="00703210"/>
    <w:rsid w:val="00707A61"/>
    <w:rsid w:val="007115EA"/>
    <w:rsid w:val="00713520"/>
    <w:rsid w:val="007149E8"/>
    <w:rsid w:val="00714B3A"/>
    <w:rsid w:val="00715592"/>
    <w:rsid w:val="007159C4"/>
    <w:rsid w:val="00716F52"/>
    <w:rsid w:val="00720F31"/>
    <w:rsid w:val="00722074"/>
    <w:rsid w:val="00725062"/>
    <w:rsid w:val="00726F8F"/>
    <w:rsid w:val="00735FF3"/>
    <w:rsid w:val="00740028"/>
    <w:rsid w:val="007414EF"/>
    <w:rsid w:val="00742FFE"/>
    <w:rsid w:val="00744D92"/>
    <w:rsid w:val="00751F57"/>
    <w:rsid w:val="00751FCB"/>
    <w:rsid w:val="007544C1"/>
    <w:rsid w:val="007548FE"/>
    <w:rsid w:val="0075644D"/>
    <w:rsid w:val="007608BB"/>
    <w:rsid w:val="00762005"/>
    <w:rsid w:val="007673E5"/>
    <w:rsid w:val="00770099"/>
    <w:rsid w:val="00770E43"/>
    <w:rsid w:val="00777D46"/>
    <w:rsid w:val="007847A9"/>
    <w:rsid w:val="007871F3"/>
    <w:rsid w:val="007B0499"/>
    <w:rsid w:val="007B226B"/>
    <w:rsid w:val="007B61A7"/>
    <w:rsid w:val="007C0D75"/>
    <w:rsid w:val="007C2D4C"/>
    <w:rsid w:val="007C56BF"/>
    <w:rsid w:val="007D47E7"/>
    <w:rsid w:val="007D6080"/>
    <w:rsid w:val="007E32B1"/>
    <w:rsid w:val="007E36A0"/>
    <w:rsid w:val="007E6741"/>
    <w:rsid w:val="007F01AE"/>
    <w:rsid w:val="007F0561"/>
    <w:rsid w:val="007F30E4"/>
    <w:rsid w:val="007F423F"/>
    <w:rsid w:val="007F4EE3"/>
    <w:rsid w:val="007F52EB"/>
    <w:rsid w:val="00802584"/>
    <w:rsid w:val="00806AAA"/>
    <w:rsid w:val="0081007D"/>
    <w:rsid w:val="008114EC"/>
    <w:rsid w:val="00812ED5"/>
    <w:rsid w:val="008160FC"/>
    <w:rsid w:val="00821A84"/>
    <w:rsid w:val="00830AB6"/>
    <w:rsid w:val="008363EF"/>
    <w:rsid w:val="008425AE"/>
    <w:rsid w:val="00844ED5"/>
    <w:rsid w:val="0084592E"/>
    <w:rsid w:val="00846683"/>
    <w:rsid w:val="00846998"/>
    <w:rsid w:val="0085328F"/>
    <w:rsid w:val="00853892"/>
    <w:rsid w:val="0085589B"/>
    <w:rsid w:val="0086108F"/>
    <w:rsid w:val="008672C3"/>
    <w:rsid w:val="00867413"/>
    <w:rsid w:val="00872D2D"/>
    <w:rsid w:val="00874C56"/>
    <w:rsid w:val="00875576"/>
    <w:rsid w:val="00890577"/>
    <w:rsid w:val="0089062B"/>
    <w:rsid w:val="008912D5"/>
    <w:rsid w:val="0089487A"/>
    <w:rsid w:val="00897E78"/>
    <w:rsid w:val="008A67C5"/>
    <w:rsid w:val="008A6BBF"/>
    <w:rsid w:val="008B0247"/>
    <w:rsid w:val="008B0822"/>
    <w:rsid w:val="008B15E4"/>
    <w:rsid w:val="008B25DB"/>
    <w:rsid w:val="008B580E"/>
    <w:rsid w:val="008C2150"/>
    <w:rsid w:val="008C3358"/>
    <w:rsid w:val="008C5D6F"/>
    <w:rsid w:val="008C7292"/>
    <w:rsid w:val="008C7CD2"/>
    <w:rsid w:val="008D3A99"/>
    <w:rsid w:val="008E772E"/>
    <w:rsid w:val="008F336A"/>
    <w:rsid w:val="008F7B02"/>
    <w:rsid w:val="008F7DE5"/>
    <w:rsid w:val="009005C3"/>
    <w:rsid w:val="00901199"/>
    <w:rsid w:val="009018FA"/>
    <w:rsid w:val="00902B86"/>
    <w:rsid w:val="00912C55"/>
    <w:rsid w:val="009146BA"/>
    <w:rsid w:val="00915C20"/>
    <w:rsid w:val="00917827"/>
    <w:rsid w:val="009206D1"/>
    <w:rsid w:val="00920805"/>
    <w:rsid w:val="009363EE"/>
    <w:rsid w:val="00936A4E"/>
    <w:rsid w:val="00936C9F"/>
    <w:rsid w:val="00942264"/>
    <w:rsid w:val="00951AE6"/>
    <w:rsid w:val="0096299A"/>
    <w:rsid w:val="00964768"/>
    <w:rsid w:val="009672D4"/>
    <w:rsid w:val="0097551D"/>
    <w:rsid w:val="00984BFE"/>
    <w:rsid w:val="009860AD"/>
    <w:rsid w:val="00986A8B"/>
    <w:rsid w:val="00987CAC"/>
    <w:rsid w:val="00992455"/>
    <w:rsid w:val="00993306"/>
    <w:rsid w:val="00996390"/>
    <w:rsid w:val="009A01F7"/>
    <w:rsid w:val="009A4192"/>
    <w:rsid w:val="009A718A"/>
    <w:rsid w:val="009B1EAA"/>
    <w:rsid w:val="009B46A1"/>
    <w:rsid w:val="009B542B"/>
    <w:rsid w:val="009B5900"/>
    <w:rsid w:val="009C515C"/>
    <w:rsid w:val="009C5290"/>
    <w:rsid w:val="009C742D"/>
    <w:rsid w:val="009D7373"/>
    <w:rsid w:val="009D7D38"/>
    <w:rsid w:val="009E0147"/>
    <w:rsid w:val="009E27CE"/>
    <w:rsid w:val="009E57CC"/>
    <w:rsid w:val="009F004A"/>
    <w:rsid w:val="009F6062"/>
    <w:rsid w:val="009F7D94"/>
    <w:rsid w:val="00A0150D"/>
    <w:rsid w:val="00A100D8"/>
    <w:rsid w:val="00A15404"/>
    <w:rsid w:val="00A16D61"/>
    <w:rsid w:val="00A30DFC"/>
    <w:rsid w:val="00A326A0"/>
    <w:rsid w:val="00A34FA9"/>
    <w:rsid w:val="00A37387"/>
    <w:rsid w:val="00A374A9"/>
    <w:rsid w:val="00A41783"/>
    <w:rsid w:val="00A44485"/>
    <w:rsid w:val="00A45D3D"/>
    <w:rsid w:val="00A46BC1"/>
    <w:rsid w:val="00A47935"/>
    <w:rsid w:val="00A47B51"/>
    <w:rsid w:val="00A47BBE"/>
    <w:rsid w:val="00A50209"/>
    <w:rsid w:val="00A50826"/>
    <w:rsid w:val="00A51C27"/>
    <w:rsid w:val="00A6062B"/>
    <w:rsid w:val="00A61D7D"/>
    <w:rsid w:val="00A62F84"/>
    <w:rsid w:val="00A658BF"/>
    <w:rsid w:val="00A7297A"/>
    <w:rsid w:val="00A747F5"/>
    <w:rsid w:val="00A7480F"/>
    <w:rsid w:val="00A75877"/>
    <w:rsid w:val="00A76418"/>
    <w:rsid w:val="00A800EA"/>
    <w:rsid w:val="00A8196A"/>
    <w:rsid w:val="00A852EE"/>
    <w:rsid w:val="00A858AB"/>
    <w:rsid w:val="00A92459"/>
    <w:rsid w:val="00A96DC7"/>
    <w:rsid w:val="00A974F7"/>
    <w:rsid w:val="00AA0601"/>
    <w:rsid w:val="00AA2E2E"/>
    <w:rsid w:val="00AB19E3"/>
    <w:rsid w:val="00AB68B7"/>
    <w:rsid w:val="00AC2581"/>
    <w:rsid w:val="00AC432E"/>
    <w:rsid w:val="00AC5533"/>
    <w:rsid w:val="00AC5EE0"/>
    <w:rsid w:val="00AC67DB"/>
    <w:rsid w:val="00AD38F2"/>
    <w:rsid w:val="00AD472F"/>
    <w:rsid w:val="00AD6153"/>
    <w:rsid w:val="00AE3464"/>
    <w:rsid w:val="00AE425D"/>
    <w:rsid w:val="00AE5F62"/>
    <w:rsid w:val="00AE6500"/>
    <w:rsid w:val="00AE6724"/>
    <w:rsid w:val="00AF1FE7"/>
    <w:rsid w:val="00B00F25"/>
    <w:rsid w:val="00B054A6"/>
    <w:rsid w:val="00B06D06"/>
    <w:rsid w:val="00B22216"/>
    <w:rsid w:val="00B266E1"/>
    <w:rsid w:val="00B32DAD"/>
    <w:rsid w:val="00B34B3F"/>
    <w:rsid w:val="00B35B99"/>
    <w:rsid w:val="00B372A9"/>
    <w:rsid w:val="00B40B1F"/>
    <w:rsid w:val="00B4427C"/>
    <w:rsid w:val="00B46178"/>
    <w:rsid w:val="00B473F0"/>
    <w:rsid w:val="00B55AE1"/>
    <w:rsid w:val="00B56346"/>
    <w:rsid w:val="00B60B27"/>
    <w:rsid w:val="00B60CEE"/>
    <w:rsid w:val="00B62C81"/>
    <w:rsid w:val="00B679E2"/>
    <w:rsid w:val="00B7200B"/>
    <w:rsid w:val="00B730CB"/>
    <w:rsid w:val="00B81373"/>
    <w:rsid w:val="00B82652"/>
    <w:rsid w:val="00B831D8"/>
    <w:rsid w:val="00B832EC"/>
    <w:rsid w:val="00B83FF7"/>
    <w:rsid w:val="00B90905"/>
    <w:rsid w:val="00B9178E"/>
    <w:rsid w:val="00B91ED2"/>
    <w:rsid w:val="00B95FC4"/>
    <w:rsid w:val="00BA30E1"/>
    <w:rsid w:val="00BA356F"/>
    <w:rsid w:val="00BA4D03"/>
    <w:rsid w:val="00BA69EB"/>
    <w:rsid w:val="00BA6ED2"/>
    <w:rsid w:val="00BA755B"/>
    <w:rsid w:val="00BA7C20"/>
    <w:rsid w:val="00BB23E5"/>
    <w:rsid w:val="00BB4AF0"/>
    <w:rsid w:val="00BB53BF"/>
    <w:rsid w:val="00BB7F13"/>
    <w:rsid w:val="00BC0314"/>
    <w:rsid w:val="00BC1E4B"/>
    <w:rsid w:val="00BC3604"/>
    <w:rsid w:val="00BC3C8A"/>
    <w:rsid w:val="00BC502E"/>
    <w:rsid w:val="00BD1CF4"/>
    <w:rsid w:val="00BD45A7"/>
    <w:rsid w:val="00BD4801"/>
    <w:rsid w:val="00BE57B8"/>
    <w:rsid w:val="00BF74DF"/>
    <w:rsid w:val="00C10E6C"/>
    <w:rsid w:val="00C12E03"/>
    <w:rsid w:val="00C1478B"/>
    <w:rsid w:val="00C20D25"/>
    <w:rsid w:val="00C2152D"/>
    <w:rsid w:val="00C243E5"/>
    <w:rsid w:val="00C27D07"/>
    <w:rsid w:val="00C3542C"/>
    <w:rsid w:val="00C479B6"/>
    <w:rsid w:val="00C52779"/>
    <w:rsid w:val="00C5520D"/>
    <w:rsid w:val="00C62140"/>
    <w:rsid w:val="00C6217B"/>
    <w:rsid w:val="00C62A99"/>
    <w:rsid w:val="00C65E4E"/>
    <w:rsid w:val="00C66B77"/>
    <w:rsid w:val="00C70A83"/>
    <w:rsid w:val="00C72B96"/>
    <w:rsid w:val="00C773D9"/>
    <w:rsid w:val="00C7756E"/>
    <w:rsid w:val="00C8307E"/>
    <w:rsid w:val="00C84765"/>
    <w:rsid w:val="00C91212"/>
    <w:rsid w:val="00C93677"/>
    <w:rsid w:val="00C952BB"/>
    <w:rsid w:val="00C95D9B"/>
    <w:rsid w:val="00C97336"/>
    <w:rsid w:val="00CA504E"/>
    <w:rsid w:val="00CA7D2D"/>
    <w:rsid w:val="00CB39CB"/>
    <w:rsid w:val="00CB5ADC"/>
    <w:rsid w:val="00CB67A1"/>
    <w:rsid w:val="00CC5583"/>
    <w:rsid w:val="00CD30D2"/>
    <w:rsid w:val="00CD43F0"/>
    <w:rsid w:val="00CE3B91"/>
    <w:rsid w:val="00CE3C73"/>
    <w:rsid w:val="00CE5D6C"/>
    <w:rsid w:val="00CF1CD9"/>
    <w:rsid w:val="00CF21D0"/>
    <w:rsid w:val="00CF53D7"/>
    <w:rsid w:val="00CF799E"/>
    <w:rsid w:val="00D0479D"/>
    <w:rsid w:val="00D04F5A"/>
    <w:rsid w:val="00D04FE5"/>
    <w:rsid w:val="00D11B69"/>
    <w:rsid w:val="00D12411"/>
    <w:rsid w:val="00D129CD"/>
    <w:rsid w:val="00D131EB"/>
    <w:rsid w:val="00D16AF6"/>
    <w:rsid w:val="00D23AB4"/>
    <w:rsid w:val="00D23FC2"/>
    <w:rsid w:val="00D26A6E"/>
    <w:rsid w:val="00D27FB0"/>
    <w:rsid w:val="00D302D1"/>
    <w:rsid w:val="00D316A8"/>
    <w:rsid w:val="00D316AC"/>
    <w:rsid w:val="00D33510"/>
    <w:rsid w:val="00D344D5"/>
    <w:rsid w:val="00D44FFF"/>
    <w:rsid w:val="00D53358"/>
    <w:rsid w:val="00D53965"/>
    <w:rsid w:val="00D6105C"/>
    <w:rsid w:val="00D63856"/>
    <w:rsid w:val="00D7743F"/>
    <w:rsid w:val="00D8174B"/>
    <w:rsid w:val="00D8306B"/>
    <w:rsid w:val="00D86DF0"/>
    <w:rsid w:val="00D92AC0"/>
    <w:rsid w:val="00D93DE2"/>
    <w:rsid w:val="00D945B0"/>
    <w:rsid w:val="00D95831"/>
    <w:rsid w:val="00DA2A0B"/>
    <w:rsid w:val="00DA7B01"/>
    <w:rsid w:val="00DB052F"/>
    <w:rsid w:val="00DB5EFE"/>
    <w:rsid w:val="00DB674A"/>
    <w:rsid w:val="00DB699A"/>
    <w:rsid w:val="00DC0728"/>
    <w:rsid w:val="00DC1069"/>
    <w:rsid w:val="00DC4EAC"/>
    <w:rsid w:val="00DD188C"/>
    <w:rsid w:val="00DD2A44"/>
    <w:rsid w:val="00DD5291"/>
    <w:rsid w:val="00DD619E"/>
    <w:rsid w:val="00DE23AD"/>
    <w:rsid w:val="00DE7B59"/>
    <w:rsid w:val="00DF00DA"/>
    <w:rsid w:val="00DF1F05"/>
    <w:rsid w:val="00DF21EA"/>
    <w:rsid w:val="00DF72CD"/>
    <w:rsid w:val="00E02292"/>
    <w:rsid w:val="00E03380"/>
    <w:rsid w:val="00E039BE"/>
    <w:rsid w:val="00E05CDC"/>
    <w:rsid w:val="00E06206"/>
    <w:rsid w:val="00E10016"/>
    <w:rsid w:val="00E1108B"/>
    <w:rsid w:val="00E1322B"/>
    <w:rsid w:val="00E14E7F"/>
    <w:rsid w:val="00E22288"/>
    <w:rsid w:val="00E256D2"/>
    <w:rsid w:val="00E26321"/>
    <w:rsid w:val="00E27DFA"/>
    <w:rsid w:val="00E313C4"/>
    <w:rsid w:val="00E34309"/>
    <w:rsid w:val="00E40A68"/>
    <w:rsid w:val="00E4104F"/>
    <w:rsid w:val="00E42421"/>
    <w:rsid w:val="00E434C8"/>
    <w:rsid w:val="00E47832"/>
    <w:rsid w:val="00E5492F"/>
    <w:rsid w:val="00E569FC"/>
    <w:rsid w:val="00E5758A"/>
    <w:rsid w:val="00E575A7"/>
    <w:rsid w:val="00E63449"/>
    <w:rsid w:val="00E63F90"/>
    <w:rsid w:val="00E6597B"/>
    <w:rsid w:val="00E67604"/>
    <w:rsid w:val="00E67B5D"/>
    <w:rsid w:val="00E728BA"/>
    <w:rsid w:val="00E86C5B"/>
    <w:rsid w:val="00E87A00"/>
    <w:rsid w:val="00E95B1B"/>
    <w:rsid w:val="00E97F05"/>
    <w:rsid w:val="00EA0223"/>
    <w:rsid w:val="00EA1A4F"/>
    <w:rsid w:val="00EA6BDD"/>
    <w:rsid w:val="00EA7BE7"/>
    <w:rsid w:val="00EA7D7A"/>
    <w:rsid w:val="00EB0B00"/>
    <w:rsid w:val="00EB12C7"/>
    <w:rsid w:val="00EB2D2A"/>
    <w:rsid w:val="00EB4FA2"/>
    <w:rsid w:val="00EC1C5E"/>
    <w:rsid w:val="00EC6370"/>
    <w:rsid w:val="00ED2548"/>
    <w:rsid w:val="00ED3D7D"/>
    <w:rsid w:val="00ED42A6"/>
    <w:rsid w:val="00ED79EC"/>
    <w:rsid w:val="00EE0CFC"/>
    <w:rsid w:val="00EE5CC4"/>
    <w:rsid w:val="00EE78D2"/>
    <w:rsid w:val="00EF06C9"/>
    <w:rsid w:val="00F019C6"/>
    <w:rsid w:val="00F07082"/>
    <w:rsid w:val="00F33656"/>
    <w:rsid w:val="00F36101"/>
    <w:rsid w:val="00F37E44"/>
    <w:rsid w:val="00F45BAA"/>
    <w:rsid w:val="00F4739A"/>
    <w:rsid w:val="00F710F4"/>
    <w:rsid w:val="00F7187F"/>
    <w:rsid w:val="00F72410"/>
    <w:rsid w:val="00F746E5"/>
    <w:rsid w:val="00F80E8C"/>
    <w:rsid w:val="00F91B0D"/>
    <w:rsid w:val="00F92093"/>
    <w:rsid w:val="00F93E55"/>
    <w:rsid w:val="00F97614"/>
    <w:rsid w:val="00FA2334"/>
    <w:rsid w:val="00FA43DB"/>
    <w:rsid w:val="00FA5842"/>
    <w:rsid w:val="00FA74C8"/>
    <w:rsid w:val="00FB2C35"/>
    <w:rsid w:val="00FB4BB6"/>
    <w:rsid w:val="00FB4BFE"/>
    <w:rsid w:val="00FC2DE1"/>
    <w:rsid w:val="00FC52E6"/>
    <w:rsid w:val="00FD180D"/>
    <w:rsid w:val="00FD59E0"/>
    <w:rsid w:val="00FE096C"/>
    <w:rsid w:val="00FE6A50"/>
    <w:rsid w:val="00FF0843"/>
    <w:rsid w:val="00FF0C0E"/>
    <w:rsid w:val="00FF2CE2"/>
    <w:rsid w:val="00FF37A9"/>
    <w:rsid w:val="00FF5F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4B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7">
    <w:lsdException w:name="Normal" w:uiPriority="0"/>
    <w:lsdException w:name="heading 1" w:uiPriority="1"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0"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emiHidden/>
    <w:rsid w:val="005B0E00"/>
    <w:pPr>
      <w:spacing w:after="0" w:line="280" w:lineRule="atLeast"/>
    </w:pPr>
    <w:rPr>
      <w:rFonts w:ascii="Arial" w:hAnsi="Arial"/>
    </w:rPr>
  </w:style>
  <w:style w:type="paragraph" w:styleId="Titre1">
    <w:name w:val="heading 1"/>
    <w:aliases w:val="Title 1"/>
    <w:basedOn w:val="Normal"/>
    <w:next w:val="Normal"/>
    <w:link w:val="Titre1Car"/>
    <w:uiPriority w:val="1"/>
    <w:qFormat/>
    <w:rsid w:val="00CF53D7"/>
    <w:pPr>
      <w:keepNext/>
      <w:keepLines/>
      <w:spacing w:before="480"/>
      <w:outlineLvl w:val="0"/>
    </w:pPr>
    <w:rPr>
      <w:rFonts w:asciiTheme="majorHAnsi" w:eastAsiaTheme="majorEastAsia" w:hAnsiTheme="majorHAnsi" w:cstheme="majorBidi"/>
      <w:b/>
      <w:bCs/>
      <w:color w:val="007A9B" w:themeColor="accent1" w:themeShade="BF"/>
      <w:sz w:val="28"/>
      <w:szCs w:val="28"/>
    </w:rPr>
  </w:style>
  <w:style w:type="paragraph" w:styleId="Titre2">
    <w:name w:val="heading 2"/>
    <w:aliases w:val="Title 2"/>
    <w:basedOn w:val="Normal"/>
    <w:next w:val="Normal"/>
    <w:link w:val="Titre2Car"/>
    <w:uiPriority w:val="1"/>
    <w:qFormat/>
    <w:rsid w:val="00CF53D7"/>
    <w:pPr>
      <w:keepNext/>
      <w:keepLines/>
      <w:spacing w:before="200"/>
      <w:outlineLvl w:val="1"/>
    </w:pPr>
    <w:rPr>
      <w:rFonts w:asciiTheme="majorHAnsi" w:eastAsiaTheme="majorEastAsia" w:hAnsiTheme="majorHAnsi" w:cstheme="majorBidi"/>
      <w:b/>
      <w:bCs/>
      <w:color w:val="00A4CF" w:themeColor="accent1"/>
      <w:sz w:val="26"/>
      <w:szCs w:val="26"/>
    </w:rPr>
  </w:style>
  <w:style w:type="paragraph" w:styleId="Titre3">
    <w:name w:val="heading 3"/>
    <w:basedOn w:val="Normal"/>
    <w:next w:val="Normal"/>
    <w:link w:val="Titre3Car"/>
    <w:uiPriority w:val="9"/>
    <w:unhideWhenUsed/>
    <w:qFormat/>
    <w:rsid w:val="00CF53D7"/>
    <w:pPr>
      <w:keepNext/>
      <w:keepLines/>
      <w:spacing w:before="200"/>
      <w:outlineLvl w:val="2"/>
    </w:pPr>
    <w:rPr>
      <w:rFonts w:asciiTheme="majorHAnsi" w:eastAsiaTheme="majorEastAsia" w:hAnsiTheme="majorHAnsi" w:cstheme="majorBidi"/>
      <w:b/>
      <w:bCs/>
      <w:color w:val="00A4CF" w:themeColor="accent1"/>
    </w:rPr>
  </w:style>
  <w:style w:type="paragraph" w:styleId="Titre4">
    <w:name w:val="heading 4"/>
    <w:basedOn w:val="Normal"/>
    <w:next w:val="Normal"/>
    <w:link w:val="Titre4Car"/>
    <w:semiHidden/>
    <w:unhideWhenUsed/>
    <w:qFormat/>
    <w:rsid w:val="00CF53D7"/>
    <w:pPr>
      <w:keepNext/>
      <w:keepLines/>
      <w:spacing w:before="200"/>
      <w:outlineLvl w:val="3"/>
    </w:pPr>
    <w:rPr>
      <w:rFonts w:asciiTheme="majorHAnsi" w:eastAsiaTheme="majorEastAsia" w:hAnsiTheme="majorHAnsi" w:cstheme="majorBidi"/>
      <w:b/>
      <w:bCs/>
      <w:i/>
      <w:iCs/>
      <w:color w:val="00A4CF" w:themeColor="accent1"/>
    </w:rPr>
  </w:style>
  <w:style w:type="paragraph" w:styleId="Titre5">
    <w:name w:val="heading 5"/>
    <w:basedOn w:val="Normal"/>
    <w:next w:val="Normal"/>
    <w:link w:val="Titre5Car"/>
    <w:semiHidden/>
    <w:unhideWhenUsed/>
    <w:qFormat/>
    <w:rsid w:val="00CF53D7"/>
    <w:pPr>
      <w:keepNext/>
      <w:keepLines/>
      <w:spacing w:before="200"/>
      <w:outlineLvl w:val="4"/>
    </w:pPr>
    <w:rPr>
      <w:rFonts w:asciiTheme="majorHAnsi" w:eastAsiaTheme="majorEastAsia" w:hAnsiTheme="majorHAnsi" w:cstheme="majorBidi"/>
      <w:color w:val="005167" w:themeColor="accent1" w:themeShade="7F"/>
    </w:rPr>
  </w:style>
  <w:style w:type="paragraph" w:styleId="Titre6">
    <w:name w:val="heading 6"/>
    <w:basedOn w:val="Normal"/>
    <w:next w:val="Normal"/>
    <w:link w:val="Titre6Car"/>
    <w:semiHidden/>
    <w:unhideWhenUsed/>
    <w:qFormat/>
    <w:rsid w:val="00CF53D7"/>
    <w:pPr>
      <w:keepNext/>
      <w:keepLines/>
      <w:spacing w:before="200"/>
      <w:outlineLvl w:val="5"/>
    </w:pPr>
    <w:rPr>
      <w:rFonts w:asciiTheme="majorHAnsi" w:eastAsiaTheme="majorEastAsia" w:hAnsiTheme="majorHAnsi" w:cstheme="majorBidi"/>
      <w:i/>
      <w:iCs/>
      <w:color w:val="005167" w:themeColor="accent1" w:themeShade="7F"/>
    </w:rPr>
  </w:style>
  <w:style w:type="paragraph" w:styleId="Titre7">
    <w:name w:val="heading 7"/>
    <w:basedOn w:val="Normal"/>
    <w:next w:val="Normal"/>
    <w:link w:val="Titre7Car"/>
    <w:semiHidden/>
    <w:unhideWhenUsed/>
    <w:qFormat/>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Titre8">
    <w:name w:val="heading 8"/>
    <w:basedOn w:val="Normal"/>
    <w:next w:val="Normal"/>
    <w:link w:val="Titre8Car"/>
    <w:semiHidden/>
    <w:unhideWhenUsed/>
    <w:qFormat/>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Titre9">
    <w:name w:val="heading 9"/>
    <w:basedOn w:val="Normal"/>
    <w:next w:val="Normal"/>
    <w:link w:val="Titre9Car"/>
    <w:semiHidden/>
    <w:unhideWhenUsed/>
    <w:qFormat/>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semiHidden/>
    <w:rsid w:val="00CF53D7"/>
    <w:pPr>
      <w:spacing w:after="0" w:line="240" w:lineRule="auto"/>
    </w:pPr>
    <w:rPr>
      <w:rFonts w:ascii="Arial" w:hAnsi="Arial"/>
      <w:color w:val="4D4F53"/>
      <w:sz w:val="21"/>
    </w:rPr>
  </w:style>
  <w:style w:type="character" w:customStyle="1" w:styleId="Titre2Car">
    <w:name w:val="Titre 2 Car"/>
    <w:aliases w:val="Title 2 Car"/>
    <w:basedOn w:val="Policepardfaut"/>
    <w:link w:val="Titre2"/>
    <w:uiPriority w:val="1"/>
    <w:rsid w:val="00401512"/>
    <w:rPr>
      <w:rFonts w:asciiTheme="majorHAnsi" w:eastAsiaTheme="majorEastAsia" w:hAnsiTheme="majorHAnsi" w:cstheme="majorBidi"/>
      <w:b/>
      <w:bCs/>
      <w:color w:val="00A4CF" w:themeColor="accent1"/>
      <w:sz w:val="26"/>
      <w:szCs w:val="26"/>
    </w:rPr>
  </w:style>
  <w:style w:type="paragraph" w:styleId="Sous-titre">
    <w:name w:val="Subtitle"/>
    <w:basedOn w:val="Normal"/>
    <w:next w:val="Normal"/>
    <w:link w:val="Sous-titreCar"/>
    <w:uiPriority w:val="11"/>
    <w:rsid w:val="00CF53D7"/>
    <w:pPr>
      <w:numPr>
        <w:ilvl w:val="1"/>
      </w:numPr>
    </w:pPr>
    <w:rPr>
      <w:rFonts w:asciiTheme="majorHAnsi" w:eastAsiaTheme="majorEastAsia" w:hAnsiTheme="majorHAnsi" w:cstheme="majorBidi"/>
      <w:i/>
      <w:iCs/>
      <w:color w:val="00A4CF" w:themeColor="accent1"/>
      <w:spacing w:val="15"/>
      <w:sz w:val="24"/>
      <w:szCs w:val="24"/>
    </w:rPr>
  </w:style>
  <w:style w:type="character" w:customStyle="1" w:styleId="Sous-titreCar">
    <w:name w:val="Sous-titre Car"/>
    <w:basedOn w:val="Policepardfaut"/>
    <w:link w:val="Sous-titre"/>
    <w:uiPriority w:val="11"/>
    <w:rsid w:val="00CF53D7"/>
    <w:rPr>
      <w:rFonts w:asciiTheme="majorHAnsi" w:eastAsiaTheme="majorEastAsia" w:hAnsiTheme="majorHAnsi" w:cstheme="majorBidi"/>
      <w:i/>
      <w:iCs/>
      <w:color w:val="00A4CF"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C8307E"/>
    <w:pPr>
      <w:spacing w:after="280"/>
    </w:pPr>
    <w:rPr>
      <w:color w:val="51534A"/>
    </w:rPr>
  </w:style>
  <w:style w:type="paragraph" w:customStyle="1" w:styleId="SAGEBullet1">
    <w:name w:val="SAGE_Bullet 1"/>
    <w:basedOn w:val="baseBody"/>
    <w:qFormat/>
    <w:rsid w:val="00C8307E"/>
    <w:pPr>
      <w:numPr>
        <w:numId w:val="5"/>
      </w:numPr>
    </w:pPr>
    <w:rPr>
      <w:color w:val="51534A"/>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BodyText"/>
    <w:autoRedefine/>
    <w:qFormat/>
    <w:rsid w:val="0085589B"/>
    <w:pPr>
      <w:pageBreakBefore/>
      <w:framePr w:wrap="around"/>
      <w:outlineLvl w:val="0"/>
    </w:pPr>
    <w:rPr>
      <w:b/>
      <w:color w:val="51534A"/>
    </w:rPr>
  </w:style>
  <w:style w:type="paragraph" w:customStyle="1" w:styleId="SAGEHeading2">
    <w:name w:val="SAGE_Heading 2"/>
    <w:basedOn w:val="baseHeading"/>
    <w:next w:val="SAGEBodyText"/>
    <w:autoRedefine/>
    <w:qFormat/>
    <w:rsid w:val="0085589B"/>
    <w:pPr>
      <w:spacing w:before="360" w:after="240"/>
      <w:contextualSpacing/>
      <w:outlineLvl w:val="1"/>
    </w:pPr>
    <w:rPr>
      <w:color w:val="51534A"/>
      <w:sz w:val="30"/>
    </w:rPr>
  </w:style>
  <w:style w:type="paragraph" w:customStyle="1" w:styleId="SAGEHeading3">
    <w:name w:val="SAGE_Heading 3"/>
    <w:basedOn w:val="baseHeading"/>
    <w:next w:val="SAGEBodyText"/>
    <w:autoRedefine/>
    <w:qFormat/>
    <w:rsid w:val="0085589B"/>
    <w:pPr>
      <w:spacing w:before="480" w:after="120"/>
      <w:contextualSpacing/>
      <w:outlineLvl w:val="2"/>
    </w:pPr>
    <w:rPr>
      <w:color w:val="51534A"/>
      <w:sz w:val="26"/>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Aucuneliste"/>
    <w:semiHidden/>
    <w:rsid w:val="00CF53D7"/>
    <w:pPr>
      <w:numPr>
        <w:numId w:val="3"/>
      </w:numPr>
    </w:pPr>
  </w:style>
  <w:style w:type="paragraph" w:customStyle="1" w:styleId="SAGEHeading1noTOC">
    <w:name w:val="SAGE_Heading 1 (no TOC)"/>
    <w:basedOn w:val="baseHeadingFrame"/>
    <w:next w:val="SAGEHeading1Follow"/>
    <w:qFormat/>
    <w:rsid w:val="000D184D"/>
    <w:pPr>
      <w:pageBreakBefore/>
      <w:framePr w:wrap="around"/>
    </w:pPr>
    <w:rPr>
      <w:b/>
      <w:color w:val="51534A"/>
    </w:rPr>
  </w:style>
  <w:style w:type="paragraph" w:styleId="Textedebulles">
    <w:name w:val="Balloon Text"/>
    <w:basedOn w:val="Normal"/>
    <w:link w:val="TextedebullesCar"/>
    <w:uiPriority w:val="99"/>
    <w:semiHidden/>
    <w:rsid w:val="00CF53D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5ADC"/>
    <w:rPr>
      <w:rFonts w:ascii="Tahoma" w:hAnsi="Tahoma" w:cs="Tahoma"/>
      <w:color w:val="2B2421" w:themeColor="text1"/>
      <w:sz w:val="16"/>
      <w:szCs w:val="16"/>
    </w:rPr>
  </w:style>
  <w:style w:type="paragraph" w:styleId="Notedefin">
    <w:name w:val="endnote text"/>
    <w:basedOn w:val="Normal"/>
    <w:link w:val="NotedefinCar"/>
    <w:uiPriority w:val="99"/>
    <w:semiHidden/>
    <w:rsid w:val="00CF53D7"/>
    <w:pPr>
      <w:spacing w:line="240" w:lineRule="auto"/>
    </w:pPr>
    <w:rPr>
      <w:sz w:val="20"/>
      <w:szCs w:val="20"/>
    </w:rPr>
  </w:style>
  <w:style w:type="character" w:customStyle="1" w:styleId="NotedefinCar">
    <w:name w:val="Note de fin Car"/>
    <w:basedOn w:val="Policepardfaut"/>
    <w:link w:val="Notedefin"/>
    <w:uiPriority w:val="99"/>
    <w:semiHidden/>
    <w:rsid w:val="00CB5ADC"/>
    <w:rPr>
      <w:rFonts w:ascii="Arial" w:hAnsi="Arial"/>
      <w:color w:val="2B2421" w:themeColor="text1"/>
      <w:sz w:val="20"/>
      <w:szCs w:val="20"/>
    </w:rPr>
  </w:style>
  <w:style w:type="character" w:styleId="Appeldenotedefin">
    <w:name w:val="endnote reference"/>
    <w:basedOn w:val="Policepardfaut"/>
    <w:uiPriority w:val="99"/>
    <w:semiHidden/>
    <w:rsid w:val="00CF53D7"/>
    <w:rPr>
      <w:vertAlign w:val="superscript"/>
    </w:rPr>
  </w:style>
  <w:style w:type="table" w:styleId="Grilledutableau">
    <w:name w:val="Table Grid"/>
    <w:basedOn w:val="Tableau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C8307E"/>
    <w:pPr>
      <w:framePr w:wrap="around"/>
    </w:pPr>
    <w:rPr>
      <w:color w:val="51534A"/>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En-tte">
    <w:name w:val="header"/>
    <w:basedOn w:val="Normal"/>
    <w:link w:val="En-tteCar"/>
    <w:uiPriority w:val="99"/>
    <w:rsid w:val="00CF53D7"/>
    <w:pPr>
      <w:tabs>
        <w:tab w:val="center" w:pos="4513"/>
        <w:tab w:val="right" w:pos="9026"/>
      </w:tabs>
      <w:spacing w:line="240" w:lineRule="auto"/>
    </w:pPr>
  </w:style>
  <w:style w:type="paragraph" w:customStyle="1" w:styleId="SAGETableText">
    <w:name w:val="SAGE_Table Text"/>
    <w:basedOn w:val="baseTable"/>
    <w:qFormat/>
    <w:rsid w:val="00C8307E"/>
    <w:rPr>
      <w:color w:val="51534A"/>
    </w:rPr>
  </w:style>
  <w:style w:type="paragraph" w:customStyle="1" w:styleId="SAGETableSource">
    <w:name w:val="SAGE_Table Source"/>
    <w:qFormat/>
    <w:rsid w:val="005D7164"/>
    <w:pPr>
      <w:spacing w:before="120" w:line="160" w:lineRule="atLeast"/>
    </w:pPr>
    <w:rPr>
      <w:rFonts w:ascii="Arial" w:hAnsi="Arial"/>
      <w:i/>
      <w:color w:val="51534A"/>
      <w:sz w:val="16"/>
    </w:rPr>
  </w:style>
  <w:style w:type="character" w:customStyle="1" w:styleId="En-tteCar">
    <w:name w:val="En-tête Car"/>
    <w:basedOn w:val="Policepardfaut"/>
    <w:link w:val="En-tte"/>
    <w:uiPriority w:val="99"/>
    <w:rsid w:val="00CB5ADC"/>
    <w:rPr>
      <w:rFonts w:ascii="Arial" w:hAnsi="Arial"/>
      <w:color w:val="2B2421" w:themeColor="text1"/>
      <w:sz w:val="21"/>
    </w:rPr>
  </w:style>
  <w:style w:type="paragraph" w:styleId="Pieddepage">
    <w:name w:val="footer"/>
    <w:basedOn w:val="Normal"/>
    <w:link w:val="PieddepageCar"/>
    <w:uiPriority w:val="99"/>
    <w:rsid w:val="00CF53D7"/>
    <w:pPr>
      <w:tabs>
        <w:tab w:val="center" w:pos="4513"/>
        <w:tab w:val="right" w:pos="9026"/>
      </w:tabs>
      <w:spacing w:line="240" w:lineRule="auto"/>
    </w:pPr>
  </w:style>
  <w:style w:type="character" w:customStyle="1" w:styleId="PieddepageCar">
    <w:name w:val="Pied de page Car"/>
    <w:basedOn w:val="Policepardfaut"/>
    <w:link w:val="Pieddepage"/>
    <w:uiPriority w:val="99"/>
    <w:rsid w:val="00CB5ADC"/>
    <w:rPr>
      <w:rFonts w:ascii="Arial" w:hAnsi="Arial"/>
      <w:color w:val="2B2421" w:themeColor="text1"/>
      <w:sz w:val="21"/>
    </w:rPr>
  </w:style>
  <w:style w:type="character" w:customStyle="1" w:styleId="Titre1Car">
    <w:name w:val="Titre 1 Car"/>
    <w:aliases w:val="Title 1 Car"/>
    <w:basedOn w:val="Policepardfaut"/>
    <w:link w:val="Titre1"/>
    <w:uiPriority w:val="1"/>
    <w:rsid w:val="00CF53D7"/>
    <w:rPr>
      <w:rFonts w:asciiTheme="majorHAnsi" w:eastAsiaTheme="majorEastAsia" w:hAnsiTheme="majorHAnsi" w:cstheme="majorBidi"/>
      <w:b/>
      <w:bCs/>
      <w:color w:val="007A9B" w:themeColor="accent1" w:themeShade="BF"/>
      <w:sz w:val="28"/>
      <w:szCs w:val="28"/>
    </w:rPr>
  </w:style>
  <w:style w:type="paragraph" w:customStyle="1" w:styleId="SAGEFooter">
    <w:name w:val="SAGE_Footer"/>
    <w:basedOn w:val="Normal0"/>
    <w:qFormat/>
    <w:rsid w:val="002E1B3F"/>
    <w:pPr>
      <w:spacing w:line="240" w:lineRule="auto"/>
    </w:pPr>
    <w:rPr>
      <w:color w:val="51534A"/>
      <w:sz w:val="18"/>
    </w:rPr>
  </w:style>
  <w:style w:type="paragraph" w:customStyle="1" w:styleId="SAGETitleDate">
    <w:name w:val="SAGE_Title Date"/>
    <w:basedOn w:val="Normal"/>
    <w:qFormat/>
    <w:rsid w:val="007414EF"/>
    <w:rPr>
      <w:color w:val="FFFFFF" w:themeColor="background1"/>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rPr>
  </w:style>
  <w:style w:type="paragraph" w:styleId="TM1">
    <w:name w:val="toc 1"/>
    <w:basedOn w:val="SAGETOC1"/>
    <w:next w:val="SAGEBodyText"/>
    <w:autoRedefine/>
    <w:uiPriority w:val="39"/>
    <w:rsid w:val="004155B7"/>
    <w:pPr>
      <w:tabs>
        <w:tab w:val="clear" w:pos="737"/>
        <w:tab w:val="clear" w:pos="6997"/>
        <w:tab w:val="right" w:pos="8777"/>
      </w:tabs>
      <w:spacing w:before="360"/>
      <w:ind w:left="0" w:right="0" w:firstLine="0"/>
    </w:pPr>
    <w:rPr>
      <w:rFonts w:asciiTheme="majorHAnsi" w:hAnsiTheme="majorHAnsi" w:cstheme="majorHAnsi"/>
      <w:bCs/>
      <w:caps/>
      <w:noProof/>
      <w:color w:val="51534A"/>
      <w:sz w:val="24"/>
      <w:szCs w:val="24"/>
    </w:rPr>
  </w:style>
  <w:style w:type="paragraph" w:styleId="TM2">
    <w:name w:val="toc 2"/>
    <w:basedOn w:val="SAGETOC2"/>
    <w:next w:val="SAGEBodyText"/>
    <w:autoRedefine/>
    <w:uiPriority w:val="39"/>
    <w:rsid w:val="00492B94"/>
    <w:pPr>
      <w:tabs>
        <w:tab w:val="clear" w:pos="737"/>
        <w:tab w:val="clear" w:pos="6997"/>
      </w:tabs>
      <w:spacing w:before="240"/>
      <w:ind w:left="0" w:right="0" w:firstLine="0"/>
    </w:pPr>
    <w:rPr>
      <w:rFonts w:asciiTheme="minorHAnsi" w:hAnsiTheme="minorHAnsi" w:cstheme="minorHAnsi"/>
      <w:b/>
      <w:bCs/>
      <w:color w:val="51534A"/>
      <w:sz w:val="20"/>
      <w:szCs w:val="20"/>
    </w:rPr>
  </w:style>
  <w:style w:type="character" w:styleId="Lienhypertexte">
    <w:name w:val="Hyperlink"/>
    <w:basedOn w:val="Policepardfaut"/>
    <w:uiPriority w:val="99"/>
    <w:rsid w:val="004C3587"/>
    <w:rPr>
      <w:rFonts w:ascii="Arial" w:hAnsi="Arial"/>
      <w:color w:val="4178BE"/>
      <w:sz w:val="22"/>
      <w:u w:val="single"/>
    </w:rPr>
  </w:style>
  <w:style w:type="numbering" w:styleId="111111">
    <w:name w:val="Outline List 2"/>
    <w:basedOn w:val="Aucuneliste"/>
    <w:uiPriority w:val="99"/>
    <w:semiHidden/>
    <w:unhideWhenUsed/>
    <w:rsid w:val="00CF53D7"/>
    <w:pPr>
      <w:numPr>
        <w:numId w:val="9"/>
      </w:numPr>
    </w:pPr>
  </w:style>
  <w:style w:type="numbering" w:styleId="1ai">
    <w:name w:val="Outline List 1"/>
    <w:basedOn w:val="Aucuneliste"/>
    <w:uiPriority w:val="99"/>
    <w:semiHidden/>
    <w:unhideWhenUsed/>
    <w:rsid w:val="00CF53D7"/>
    <w:pPr>
      <w:numPr>
        <w:numId w:val="10"/>
      </w:numPr>
    </w:pPr>
  </w:style>
  <w:style w:type="character" w:customStyle="1" w:styleId="Titre3Car">
    <w:name w:val="Titre 3 Car"/>
    <w:basedOn w:val="Policepardfaut"/>
    <w:link w:val="Titre3"/>
    <w:uiPriority w:val="9"/>
    <w:rsid w:val="00CF53D7"/>
    <w:rPr>
      <w:rFonts w:asciiTheme="majorHAnsi" w:eastAsiaTheme="majorEastAsia" w:hAnsiTheme="majorHAnsi" w:cstheme="majorBidi"/>
      <w:b/>
      <w:bCs/>
      <w:color w:val="00A4CF" w:themeColor="accent1"/>
      <w:sz w:val="21"/>
    </w:rPr>
  </w:style>
  <w:style w:type="character" w:customStyle="1" w:styleId="Titre4Car">
    <w:name w:val="Titre 4 Car"/>
    <w:basedOn w:val="Policepardfaut"/>
    <w:link w:val="Titre4"/>
    <w:semiHidden/>
    <w:rsid w:val="00CF53D7"/>
    <w:rPr>
      <w:rFonts w:asciiTheme="majorHAnsi" w:eastAsiaTheme="majorEastAsia" w:hAnsiTheme="majorHAnsi" w:cstheme="majorBidi"/>
      <w:b/>
      <w:bCs/>
      <w:i/>
      <w:iCs/>
      <w:color w:val="00A4CF" w:themeColor="accent1"/>
      <w:sz w:val="21"/>
    </w:rPr>
  </w:style>
  <w:style w:type="character" w:customStyle="1" w:styleId="Titre5Car">
    <w:name w:val="Titre 5 Car"/>
    <w:basedOn w:val="Policepardfaut"/>
    <w:link w:val="Titre5"/>
    <w:semiHidden/>
    <w:rsid w:val="00CF53D7"/>
    <w:rPr>
      <w:rFonts w:asciiTheme="majorHAnsi" w:eastAsiaTheme="majorEastAsia" w:hAnsiTheme="majorHAnsi" w:cstheme="majorBidi"/>
      <w:color w:val="005167" w:themeColor="accent1" w:themeShade="7F"/>
      <w:sz w:val="21"/>
    </w:rPr>
  </w:style>
  <w:style w:type="character" w:customStyle="1" w:styleId="Titre6Car">
    <w:name w:val="Titre 6 Car"/>
    <w:basedOn w:val="Policepardfaut"/>
    <w:link w:val="Titre6"/>
    <w:semiHidden/>
    <w:rsid w:val="00CF53D7"/>
    <w:rPr>
      <w:rFonts w:asciiTheme="majorHAnsi" w:eastAsiaTheme="majorEastAsia" w:hAnsiTheme="majorHAnsi" w:cstheme="majorBidi"/>
      <w:i/>
      <w:iCs/>
      <w:color w:val="005167" w:themeColor="accent1" w:themeShade="7F"/>
      <w:sz w:val="21"/>
    </w:rPr>
  </w:style>
  <w:style w:type="character" w:customStyle="1" w:styleId="Titre7Car">
    <w:name w:val="Titre 7 Car"/>
    <w:basedOn w:val="Policepardfaut"/>
    <w:link w:val="Titre7"/>
    <w:semiHidden/>
    <w:rsid w:val="00CF53D7"/>
    <w:rPr>
      <w:rFonts w:asciiTheme="majorHAnsi" w:eastAsiaTheme="majorEastAsia" w:hAnsiTheme="majorHAnsi" w:cstheme="majorBidi"/>
      <w:i/>
      <w:iCs/>
      <w:color w:val="685750" w:themeColor="text1" w:themeTint="BF"/>
      <w:sz w:val="21"/>
    </w:rPr>
  </w:style>
  <w:style w:type="character" w:customStyle="1" w:styleId="Titre8Car">
    <w:name w:val="Titre 8 Car"/>
    <w:basedOn w:val="Policepardfaut"/>
    <w:link w:val="Titre8"/>
    <w:semiHidden/>
    <w:rsid w:val="00CF53D7"/>
    <w:rPr>
      <w:rFonts w:asciiTheme="majorHAnsi" w:eastAsiaTheme="majorEastAsia" w:hAnsiTheme="majorHAnsi" w:cstheme="majorBidi"/>
      <w:color w:val="685750" w:themeColor="text1" w:themeTint="BF"/>
      <w:sz w:val="20"/>
      <w:szCs w:val="20"/>
    </w:rPr>
  </w:style>
  <w:style w:type="character" w:customStyle="1" w:styleId="Titre9Car">
    <w:name w:val="Titre 9 Car"/>
    <w:basedOn w:val="Policepardfaut"/>
    <w:link w:val="Titre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Aucuneliste"/>
    <w:uiPriority w:val="99"/>
    <w:semiHidden/>
    <w:unhideWhenUsed/>
    <w:rsid w:val="00CF53D7"/>
    <w:pPr>
      <w:numPr>
        <w:numId w:val="11"/>
      </w:numPr>
    </w:pPr>
  </w:style>
  <w:style w:type="paragraph" w:styleId="Bibliographie">
    <w:name w:val="Bibliography"/>
    <w:basedOn w:val="Normal"/>
    <w:next w:val="Normal"/>
    <w:uiPriority w:val="37"/>
    <w:semiHidden/>
    <w:unhideWhenUsed/>
    <w:rsid w:val="00CF53D7"/>
  </w:style>
  <w:style w:type="paragraph" w:styleId="Normalcentr">
    <w:name w:val="Block Text"/>
    <w:basedOn w:val="Normal"/>
    <w:uiPriority w:val="99"/>
    <w:semiHidden/>
    <w:rsid w:val="00CF53D7"/>
    <w:pPr>
      <w:pBdr>
        <w:top w:val="single" w:sz="2" w:space="10" w:color="00A4CF" w:themeColor="accent1" w:shadow="1" w:frame="1"/>
        <w:left w:val="single" w:sz="2" w:space="10" w:color="00A4CF" w:themeColor="accent1" w:shadow="1" w:frame="1"/>
        <w:bottom w:val="single" w:sz="2" w:space="10" w:color="00A4CF" w:themeColor="accent1" w:shadow="1" w:frame="1"/>
        <w:right w:val="single" w:sz="2" w:space="10" w:color="00A4CF" w:themeColor="accent1" w:shadow="1" w:frame="1"/>
      </w:pBdr>
      <w:ind w:left="1152" w:right="1152"/>
    </w:pPr>
    <w:rPr>
      <w:rFonts w:asciiTheme="minorHAnsi" w:eastAsiaTheme="minorEastAsia" w:hAnsiTheme="minorHAnsi"/>
      <w:i/>
      <w:iCs/>
      <w:color w:val="00A4CF" w:themeColor="accent1"/>
    </w:rPr>
  </w:style>
  <w:style w:type="paragraph" w:styleId="Corpsdetexte2">
    <w:name w:val="Body Text 2"/>
    <w:basedOn w:val="Normal"/>
    <w:link w:val="Corpsdetexte2Car"/>
    <w:uiPriority w:val="99"/>
    <w:semiHidden/>
    <w:rsid w:val="00CF53D7"/>
    <w:pPr>
      <w:spacing w:after="120" w:line="480" w:lineRule="auto"/>
    </w:pPr>
  </w:style>
  <w:style w:type="character" w:customStyle="1" w:styleId="Corpsdetexte2Car">
    <w:name w:val="Corps de texte 2 Car"/>
    <w:basedOn w:val="Policepardfaut"/>
    <w:link w:val="Corpsdetexte2"/>
    <w:uiPriority w:val="99"/>
    <w:semiHidden/>
    <w:rsid w:val="00CB5ADC"/>
    <w:rPr>
      <w:rFonts w:ascii="Arial" w:hAnsi="Arial"/>
      <w:color w:val="2B2421" w:themeColor="text1"/>
      <w:sz w:val="21"/>
    </w:rPr>
  </w:style>
  <w:style w:type="paragraph" w:styleId="Corpsdetexte3">
    <w:name w:val="Body Text 3"/>
    <w:basedOn w:val="Normal"/>
    <w:link w:val="Corpsdetexte3Car"/>
    <w:uiPriority w:val="99"/>
    <w:semiHidden/>
    <w:rsid w:val="00CF53D7"/>
    <w:pPr>
      <w:spacing w:after="120"/>
    </w:pPr>
    <w:rPr>
      <w:sz w:val="16"/>
      <w:szCs w:val="16"/>
    </w:rPr>
  </w:style>
  <w:style w:type="character" w:customStyle="1" w:styleId="Corpsdetexte3Car">
    <w:name w:val="Corps de texte 3 Car"/>
    <w:basedOn w:val="Policepardfaut"/>
    <w:link w:val="Corpsdetexte3"/>
    <w:uiPriority w:val="99"/>
    <w:semiHidden/>
    <w:rsid w:val="00CB5ADC"/>
    <w:rPr>
      <w:rFonts w:ascii="Arial" w:hAnsi="Arial"/>
      <w:color w:val="2B2421" w:themeColor="text1"/>
      <w:sz w:val="16"/>
      <w:szCs w:val="16"/>
    </w:rPr>
  </w:style>
  <w:style w:type="paragraph" w:styleId="Retrait1religne">
    <w:name w:val="Body Text First Indent"/>
    <w:basedOn w:val="Normal"/>
    <w:link w:val="Retrait1religneCar"/>
    <w:uiPriority w:val="99"/>
    <w:semiHidden/>
    <w:rsid w:val="00070048"/>
    <w:pPr>
      <w:ind w:firstLine="360"/>
    </w:pPr>
  </w:style>
  <w:style w:type="character" w:customStyle="1" w:styleId="Retrait1religneCar">
    <w:name w:val="Retrait 1re ligne Car"/>
    <w:basedOn w:val="Policepardfaut"/>
    <w:link w:val="Retrait1religne"/>
    <w:uiPriority w:val="99"/>
    <w:semiHidden/>
    <w:rsid w:val="00070048"/>
    <w:rPr>
      <w:rFonts w:ascii="Arial" w:hAnsi="Arial"/>
      <w:color w:val="2B2421" w:themeColor="text1"/>
      <w:sz w:val="21"/>
    </w:rPr>
  </w:style>
  <w:style w:type="paragraph" w:styleId="Retraitcorpsdetexte">
    <w:name w:val="Body Text Indent"/>
    <w:basedOn w:val="Normal"/>
    <w:link w:val="RetraitcorpsdetexteCar"/>
    <w:uiPriority w:val="99"/>
    <w:semiHidden/>
    <w:rsid w:val="00CF53D7"/>
    <w:pPr>
      <w:spacing w:after="120"/>
      <w:ind w:left="283"/>
    </w:pPr>
  </w:style>
  <w:style w:type="character" w:customStyle="1" w:styleId="RetraitcorpsdetexteCar">
    <w:name w:val="Retrait corps de texte Car"/>
    <w:basedOn w:val="Policepardfaut"/>
    <w:link w:val="Retraitcorpsdetexte"/>
    <w:uiPriority w:val="99"/>
    <w:semiHidden/>
    <w:rsid w:val="00CB5ADC"/>
    <w:rPr>
      <w:rFonts w:ascii="Arial" w:hAnsi="Arial"/>
      <w:color w:val="2B2421" w:themeColor="text1"/>
      <w:sz w:val="21"/>
    </w:rPr>
  </w:style>
  <w:style w:type="paragraph" w:styleId="Retraitcorpset1relig">
    <w:name w:val="Body Text First Indent 2"/>
    <w:basedOn w:val="Retraitcorpsdetexte"/>
    <w:link w:val="Retraitcorpset1religCar"/>
    <w:uiPriority w:val="99"/>
    <w:semiHidden/>
    <w:rsid w:val="00CF53D7"/>
    <w:pPr>
      <w:spacing w:after="200"/>
      <w:ind w:left="360" w:firstLine="360"/>
    </w:pPr>
  </w:style>
  <w:style w:type="character" w:customStyle="1" w:styleId="Retraitcorpset1religCar">
    <w:name w:val="Retrait corps et 1re lig. Car"/>
    <w:basedOn w:val="RetraitcorpsdetexteCar"/>
    <w:link w:val="Retraitcorpset1relig"/>
    <w:uiPriority w:val="99"/>
    <w:semiHidden/>
    <w:rsid w:val="00CB5ADC"/>
    <w:rPr>
      <w:rFonts w:ascii="Arial" w:hAnsi="Arial"/>
      <w:color w:val="2B2421" w:themeColor="text1"/>
      <w:sz w:val="21"/>
    </w:rPr>
  </w:style>
  <w:style w:type="paragraph" w:styleId="Retraitcorpsdetexte2">
    <w:name w:val="Body Text Indent 2"/>
    <w:basedOn w:val="Normal"/>
    <w:link w:val="Retraitcorpsdetexte2Car"/>
    <w:uiPriority w:val="99"/>
    <w:semiHidden/>
    <w:rsid w:val="00CF53D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CB5ADC"/>
    <w:rPr>
      <w:rFonts w:ascii="Arial" w:hAnsi="Arial"/>
      <w:color w:val="2B2421" w:themeColor="text1"/>
      <w:sz w:val="21"/>
    </w:rPr>
  </w:style>
  <w:style w:type="paragraph" w:styleId="Retraitcorpsdetexte3">
    <w:name w:val="Body Text Indent 3"/>
    <w:basedOn w:val="Normal"/>
    <w:link w:val="Retraitcorpsdetexte3Car"/>
    <w:uiPriority w:val="99"/>
    <w:semiHidden/>
    <w:rsid w:val="00CF53D7"/>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CB5ADC"/>
    <w:rPr>
      <w:rFonts w:ascii="Arial" w:hAnsi="Arial"/>
      <w:color w:val="2B2421" w:themeColor="text1"/>
      <w:sz w:val="16"/>
      <w:szCs w:val="16"/>
    </w:rPr>
  </w:style>
  <w:style w:type="character" w:styleId="Titredulivre">
    <w:name w:val="Book Title"/>
    <w:basedOn w:val="Policepardfaut"/>
    <w:uiPriority w:val="33"/>
    <w:semiHidden/>
    <w:rsid w:val="00CF53D7"/>
    <w:rPr>
      <w:b/>
      <w:bCs/>
      <w:smallCaps/>
      <w:spacing w:val="5"/>
    </w:rPr>
  </w:style>
  <w:style w:type="paragraph" w:styleId="Lgende">
    <w:name w:val="caption"/>
    <w:basedOn w:val="Normal"/>
    <w:next w:val="Normal"/>
    <w:uiPriority w:val="35"/>
    <w:semiHidden/>
    <w:unhideWhenUsed/>
    <w:rsid w:val="00CF53D7"/>
    <w:pPr>
      <w:spacing w:line="240" w:lineRule="auto"/>
    </w:pPr>
    <w:rPr>
      <w:b/>
      <w:bCs/>
      <w:color w:val="00A4CF" w:themeColor="accent1"/>
      <w:sz w:val="18"/>
      <w:szCs w:val="18"/>
    </w:rPr>
  </w:style>
  <w:style w:type="paragraph" w:styleId="Formuledepolitesse">
    <w:name w:val="Closing"/>
    <w:basedOn w:val="Normal"/>
    <w:link w:val="FormuledepolitesseCar"/>
    <w:uiPriority w:val="99"/>
    <w:semiHidden/>
    <w:rsid w:val="00CF53D7"/>
    <w:pPr>
      <w:spacing w:line="240" w:lineRule="auto"/>
      <w:ind w:left="4252"/>
    </w:pPr>
  </w:style>
  <w:style w:type="character" w:customStyle="1" w:styleId="FormuledepolitesseCar">
    <w:name w:val="Formule de politesse Car"/>
    <w:basedOn w:val="Policepardfaut"/>
    <w:link w:val="Formuledepolitesse"/>
    <w:uiPriority w:val="99"/>
    <w:semiHidden/>
    <w:rsid w:val="00CB5ADC"/>
    <w:rPr>
      <w:rFonts w:ascii="Arial" w:hAnsi="Arial"/>
      <w:color w:val="2B2421" w:themeColor="text1"/>
      <w:sz w:val="21"/>
    </w:rPr>
  </w:style>
  <w:style w:type="table" w:styleId="Grillecouleur">
    <w:name w:val="Colorful Grid"/>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Grillecouleur-Accent1">
    <w:name w:val="Colorful Grid Accent 1"/>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C2F2FF" w:themeFill="accent1" w:themeFillTint="33"/>
    </w:tcPr>
    <w:tblStylePr w:type="firstRow">
      <w:rPr>
        <w:b/>
        <w:bCs/>
      </w:rPr>
      <w:tblPr/>
      <w:tcPr>
        <w:shd w:val="clear" w:color="auto" w:fill="85E5FF" w:themeFill="accent1" w:themeFillTint="66"/>
      </w:tcPr>
    </w:tblStylePr>
    <w:tblStylePr w:type="lastRow">
      <w:rPr>
        <w:b/>
        <w:bCs/>
        <w:color w:val="2B2421" w:themeColor="text1"/>
      </w:rPr>
      <w:tblPr/>
      <w:tcPr>
        <w:shd w:val="clear" w:color="auto" w:fill="85E5FF" w:themeFill="accent1" w:themeFillTint="66"/>
      </w:tcPr>
    </w:tblStylePr>
    <w:tblStylePr w:type="firstCol">
      <w:rPr>
        <w:color w:val="FFFFFF" w:themeColor="background1"/>
      </w:rPr>
      <w:tblPr/>
      <w:tcPr>
        <w:shd w:val="clear" w:color="auto" w:fill="007A9B" w:themeFill="accent1" w:themeFillShade="BF"/>
      </w:tcPr>
    </w:tblStylePr>
    <w:tblStylePr w:type="lastCol">
      <w:rPr>
        <w:color w:val="FFFFFF" w:themeColor="background1"/>
      </w:rPr>
      <w:tblPr/>
      <w:tcPr>
        <w:shd w:val="clear" w:color="auto" w:fill="007A9B" w:themeFill="accent1" w:themeFillShade="BF"/>
      </w:tc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Grillecouleur-Accent2">
    <w:name w:val="Colorful Grid Accent 2"/>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Grillecouleur-Accent3">
    <w:name w:val="Colorful Grid Accent 3"/>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Grillecouleur-Accent4">
    <w:name w:val="Colorful Grid Accent 4"/>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Grillecouleur-Accent5">
    <w:name w:val="Colorful Grid Accent 5"/>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Grillecouleur-Accent6">
    <w:name w:val="Colorful Grid Accent 6"/>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Listecouleur">
    <w:name w:val="Colorful List"/>
    <w:basedOn w:val="Tableau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Listecouleur-Accent1">
    <w:name w:val="Colorful List Accent 1"/>
    <w:basedOn w:val="TableauNormal"/>
    <w:uiPriority w:val="72"/>
    <w:semiHidden/>
    <w:rsid w:val="00CF53D7"/>
    <w:pPr>
      <w:spacing w:after="0" w:line="240" w:lineRule="auto"/>
    </w:pPr>
    <w:rPr>
      <w:color w:val="2B2421" w:themeColor="text1"/>
    </w:rPr>
    <w:tblPr>
      <w:tblStyleRowBandSize w:val="1"/>
      <w:tblStyleColBandSize w:val="1"/>
    </w:tblPr>
    <w:tcPr>
      <w:shd w:val="clear" w:color="auto" w:fill="E1F8FF"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FF" w:themeFill="accent1" w:themeFillTint="3F"/>
      </w:tcPr>
    </w:tblStylePr>
    <w:tblStylePr w:type="band1Horz">
      <w:tblPr/>
      <w:tcPr>
        <w:shd w:val="clear" w:color="auto" w:fill="C2F2FF" w:themeFill="accent1" w:themeFillTint="33"/>
      </w:tcPr>
    </w:tblStylePr>
  </w:style>
  <w:style w:type="table" w:styleId="Listecouleur-Accent2">
    <w:name w:val="Colorful List Accent 2"/>
    <w:basedOn w:val="Tableau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Listecouleur-Accent3">
    <w:name w:val="Colorful List Accent 3"/>
    <w:basedOn w:val="Tableau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Listecouleur-Accent4">
    <w:name w:val="Colorful List Accent 4"/>
    <w:basedOn w:val="Tableau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Listecouleur-Accent5">
    <w:name w:val="Colorful List Accent 5"/>
    <w:basedOn w:val="Tableau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Listecouleur-Accent6">
    <w:name w:val="Colorful List Accent 6"/>
    <w:basedOn w:val="Tableau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Tramecouleur">
    <w:name w:val="Colorful Shading"/>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Tramecouleur-Accent1">
    <w:name w:val="Colorful Shading Accent 1"/>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00A4CF" w:themeColor="accent1"/>
        <w:bottom w:val="single" w:sz="4" w:space="0" w:color="00A4CF" w:themeColor="accent1"/>
        <w:right w:val="single" w:sz="4" w:space="0" w:color="00A4CF" w:themeColor="accent1"/>
        <w:insideH w:val="single" w:sz="4" w:space="0" w:color="FFFFFF" w:themeColor="background1"/>
        <w:insideV w:val="single" w:sz="4" w:space="0" w:color="FFFFFF" w:themeColor="background1"/>
      </w:tblBorders>
    </w:tblPr>
    <w:tcPr>
      <w:shd w:val="clear" w:color="auto" w:fill="E1F8FF"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27C" w:themeFill="accent1" w:themeFillShade="99"/>
      </w:tcPr>
    </w:tblStylePr>
    <w:tblStylePr w:type="firstCol">
      <w:rPr>
        <w:color w:val="FFFFFF" w:themeColor="background1"/>
      </w:rPr>
      <w:tblPr/>
      <w:tcPr>
        <w:tcBorders>
          <w:top w:val="nil"/>
          <w:left w:val="nil"/>
          <w:bottom w:val="nil"/>
          <w:right w:val="nil"/>
          <w:insideH w:val="single" w:sz="4" w:space="0" w:color="00627C" w:themeColor="accent1" w:themeShade="99"/>
          <w:insideV w:val="nil"/>
        </w:tcBorders>
        <w:shd w:val="clear" w:color="auto" w:fill="00627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27C" w:themeFill="accent1" w:themeFillShade="99"/>
      </w:tcPr>
    </w:tblStylePr>
    <w:tblStylePr w:type="band1Vert">
      <w:tblPr/>
      <w:tcPr>
        <w:shd w:val="clear" w:color="auto" w:fill="85E5FF" w:themeFill="accent1" w:themeFillTint="66"/>
      </w:tcPr>
    </w:tblStylePr>
    <w:tblStylePr w:type="band1Horz">
      <w:tblPr/>
      <w:tcPr>
        <w:shd w:val="clear" w:color="auto" w:fill="68DFFF" w:themeFill="accent1" w:themeFillTint="7F"/>
      </w:tcPr>
    </w:tblStylePr>
    <w:tblStylePr w:type="neCell">
      <w:rPr>
        <w:color w:val="2B2421" w:themeColor="text1"/>
      </w:rPr>
    </w:tblStylePr>
    <w:tblStylePr w:type="nwCell">
      <w:rPr>
        <w:color w:val="2B2421" w:themeColor="text1"/>
      </w:rPr>
    </w:tblStylePr>
  </w:style>
  <w:style w:type="table" w:styleId="Tramecouleur-Accent2">
    <w:name w:val="Colorful Shading Accent 2"/>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Tramecouleur-Accent3">
    <w:name w:val="Colorful Shading Accent 3"/>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Tramecouleur-Accent4">
    <w:name w:val="Colorful Shading Accent 4"/>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Tramecouleur-Accent5">
    <w:name w:val="Colorful Shading Accent 5"/>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Tramecouleur-Accent6">
    <w:name w:val="Colorful Shading Accent 6"/>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Marquedecommentaire">
    <w:name w:val="annotation reference"/>
    <w:basedOn w:val="Policepardfaut"/>
    <w:semiHidden/>
    <w:rsid w:val="00CF53D7"/>
    <w:rPr>
      <w:sz w:val="16"/>
      <w:szCs w:val="16"/>
    </w:rPr>
  </w:style>
  <w:style w:type="paragraph" w:styleId="Commentaire">
    <w:name w:val="annotation text"/>
    <w:basedOn w:val="Normal"/>
    <w:link w:val="CommentaireCar"/>
    <w:semiHidden/>
    <w:rsid w:val="00CF53D7"/>
    <w:pPr>
      <w:spacing w:line="240" w:lineRule="auto"/>
    </w:pPr>
    <w:rPr>
      <w:sz w:val="20"/>
      <w:szCs w:val="20"/>
    </w:rPr>
  </w:style>
  <w:style w:type="character" w:customStyle="1" w:styleId="CommentaireCar">
    <w:name w:val="Commentaire Car"/>
    <w:basedOn w:val="Policepardfaut"/>
    <w:link w:val="Commentaire"/>
    <w:semiHidden/>
    <w:rsid w:val="00CB5ADC"/>
    <w:rPr>
      <w:rFonts w:ascii="Arial" w:hAnsi="Arial"/>
      <w:color w:val="2B2421" w:themeColor="text1"/>
      <w:sz w:val="20"/>
      <w:szCs w:val="20"/>
    </w:rPr>
  </w:style>
  <w:style w:type="paragraph" w:styleId="Objetducommentaire">
    <w:name w:val="annotation subject"/>
    <w:basedOn w:val="Commentaire"/>
    <w:next w:val="Commentaire"/>
    <w:link w:val="ObjetducommentaireCar"/>
    <w:semiHidden/>
    <w:rsid w:val="00CF53D7"/>
    <w:rPr>
      <w:b/>
      <w:bCs/>
    </w:rPr>
  </w:style>
  <w:style w:type="character" w:customStyle="1" w:styleId="ObjetducommentaireCar">
    <w:name w:val="Objet du commentaire Car"/>
    <w:basedOn w:val="CommentaireCar"/>
    <w:link w:val="Objetducommentaire"/>
    <w:semiHidden/>
    <w:rsid w:val="00CB5ADC"/>
    <w:rPr>
      <w:rFonts w:ascii="Arial" w:hAnsi="Arial"/>
      <w:b/>
      <w:bCs/>
      <w:color w:val="2B2421" w:themeColor="text1"/>
      <w:sz w:val="20"/>
      <w:szCs w:val="20"/>
    </w:rPr>
  </w:style>
  <w:style w:type="table" w:styleId="Listefonce">
    <w:name w:val="Dark List"/>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Listefonce-Accent1">
    <w:name w:val="Dark List Accent 1"/>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00A4C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005167"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A9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A9B" w:themeFill="accent1" w:themeFillShade="BF"/>
      </w:tcPr>
    </w:tblStylePr>
    <w:tblStylePr w:type="band1Vert">
      <w:tblPr/>
      <w:tcPr>
        <w:tcBorders>
          <w:top w:val="nil"/>
          <w:left w:val="nil"/>
          <w:bottom w:val="nil"/>
          <w:right w:val="nil"/>
          <w:insideH w:val="nil"/>
          <w:insideV w:val="nil"/>
        </w:tcBorders>
        <w:shd w:val="clear" w:color="auto" w:fill="007A9B" w:themeFill="accent1" w:themeFillShade="BF"/>
      </w:tcPr>
    </w:tblStylePr>
    <w:tblStylePr w:type="band1Horz">
      <w:tblPr/>
      <w:tcPr>
        <w:tcBorders>
          <w:top w:val="nil"/>
          <w:left w:val="nil"/>
          <w:bottom w:val="nil"/>
          <w:right w:val="nil"/>
          <w:insideH w:val="nil"/>
          <w:insideV w:val="nil"/>
        </w:tcBorders>
        <w:shd w:val="clear" w:color="auto" w:fill="007A9B" w:themeFill="accent1" w:themeFillShade="BF"/>
      </w:tcPr>
    </w:tblStylePr>
  </w:style>
  <w:style w:type="table" w:styleId="Listefonce-Accent2">
    <w:name w:val="Dark List Accent 2"/>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Listefonce-Accent3">
    <w:name w:val="Dark List Accent 3"/>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Listefonce-Accent4">
    <w:name w:val="Dark List Accent 4"/>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Listefonce-Accent5">
    <w:name w:val="Dark List Accent 5"/>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Listefonce-Accent6">
    <w:name w:val="Dark List Accent 6"/>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ar"/>
    <w:uiPriority w:val="99"/>
    <w:semiHidden/>
    <w:rsid w:val="00CF53D7"/>
  </w:style>
  <w:style w:type="character" w:customStyle="1" w:styleId="DateCar">
    <w:name w:val="Date Car"/>
    <w:basedOn w:val="Policepardfaut"/>
    <w:link w:val="Date"/>
    <w:uiPriority w:val="99"/>
    <w:semiHidden/>
    <w:rsid w:val="00CB5ADC"/>
    <w:rPr>
      <w:rFonts w:ascii="Arial" w:hAnsi="Arial"/>
      <w:color w:val="2B2421" w:themeColor="text1"/>
      <w:sz w:val="21"/>
    </w:rPr>
  </w:style>
  <w:style w:type="paragraph" w:styleId="Explorateurdedocuments">
    <w:name w:val="Document Map"/>
    <w:basedOn w:val="Normal"/>
    <w:link w:val="ExplorateurdedocumentsCar"/>
    <w:uiPriority w:val="99"/>
    <w:semiHidden/>
    <w:rsid w:val="00CF53D7"/>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CB5ADC"/>
    <w:rPr>
      <w:rFonts w:ascii="Tahoma" w:hAnsi="Tahoma" w:cs="Tahoma"/>
      <w:color w:val="2B2421" w:themeColor="text1"/>
      <w:sz w:val="16"/>
      <w:szCs w:val="16"/>
    </w:rPr>
  </w:style>
  <w:style w:type="paragraph" w:styleId="Signaturelectronique">
    <w:name w:val="E-mail Signature"/>
    <w:basedOn w:val="Normal"/>
    <w:link w:val="SignaturelectroniqueCar"/>
    <w:uiPriority w:val="99"/>
    <w:semiHidden/>
    <w:rsid w:val="00CF53D7"/>
    <w:pPr>
      <w:spacing w:line="240" w:lineRule="auto"/>
    </w:pPr>
  </w:style>
  <w:style w:type="character" w:customStyle="1" w:styleId="SignaturelectroniqueCar">
    <w:name w:val="Signature électronique Car"/>
    <w:basedOn w:val="Policepardfaut"/>
    <w:link w:val="Signaturelectronique"/>
    <w:uiPriority w:val="99"/>
    <w:semiHidden/>
    <w:rsid w:val="00CB5ADC"/>
    <w:rPr>
      <w:rFonts w:ascii="Arial" w:hAnsi="Arial"/>
      <w:color w:val="2B2421" w:themeColor="text1"/>
      <w:sz w:val="21"/>
    </w:rPr>
  </w:style>
  <w:style w:type="character" w:styleId="Accentuation">
    <w:name w:val="Emphasis"/>
    <w:basedOn w:val="Policepardfaut"/>
    <w:uiPriority w:val="20"/>
    <w:semiHidden/>
    <w:rsid w:val="00CF53D7"/>
    <w:rPr>
      <w:i/>
      <w:iCs/>
    </w:rPr>
  </w:style>
  <w:style w:type="paragraph" w:styleId="Adressedestinataire">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dresseexpditeur">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Lienhypertextesuivivisit">
    <w:name w:val="FollowedHyperlink"/>
    <w:basedOn w:val="Policepardfaut"/>
    <w:uiPriority w:val="99"/>
    <w:semiHidden/>
    <w:rsid w:val="00CF53D7"/>
    <w:rPr>
      <w:color w:val="A90163" w:themeColor="followedHyperlink"/>
      <w:u w:val="single"/>
    </w:rPr>
  </w:style>
  <w:style w:type="character" w:styleId="AcronymeHTML">
    <w:name w:val="HTML Acronym"/>
    <w:basedOn w:val="Policepardfaut"/>
    <w:uiPriority w:val="99"/>
    <w:semiHidden/>
    <w:rsid w:val="00CF53D7"/>
  </w:style>
  <w:style w:type="paragraph" w:styleId="AdresseHTML">
    <w:name w:val="HTML Address"/>
    <w:basedOn w:val="Normal"/>
    <w:link w:val="AdresseHTMLCar"/>
    <w:uiPriority w:val="99"/>
    <w:semiHidden/>
    <w:rsid w:val="00CF53D7"/>
    <w:pPr>
      <w:spacing w:line="240" w:lineRule="auto"/>
    </w:pPr>
    <w:rPr>
      <w:i/>
      <w:iCs/>
    </w:rPr>
  </w:style>
  <w:style w:type="character" w:customStyle="1" w:styleId="AdresseHTMLCar">
    <w:name w:val="Adresse HTML Car"/>
    <w:basedOn w:val="Policepardfaut"/>
    <w:link w:val="AdresseHTML"/>
    <w:uiPriority w:val="99"/>
    <w:semiHidden/>
    <w:rsid w:val="00CB5ADC"/>
    <w:rPr>
      <w:rFonts w:ascii="Arial" w:hAnsi="Arial"/>
      <w:i/>
      <w:iCs/>
      <w:color w:val="2B2421" w:themeColor="text1"/>
      <w:sz w:val="21"/>
    </w:rPr>
  </w:style>
  <w:style w:type="character" w:styleId="CitationHTML">
    <w:name w:val="HTML Cite"/>
    <w:basedOn w:val="Policepardfaut"/>
    <w:uiPriority w:val="99"/>
    <w:semiHidden/>
    <w:rsid w:val="00CF53D7"/>
    <w:rPr>
      <w:i/>
      <w:iCs/>
    </w:rPr>
  </w:style>
  <w:style w:type="character" w:styleId="CodeHTML">
    <w:name w:val="HTML Code"/>
    <w:basedOn w:val="Policepardfaut"/>
    <w:uiPriority w:val="99"/>
    <w:semiHidden/>
    <w:rsid w:val="00CF53D7"/>
    <w:rPr>
      <w:rFonts w:ascii="Consolas" w:hAnsi="Consolas" w:cs="Consolas"/>
      <w:sz w:val="20"/>
      <w:szCs w:val="20"/>
    </w:rPr>
  </w:style>
  <w:style w:type="character" w:styleId="DfinitionHTML">
    <w:name w:val="HTML Definition"/>
    <w:basedOn w:val="Policepardfaut"/>
    <w:uiPriority w:val="99"/>
    <w:semiHidden/>
    <w:rsid w:val="00CF53D7"/>
    <w:rPr>
      <w:i/>
      <w:iCs/>
    </w:rPr>
  </w:style>
  <w:style w:type="character" w:styleId="ClavierHTML">
    <w:name w:val="HTML Keyboard"/>
    <w:basedOn w:val="Policepardfaut"/>
    <w:uiPriority w:val="99"/>
    <w:semiHidden/>
    <w:rsid w:val="00CF53D7"/>
    <w:rPr>
      <w:rFonts w:ascii="Consolas" w:hAnsi="Consolas" w:cs="Consolas"/>
      <w:sz w:val="20"/>
      <w:szCs w:val="20"/>
    </w:rPr>
  </w:style>
  <w:style w:type="paragraph" w:styleId="PrformatHTML">
    <w:name w:val="HTML Preformatted"/>
    <w:basedOn w:val="Normal"/>
    <w:link w:val="PrformatHTMLCar"/>
    <w:uiPriority w:val="99"/>
    <w:semiHidden/>
    <w:rsid w:val="00CF53D7"/>
    <w:pPr>
      <w:spacing w:line="240" w:lineRule="auto"/>
    </w:pPr>
    <w:rPr>
      <w:rFonts w:ascii="Consolas" w:hAnsi="Consolas" w:cs="Consolas"/>
      <w:sz w:val="20"/>
      <w:szCs w:val="20"/>
    </w:rPr>
  </w:style>
  <w:style w:type="character" w:customStyle="1" w:styleId="PrformatHTMLCar">
    <w:name w:val="Préformaté HTML Car"/>
    <w:basedOn w:val="Policepardfaut"/>
    <w:link w:val="PrformatHTML"/>
    <w:uiPriority w:val="99"/>
    <w:semiHidden/>
    <w:rsid w:val="00CB5ADC"/>
    <w:rPr>
      <w:rFonts w:ascii="Consolas" w:hAnsi="Consolas" w:cs="Consolas"/>
      <w:color w:val="2B2421" w:themeColor="text1"/>
      <w:sz w:val="20"/>
      <w:szCs w:val="20"/>
    </w:rPr>
  </w:style>
  <w:style w:type="character" w:styleId="ExempleHTML">
    <w:name w:val="HTML Sample"/>
    <w:basedOn w:val="Policepardfaut"/>
    <w:uiPriority w:val="99"/>
    <w:semiHidden/>
    <w:rsid w:val="00CF53D7"/>
    <w:rPr>
      <w:rFonts w:ascii="Consolas" w:hAnsi="Consolas" w:cs="Consolas"/>
      <w:sz w:val="24"/>
      <w:szCs w:val="24"/>
    </w:rPr>
  </w:style>
  <w:style w:type="character" w:styleId="MachinecrireHTML">
    <w:name w:val="HTML Typewriter"/>
    <w:basedOn w:val="Policepardfaut"/>
    <w:uiPriority w:val="99"/>
    <w:semiHidden/>
    <w:rsid w:val="00CF53D7"/>
    <w:rPr>
      <w:rFonts w:ascii="Consolas" w:hAnsi="Consolas" w:cs="Consolas"/>
      <w:sz w:val="20"/>
      <w:szCs w:val="20"/>
    </w:rPr>
  </w:style>
  <w:style w:type="character" w:styleId="VariableHTML">
    <w:name w:val="HTML Variable"/>
    <w:basedOn w:val="Policepardfaut"/>
    <w:uiPriority w:val="99"/>
    <w:semiHidden/>
    <w:rsid w:val="00CF53D7"/>
    <w:rPr>
      <w:i/>
      <w:iCs/>
    </w:rPr>
  </w:style>
  <w:style w:type="paragraph" w:styleId="Index1">
    <w:name w:val="index 1"/>
    <w:basedOn w:val="Normal"/>
    <w:next w:val="Normal"/>
    <w:autoRedefine/>
    <w:uiPriority w:val="99"/>
    <w:semiHidden/>
    <w:qFormat/>
    <w:rsid w:val="00CF53D7"/>
    <w:pPr>
      <w:spacing w:line="240" w:lineRule="auto"/>
      <w:ind w:left="210" w:hanging="210"/>
    </w:pPr>
  </w:style>
  <w:style w:type="paragraph" w:styleId="Index2">
    <w:name w:val="index 2"/>
    <w:basedOn w:val="Normal"/>
    <w:next w:val="Normal"/>
    <w:autoRedefine/>
    <w:uiPriority w:val="99"/>
    <w:semiHidden/>
    <w:rsid w:val="00CF53D7"/>
    <w:pPr>
      <w:spacing w:line="240" w:lineRule="auto"/>
      <w:ind w:left="420" w:hanging="210"/>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Titreindex">
    <w:name w:val="index heading"/>
    <w:basedOn w:val="Normal"/>
    <w:next w:val="Index1"/>
    <w:uiPriority w:val="99"/>
    <w:semiHidden/>
    <w:rsid w:val="00CF53D7"/>
    <w:rPr>
      <w:rFonts w:asciiTheme="majorHAnsi" w:eastAsiaTheme="majorEastAsia" w:hAnsiTheme="majorHAnsi" w:cstheme="majorBidi"/>
      <w:b/>
      <w:bCs/>
    </w:rPr>
  </w:style>
  <w:style w:type="character" w:styleId="Accentuationintense">
    <w:name w:val="Intense Emphasis"/>
    <w:basedOn w:val="Policepardfaut"/>
    <w:qFormat/>
    <w:rsid w:val="00CF53D7"/>
    <w:rPr>
      <w:b/>
      <w:bCs/>
      <w:i/>
      <w:iCs/>
      <w:color w:val="00A4CF" w:themeColor="accent1"/>
    </w:rPr>
  </w:style>
  <w:style w:type="paragraph" w:styleId="Citationintense">
    <w:name w:val="Intense Quote"/>
    <w:basedOn w:val="Normal"/>
    <w:next w:val="Normal"/>
    <w:link w:val="CitationintenseCar"/>
    <w:qFormat/>
    <w:rsid w:val="00CF53D7"/>
    <w:pPr>
      <w:pBdr>
        <w:bottom w:val="single" w:sz="4" w:space="4" w:color="00A4CF" w:themeColor="accent1"/>
      </w:pBdr>
      <w:spacing w:before="200" w:after="280"/>
      <w:ind w:left="936" w:right="936"/>
    </w:pPr>
    <w:rPr>
      <w:b/>
      <w:bCs/>
      <w:i/>
      <w:iCs/>
      <w:color w:val="00A4CF" w:themeColor="accent1"/>
    </w:rPr>
  </w:style>
  <w:style w:type="character" w:customStyle="1" w:styleId="CitationintenseCar">
    <w:name w:val="Citation intense Car"/>
    <w:basedOn w:val="Policepardfaut"/>
    <w:link w:val="Citationintense"/>
    <w:rsid w:val="00CF53D7"/>
    <w:rPr>
      <w:rFonts w:ascii="Arial" w:hAnsi="Arial"/>
      <w:b/>
      <w:bCs/>
      <w:i/>
      <w:iCs/>
      <w:color w:val="00A4CF" w:themeColor="accent1"/>
      <w:sz w:val="21"/>
    </w:rPr>
  </w:style>
  <w:style w:type="character" w:styleId="Rfrenceintense">
    <w:name w:val="Intense Reference"/>
    <w:basedOn w:val="Policepardfaut"/>
    <w:uiPriority w:val="32"/>
    <w:semiHidden/>
    <w:rsid w:val="00CF53D7"/>
    <w:rPr>
      <w:b/>
      <w:bCs/>
      <w:smallCaps/>
      <w:color w:val="979892" w:themeColor="accent2"/>
      <w:spacing w:val="5"/>
      <w:u w:val="single"/>
    </w:rPr>
  </w:style>
  <w:style w:type="table" w:styleId="Grilleclaire">
    <w:name w:val="Light Grid"/>
    <w:basedOn w:val="Tableau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Grilleclaire-Accent1">
    <w:name w:val="Light Grid Accent 1"/>
    <w:basedOn w:val="TableauNormal"/>
    <w:uiPriority w:val="62"/>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18" w:space="0" w:color="00A4CF" w:themeColor="accent1"/>
          <w:right w:val="single" w:sz="8" w:space="0" w:color="00A4CF" w:themeColor="accent1"/>
          <w:insideH w:val="nil"/>
          <w:insideV w:val="single" w:sz="8" w:space="0" w:color="00A4C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insideH w:val="nil"/>
          <w:insideV w:val="single" w:sz="8" w:space="0" w:color="00A4C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shd w:val="clear" w:color="auto" w:fill="B4EFFF" w:themeFill="accent1" w:themeFillTint="3F"/>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shd w:val="clear" w:color="auto" w:fill="B4EFFF" w:themeFill="accent1" w:themeFillTint="3F"/>
      </w:tcPr>
    </w:tblStylePr>
    <w:tblStylePr w:type="band2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tcPr>
    </w:tblStylePr>
  </w:style>
  <w:style w:type="table" w:styleId="Grilleclaire-Accent2">
    <w:name w:val="Light Grid Accent 2"/>
    <w:basedOn w:val="Tableau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Grilleclaire-Accent3">
    <w:name w:val="Light Grid Accent 3"/>
    <w:basedOn w:val="Tableau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Grilleclaire-Accent4">
    <w:name w:val="Light Grid Accent 4"/>
    <w:basedOn w:val="Tableau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Grilleclaire-Accent5">
    <w:name w:val="Light Grid Accent 5"/>
    <w:basedOn w:val="Tableau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Grilleclaire-Accent6">
    <w:name w:val="Light Grid Accent 6"/>
    <w:basedOn w:val="Tableau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steclaire">
    <w:name w:val="Light List"/>
    <w:basedOn w:val="Tableau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steclaire-Accent1">
    <w:name w:val="Light List Accent 1"/>
    <w:basedOn w:val="TableauNormal"/>
    <w:uiPriority w:val="61"/>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pPr>
        <w:spacing w:before="0" w:after="0" w:line="240" w:lineRule="auto"/>
      </w:pPr>
      <w:rPr>
        <w:b/>
        <w:bCs/>
        <w:color w:val="FFFFFF" w:themeColor="background1"/>
      </w:rPr>
      <w:tblPr/>
      <w:tcPr>
        <w:shd w:val="clear" w:color="auto" w:fill="00A4CF" w:themeFill="accent1"/>
      </w:tcPr>
    </w:tblStylePr>
    <w:tblStylePr w:type="lastRow">
      <w:pPr>
        <w:spacing w:before="0" w:after="0" w:line="240" w:lineRule="auto"/>
      </w:pPr>
      <w:rPr>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tcBorders>
      </w:tcPr>
    </w:tblStylePr>
    <w:tblStylePr w:type="firstCol">
      <w:rPr>
        <w:b/>
        <w:bCs/>
      </w:rPr>
    </w:tblStylePr>
    <w:tblStylePr w:type="lastCol">
      <w:rPr>
        <w:b/>
        <w:bCs/>
      </w:r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style>
  <w:style w:type="table" w:styleId="Listeclaire-Accent2">
    <w:name w:val="Light List Accent 2"/>
    <w:basedOn w:val="Tableau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steclaire-Accent3">
    <w:name w:val="Light List Accent 3"/>
    <w:basedOn w:val="Tableau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steclaire-Accent4">
    <w:name w:val="Light List Accent 4"/>
    <w:basedOn w:val="Tableau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steclaire-Accent5">
    <w:name w:val="Light List Accent 5"/>
    <w:basedOn w:val="Tableau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steclaire-Accent6">
    <w:name w:val="Light List Accent 6"/>
    <w:basedOn w:val="Tableau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Ombrageclair">
    <w:name w:val="Light Shading"/>
    <w:basedOn w:val="Tableau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Trameclaire-Accent1">
    <w:name w:val="Light Shading Accent 1"/>
    <w:basedOn w:val="TableauNormal"/>
    <w:uiPriority w:val="60"/>
    <w:semiHidden/>
    <w:rsid w:val="00CF53D7"/>
    <w:pPr>
      <w:spacing w:after="0" w:line="240" w:lineRule="auto"/>
    </w:pPr>
    <w:rPr>
      <w:color w:val="007A9B" w:themeColor="accent1" w:themeShade="BF"/>
    </w:rPr>
    <w:tblPr>
      <w:tblStyleRowBandSize w:val="1"/>
      <w:tblStyleColBandSize w:val="1"/>
      <w:tblBorders>
        <w:top w:val="single" w:sz="8" w:space="0" w:color="00A4CF" w:themeColor="accent1"/>
        <w:bottom w:val="single" w:sz="8" w:space="0" w:color="00A4CF" w:themeColor="accent1"/>
      </w:tblBorders>
    </w:tblPr>
    <w:tblStylePr w:type="fir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la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left w:val="nil"/>
          <w:right w:val="nil"/>
          <w:insideH w:val="nil"/>
          <w:insideV w:val="nil"/>
        </w:tcBorders>
        <w:shd w:val="clear" w:color="auto" w:fill="B4EFFF" w:themeFill="accent1" w:themeFillTint="3F"/>
      </w:tcPr>
    </w:tblStylePr>
  </w:style>
  <w:style w:type="table" w:styleId="Trameclaire-Accent2">
    <w:name w:val="Light Shading Accent 2"/>
    <w:basedOn w:val="Tableau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Trameclaire-Accent3">
    <w:name w:val="Light Shading Accent 3"/>
    <w:basedOn w:val="Tableau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Trameclaire-Accent4">
    <w:name w:val="Light Shading Accent 4"/>
    <w:basedOn w:val="Tableau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Trameclaire-Accent5">
    <w:name w:val="Light Shading Accent 5"/>
    <w:basedOn w:val="Tableau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Trameclaire-Accent6">
    <w:name w:val="Light Shading Accent 6"/>
    <w:basedOn w:val="Tableau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Numrodeligne">
    <w:name w:val="line number"/>
    <w:basedOn w:val="Policepardfaut"/>
    <w:uiPriority w:val="99"/>
    <w:semiHidden/>
    <w:rsid w:val="00CF53D7"/>
  </w:style>
  <w:style w:type="paragraph" w:styleId="Liste">
    <w:name w:val="List"/>
    <w:basedOn w:val="Normal"/>
    <w:uiPriority w:val="99"/>
    <w:semiHidden/>
    <w:rsid w:val="00CF53D7"/>
    <w:pPr>
      <w:ind w:left="283" w:hanging="283"/>
      <w:contextualSpacing/>
    </w:pPr>
  </w:style>
  <w:style w:type="paragraph" w:styleId="Liste2">
    <w:name w:val="List 2"/>
    <w:basedOn w:val="Normal"/>
    <w:uiPriority w:val="99"/>
    <w:semiHidden/>
    <w:rsid w:val="00CF53D7"/>
    <w:pPr>
      <w:ind w:left="566" w:hanging="283"/>
      <w:contextualSpacing/>
    </w:pPr>
  </w:style>
  <w:style w:type="paragraph" w:styleId="Liste3">
    <w:name w:val="List 3"/>
    <w:basedOn w:val="Normal"/>
    <w:uiPriority w:val="99"/>
    <w:semiHidden/>
    <w:rsid w:val="00CF53D7"/>
    <w:pPr>
      <w:ind w:left="849" w:hanging="283"/>
      <w:contextualSpacing/>
    </w:pPr>
  </w:style>
  <w:style w:type="paragraph" w:styleId="Liste4">
    <w:name w:val="List 4"/>
    <w:basedOn w:val="Normal"/>
    <w:uiPriority w:val="99"/>
    <w:semiHidden/>
    <w:rsid w:val="00CF53D7"/>
    <w:pPr>
      <w:ind w:left="1132" w:hanging="283"/>
      <w:contextualSpacing/>
    </w:pPr>
  </w:style>
  <w:style w:type="paragraph" w:styleId="Liste5">
    <w:name w:val="List 5"/>
    <w:basedOn w:val="Normal"/>
    <w:uiPriority w:val="99"/>
    <w:semiHidden/>
    <w:rsid w:val="00CF53D7"/>
    <w:pPr>
      <w:ind w:left="1415" w:hanging="283"/>
      <w:contextualSpacing/>
    </w:pPr>
  </w:style>
  <w:style w:type="paragraph" w:styleId="Listepuces">
    <w:name w:val="List Bullet"/>
    <w:basedOn w:val="Normal"/>
    <w:uiPriority w:val="99"/>
    <w:semiHidden/>
    <w:rsid w:val="00CF53D7"/>
    <w:pPr>
      <w:numPr>
        <w:numId w:val="12"/>
      </w:numPr>
      <w:contextualSpacing/>
    </w:pPr>
  </w:style>
  <w:style w:type="paragraph" w:styleId="Listepuces2">
    <w:name w:val="List Bullet 2"/>
    <w:basedOn w:val="Normal"/>
    <w:uiPriority w:val="99"/>
    <w:semiHidden/>
    <w:rsid w:val="00CF53D7"/>
    <w:pPr>
      <w:numPr>
        <w:numId w:val="13"/>
      </w:numPr>
      <w:contextualSpacing/>
    </w:pPr>
  </w:style>
  <w:style w:type="paragraph" w:styleId="Listepuces3">
    <w:name w:val="List Bullet 3"/>
    <w:basedOn w:val="Normal"/>
    <w:uiPriority w:val="99"/>
    <w:semiHidden/>
    <w:rsid w:val="00CF53D7"/>
    <w:pPr>
      <w:numPr>
        <w:numId w:val="14"/>
      </w:numPr>
      <w:contextualSpacing/>
    </w:pPr>
  </w:style>
  <w:style w:type="paragraph" w:styleId="Listepuces4">
    <w:name w:val="List Bullet 4"/>
    <w:basedOn w:val="Normal"/>
    <w:uiPriority w:val="99"/>
    <w:semiHidden/>
    <w:rsid w:val="00CF53D7"/>
    <w:pPr>
      <w:numPr>
        <w:numId w:val="15"/>
      </w:numPr>
      <w:contextualSpacing/>
    </w:pPr>
  </w:style>
  <w:style w:type="paragraph" w:styleId="Listepuces5">
    <w:name w:val="List Bullet 5"/>
    <w:basedOn w:val="Normal"/>
    <w:uiPriority w:val="99"/>
    <w:semiHidden/>
    <w:rsid w:val="00CF53D7"/>
    <w:pPr>
      <w:numPr>
        <w:numId w:val="16"/>
      </w:numPr>
      <w:contextualSpacing/>
    </w:pPr>
  </w:style>
  <w:style w:type="paragraph" w:styleId="Listecontinue">
    <w:name w:val="List Continue"/>
    <w:basedOn w:val="Normal"/>
    <w:uiPriority w:val="99"/>
    <w:semiHidden/>
    <w:rsid w:val="00CF53D7"/>
    <w:pPr>
      <w:spacing w:after="120"/>
      <w:ind w:left="283"/>
      <w:contextualSpacing/>
    </w:pPr>
  </w:style>
  <w:style w:type="paragraph" w:styleId="Listecontinue2">
    <w:name w:val="List Continue 2"/>
    <w:basedOn w:val="Normal"/>
    <w:uiPriority w:val="99"/>
    <w:semiHidden/>
    <w:rsid w:val="00CF53D7"/>
    <w:pPr>
      <w:spacing w:after="120"/>
      <w:ind w:left="566"/>
      <w:contextualSpacing/>
    </w:pPr>
  </w:style>
  <w:style w:type="paragraph" w:styleId="Listecontinue3">
    <w:name w:val="List Continue 3"/>
    <w:basedOn w:val="Normal"/>
    <w:uiPriority w:val="99"/>
    <w:semiHidden/>
    <w:rsid w:val="00CF53D7"/>
    <w:pPr>
      <w:spacing w:after="120"/>
      <w:ind w:left="849"/>
      <w:contextualSpacing/>
    </w:pPr>
  </w:style>
  <w:style w:type="paragraph" w:styleId="Listecontinue4">
    <w:name w:val="List Continue 4"/>
    <w:basedOn w:val="Normal"/>
    <w:uiPriority w:val="99"/>
    <w:semiHidden/>
    <w:rsid w:val="00CF53D7"/>
    <w:pPr>
      <w:spacing w:after="120"/>
      <w:ind w:left="1132"/>
      <w:contextualSpacing/>
    </w:pPr>
  </w:style>
  <w:style w:type="paragraph" w:styleId="Listecontinue5">
    <w:name w:val="List Continue 5"/>
    <w:basedOn w:val="Normal"/>
    <w:uiPriority w:val="99"/>
    <w:semiHidden/>
    <w:rsid w:val="00CF53D7"/>
    <w:pPr>
      <w:spacing w:after="120"/>
      <w:ind w:left="1415"/>
      <w:contextualSpacing/>
    </w:pPr>
  </w:style>
  <w:style w:type="paragraph" w:styleId="Listenumros">
    <w:name w:val="List Number"/>
    <w:basedOn w:val="Normal"/>
    <w:uiPriority w:val="99"/>
    <w:semiHidden/>
    <w:rsid w:val="00CF53D7"/>
    <w:pPr>
      <w:numPr>
        <w:numId w:val="17"/>
      </w:numPr>
      <w:contextualSpacing/>
    </w:pPr>
  </w:style>
  <w:style w:type="paragraph" w:styleId="Listenumros2">
    <w:name w:val="List Number 2"/>
    <w:basedOn w:val="Normal"/>
    <w:uiPriority w:val="99"/>
    <w:semiHidden/>
    <w:rsid w:val="00CF53D7"/>
    <w:pPr>
      <w:numPr>
        <w:numId w:val="18"/>
      </w:numPr>
      <w:contextualSpacing/>
    </w:pPr>
  </w:style>
  <w:style w:type="paragraph" w:styleId="Listenumros3">
    <w:name w:val="List Number 3"/>
    <w:basedOn w:val="Normal"/>
    <w:uiPriority w:val="99"/>
    <w:semiHidden/>
    <w:rsid w:val="00CF53D7"/>
    <w:pPr>
      <w:numPr>
        <w:numId w:val="19"/>
      </w:numPr>
      <w:contextualSpacing/>
    </w:pPr>
  </w:style>
  <w:style w:type="paragraph" w:styleId="Listenumros4">
    <w:name w:val="List Number 4"/>
    <w:basedOn w:val="Normal"/>
    <w:uiPriority w:val="99"/>
    <w:semiHidden/>
    <w:rsid w:val="00CF53D7"/>
    <w:pPr>
      <w:numPr>
        <w:numId w:val="20"/>
      </w:numPr>
      <w:contextualSpacing/>
    </w:pPr>
  </w:style>
  <w:style w:type="paragraph" w:styleId="Listenumros5">
    <w:name w:val="List Number 5"/>
    <w:basedOn w:val="Normal"/>
    <w:uiPriority w:val="99"/>
    <w:semiHidden/>
    <w:rsid w:val="00CF53D7"/>
    <w:pPr>
      <w:numPr>
        <w:numId w:val="21"/>
      </w:numPr>
      <w:contextualSpacing/>
    </w:pPr>
  </w:style>
  <w:style w:type="paragraph" w:styleId="Paragraphedeliste">
    <w:name w:val="List Paragraph"/>
    <w:basedOn w:val="Normal"/>
    <w:qFormat/>
    <w:rsid w:val="00CF53D7"/>
    <w:pPr>
      <w:ind w:left="720"/>
      <w:contextualSpacing/>
    </w:pPr>
  </w:style>
  <w:style w:type="paragraph" w:styleId="Textedemacro">
    <w:name w:val="macro"/>
    <w:link w:val="TextedemacroC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TextedemacroCar">
    <w:name w:val="Texte de macro Car"/>
    <w:basedOn w:val="Policepardfaut"/>
    <w:link w:val="Textedemacro"/>
    <w:uiPriority w:val="99"/>
    <w:semiHidden/>
    <w:rsid w:val="00CB5ADC"/>
    <w:rPr>
      <w:rFonts w:ascii="Consolas" w:hAnsi="Consolas" w:cs="Consolas"/>
      <w:color w:val="2B2421" w:themeColor="text1"/>
      <w:sz w:val="20"/>
      <w:szCs w:val="20"/>
    </w:rPr>
  </w:style>
  <w:style w:type="table" w:styleId="Grillemoyenne1">
    <w:name w:val="Medium Grid 1"/>
    <w:basedOn w:val="Tableau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Grillemoyenne1-Accent1">
    <w:name w:val="Medium Grid 1 Accent 1"/>
    <w:basedOn w:val="TableauNormal"/>
    <w:uiPriority w:val="67"/>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insideV w:val="single" w:sz="8" w:space="0" w:color="1CCFFF" w:themeColor="accent1" w:themeTint="BF"/>
      </w:tblBorders>
    </w:tblPr>
    <w:tcPr>
      <w:shd w:val="clear" w:color="auto" w:fill="B4EFFF" w:themeFill="accent1" w:themeFillTint="3F"/>
    </w:tcPr>
    <w:tblStylePr w:type="firstRow">
      <w:rPr>
        <w:b/>
        <w:bCs/>
      </w:rPr>
    </w:tblStylePr>
    <w:tblStylePr w:type="lastRow">
      <w:rPr>
        <w:b/>
        <w:bCs/>
      </w:rPr>
      <w:tblPr/>
      <w:tcPr>
        <w:tcBorders>
          <w:top w:val="single" w:sz="18" w:space="0" w:color="1CCFFF" w:themeColor="accent1" w:themeTint="BF"/>
        </w:tcBorders>
      </w:tcPr>
    </w:tblStylePr>
    <w:tblStylePr w:type="firstCol">
      <w:rPr>
        <w:b/>
        <w:bCs/>
      </w:rPr>
    </w:tblStylePr>
    <w:tblStylePr w:type="lastCol">
      <w:rPr>
        <w:b/>
        <w:bCs/>
      </w:r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Grillemoyenne1-Accent2">
    <w:name w:val="Medium Grid 1 Accent 2"/>
    <w:basedOn w:val="Tableau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Grillemoyenne1-Accent3">
    <w:name w:val="Medium Grid 1 Accent 3"/>
    <w:basedOn w:val="Tableau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Grillemoyenne1-Accent4">
    <w:name w:val="Medium Grid 1 Accent 4"/>
    <w:basedOn w:val="Tableau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Grillemoyenne1-Accent5">
    <w:name w:val="Medium Grid 1 Accent 5"/>
    <w:basedOn w:val="Tableau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Grillemoyenne1-Accent6">
    <w:name w:val="Medium Grid 1 Accent 6"/>
    <w:basedOn w:val="Tableau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Grillemoyenne2">
    <w:name w:val="Medium Grid 2"/>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cPr>
      <w:shd w:val="clear" w:color="auto" w:fill="B4EFFF" w:themeFill="accent1" w:themeFillTint="3F"/>
    </w:tcPr>
    <w:tblStylePr w:type="firstRow">
      <w:rPr>
        <w:b/>
        <w:bCs/>
        <w:color w:val="2B2421" w:themeColor="text1"/>
      </w:rPr>
      <w:tblPr/>
      <w:tcPr>
        <w:shd w:val="clear" w:color="auto" w:fill="E1F8FF"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C2F2FF" w:themeFill="accent1" w:themeFillTint="33"/>
      </w:tcPr>
    </w:tblStylePr>
    <w:tblStylePr w:type="band1Vert">
      <w:tblPr/>
      <w:tcPr>
        <w:shd w:val="clear" w:color="auto" w:fill="68DFFF" w:themeFill="accent1" w:themeFillTint="7F"/>
      </w:tcPr>
    </w:tblStylePr>
    <w:tblStylePr w:type="band1Horz">
      <w:tblPr/>
      <w:tcPr>
        <w:tcBorders>
          <w:insideH w:val="single" w:sz="6" w:space="0" w:color="00A4CF" w:themeColor="accent1"/>
          <w:insideV w:val="single" w:sz="6" w:space="0" w:color="00A4CF" w:themeColor="accent1"/>
        </w:tcBorders>
        <w:shd w:val="clear" w:color="auto" w:fill="68DFFF"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Grillemoyenne3-Accent1">
    <w:name w:val="Medium Grid 3 Accent 1"/>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4C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4C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DF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DFFF" w:themeFill="accent1" w:themeFillTint="7F"/>
      </w:tcPr>
    </w:tblStylePr>
  </w:style>
  <w:style w:type="table" w:styleId="Grillemoyenne3-Accent2">
    <w:name w:val="Medium Grid 3 Accent 2"/>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Grillemoyenne3-Accent3">
    <w:name w:val="Medium Grid 3 Accent 3"/>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Grillemoyenne3-Accent4">
    <w:name w:val="Medium Grid 3 Accent 4"/>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Grillemoyenne3-Accent5">
    <w:name w:val="Medium Grid 3 Accent 5"/>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Grillemoyenne3-Accent6">
    <w:name w:val="Medium Grid 3 Accent 6"/>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Listemoyenne1">
    <w:name w:val="Medium List 1"/>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Listemoyenne1-Accent1">
    <w:name w:val="Medium List 1 Accent 1"/>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00A4CF" w:themeColor="accent1"/>
        <w:bottom w:val="single" w:sz="8" w:space="0" w:color="00A4CF" w:themeColor="accent1"/>
      </w:tblBorders>
    </w:tblPr>
    <w:tblStylePr w:type="firstRow">
      <w:rPr>
        <w:rFonts w:asciiTheme="majorHAnsi" w:eastAsiaTheme="majorEastAsia" w:hAnsiTheme="majorHAnsi" w:cstheme="majorBidi"/>
      </w:rPr>
      <w:tblPr/>
      <w:tcPr>
        <w:tcBorders>
          <w:top w:val="nil"/>
          <w:bottom w:val="single" w:sz="8" w:space="0" w:color="00A4CF" w:themeColor="accent1"/>
        </w:tcBorders>
      </w:tcPr>
    </w:tblStylePr>
    <w:tblStylePr w:type="lastRow">
      <w:rPr>
        <w:b/>
        <w:bCs/>
        <w:color w:val="2E3456" w:themeColor="text2"/>
      </w:rPr>
      <w:tblPr/>
      <w:tcPr>
        <w:tcBorders>
          <w:top w:val="single" w:sz="8" w:space="0" w:color="00A4CF" w:themeColor="accent1"/>
          <w:bottom w:val="single" w:sz="8" w:space="0" w:color="00A4CF" w:themeColor="accent1"/>
        </w:tcBorders>
      </w:tcPr>
    </w:tblStylePr>
    <w:tblStylePr w:type="firstCol">
      <w:rPr>
        <w:b/>
        <w:bCs/>
      </w:rPr>
    </w:tblStylePr>
    <w:tblStylePr w:type="lastCol">
      <w:rPr>
        <w:b/>
        <w:bCs/>
      </w:rPr>
      <w:tblPr/>
      <w:tcPr>
        <w:tcBorders>
          <w:top w:val="single" w:sz="8" w:space="0" w:color="00A4CF" w:themeColor="accent1"/>
          <w:bottom w:val="single" w:sz="8" w:space="0" w:color="00A4CF" w:themeColor="accent1"/>
        </w:tcBorders>
      </w:tcPr>
    </w:tblStylePr>
    <w:tblStylePr w:type="band1Vert">
      <w:tblPr/>
      <w:tcPr>
        <w:shd w:val="clear" w:color="auto" w:fill="B4EFFF" w:themeFill="accent1" w:themeFillTint="3F"/>
      </w:tcPr>
    </w:tblStylePr>
    <w:tblStylePr w:type="band1Horz">
      <w:tblPr/>
      <w:tcPr>
        <w:shd w:val="clear" w:color="auto" w:fill="B4EFFF" w:themeFill="accent1" w:themeFillTint="3F"/>
      </w:tcPr>
    </w:tblStylePr>
  </w:style>
  <w:style w:type="table" w:styleId="Listemoyenne1-Accent2">
    <w:name w:val="Medium List 1 Accent 2"/>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Listemoyenne1-Accent3">
    <w:name w:val="Medium List 1 Accent 3"/>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Listemoyenne1-Accent4">
    <w:name w:val="Medium List 1 Accent 4"/>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Listemoyenne1-Accent5">
    <w:name w:val="Medium List 1 Accent 5"/>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Listemoyenne1-Accent6">
    <w:name w:val="Medium List 1 Accent 6"/>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Listemoyenne2">
    <w:name w:val="Medium List 2"/>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rPr>
        <w:sz w:val="24"/>
        <w:szCs w:val="24"/>
      </w:rPr>
      <w:tblPr/>
      <w:tcPr>
        <w:tcBorders>
          <w:top w:val="nil"/>
          <w:left w:val="nil"/>
          <w:bottom w:val="single" w:sz="24" w:space="0" w:color="00A4CF" w:themeColor="accent1"/>
          <w:right w:val="nil"/>
          <w:insideH w:val="nil"/>
          <w:insideV w:val="nil"/>
        </w:tcBorders>
        <w:shd w:val="clear" w:color="auto" w:fill="FFFFFF" w:themeFill="background1"/>
      </w:tcPr>
    </w:tblStylePr>
    <w:tblStylePr w:type="lastRow">
      <w:tblPr/>
      <w:tcPr>
        <w:tcBorders>
          <w:top w:val="single" w:sz="8" w:space="0" w:color="00A4C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4CF" w:themeColor="accent1"/>
          <w:insideH w:val="nil"/>
          <w:insideV w:val="nil"/>
        </w:tcBorders>
        <w:shd w:val="clear" w:color="auto" w:fill="FFFFFF" w:themeFill="background1"/>
      </w:tcPr>
    </w:tblStylePr>
    <w:tblStylePr w:type="lastCol">
      <w:tblPr/>
      <w:tcPr>
        <w:tcBorders>
          <w:top w:val="nil"/>
          <w:left w:val="single" w:sz="8" w:space="0" w:color="00A4C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top w:val="nil"/>
          <w:bottom w:val="nil"/>
          <w:insideH w:val="nil"/>
          <w:insideV w:val="nil"/>
        </w:tcBorders>
        <w:shd w:val="clear" w:color="auto" w:fill="B4EF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tblBorders>
    </w:tblPr>
    <w:tblStylePr w:type="firstRow">
      <w:pPr>
        <w:spacing w:before="0" w:after="0" w:line="240" w:lineRule="auto"/>
      </w:pPr>
      <w:rPr>
        <w:b/>
        <w:bCs/>
        <w:color w:val="FFFFFF" w:themeColor="background1"/>
      </w:rPr>
      <w:tblPr/>
      <w:tcPr>
        <w:tc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shd w:val="clear" w:color="auto" w:fill="00A4CF" w:themeFill="accent1"/>
      </w:tcPr>
    </w:tblStylePr>
    <w:tblStylePr w:type="lastRow">
      <w:pPr>
        <w:spacing w:before="0" w:after="0" w:line="240" w:lineRule="auto"/>
      </w:pPr>
      <w:rPr>
        <w:b/>
        <w:bCs/>
      </w:rPr>
      <w:tblPr/>
      <w:tcPr>
        <w:tcBorders>
          <w:top w:val="double" w:sz="6"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4EFFF" w:themeFill="accent1" w:themeFillTint="3F"/>
      </w:tcPr>
    </w:tblStylePr>
    <w:tblStylePr w:type="band1Horz">
      <w:tblPr/>
      <w:tcPr>
        <w:tcBorders>
          <w:insideH w:val="nil"/>
          <w:insideV w:val="nil"/>
        </w:tcBorders>
        <w:shd w:val="clear" w:color="auto" w:fill="B4EFFF"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4C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4CF" w:themeFill="accent1"/>
      </w:tcPr>
    </w:tblStylePr>
    <w:tblStylePr w:type="lastCol">
      <w:rPr>
        <w:b/>
        <w:bCs/>
        <w:color w:val="FFFFFF" w:themeColor="background1"/>
      </w:rPr>
      <w:tblPr/>
      <w:tcPr>
        <w:tcBorders>
          <w:left w:val="nil"/>
          <w:right w:val="nil"/>
          <w:insideH w:val="nil"/>
          <w:insideV w:val="nil"/>
        </w:tcBorders>
        <w:shd w:val="clear" w:color="auto" w:fill="00A4C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rsid w:val="00CF53D7"/>
    <w:rPr>
      <w:rFonts w:ascii="Times New Roman" w:hAnsi="Times New Roman" w:cs="Times New Roman"/>
      <w:sz w:val="24"/>
      <w:szCs w:val="24"/>
    </w:rPr>
  </w:style>
  <w:style w:type="paragraph" w:styleId="Retraitnormal">
    <w:name w:val="Normal Indent"/>
    <w:basedOn w:val="Normal"/>
    <w:uiPriority w:val="99"/>
    <w:semiHidden/>
    <w:rsid w:val="00CF53D7"/>
    <w:pPr>
      <w:ind w:left="720"/>
    </w:pPr>
  </w:style>
  <w:style w:type="paragraph" w:styleId="Titredenote">
    <w:name w:val="Note Heading"/>
    <w:basedOn w:val="Normal"/>
    <w:next w:val="Normal"/>
    <w:link w:val="TitredenoteCar"/>
    <w:uiPriority w:val="99"/>
    <w:semiHidden/>
    <w:rsid w:val="00CF53D7"/>
    <w:pPr>
      <w:spacing w:line="240" w:lineRule="auto"/>
    </w:pPr>
  </w:style>
  <w:style w:type="character" w:customStyle="1" w:styleId="TitredenoteCar">
    <w:name w:val="Titre de note Car"/>
    <w:basedOn w:val="Policepardfaut"/>
    <w:link w:val="Titredenote"/>
    <w:uiPriority w:val="99"/>
    <w:semiHidden/>
    <w:rsid w:val="00CB5ADC"/>
    <w:rPr>
      <w:rFonts w:ascii="Arial" w:hAnsi="Arial"/>
      <w:color w:val="2B2421" w:themeColor="text1"/>
      <w:sz w:val="21"/>
    </w:rPr>
  </w:style>
  <w:style w:type="character" w:styleId="Numrodepage">
    <w:name w:val="page number"/>
    <w:basedOn w:val="Policepardfaut"/>
    <w:uiPriority w:val="99"/>
    <w:semiHidden/>
    <w:rsid w:val="00CF53D7"/>
  </w:style>
  <w:style w:type="character" w:styleId="Textedelespacerserv">
    <w:name w:val="Placeholder Text"/>
    <w:basedOn w:val="Policepardfaut"/>
    <w:uiPriority w:val="99"/>
    <w:semiHidden/>
    <w:rsid w:val="00CF53D7"/>
    <w:rPr>
      <w:color w:val="808080"/>
    </w:rPr>
  </w:style>
  <w:style w:type="paragraph" w:styleId="Textebrut">
    <w:name w:val="Plain Text"/>
    <w:basedOn w:val="Normal"/>
    <w:link w:val="TextebrutCar"/>
    <w:uiPriority w:val="99"/>
    <w:semiHidden/>
    <w:rsid w:val="00CF53D7"/>
    <w:pPr>
      <w:spacing w:line="240" w:lineRule="auto"/>
    </w:pPr>
    <w:rPr>
      <w:rFonts w:ascii="Consolas" w:hAnsi="Consolas" w:cs="Consolas"/>
      <w:szCs w:val="21"/>
    </w:rPr>
  </w:style>
  <w:style w:type="character" w:customStyle="1" w:styleId="TextebrutCar">
    <w:name w:val="Texte brut Car"/>
    <w:basedOn w:val="Policepardfaut"/>
    <w:link w:val="Textebrut"/>
    <w:uiPriority w:val="99"/>
    <w:semiHidden/>
    <w:rsid w:val="00CB5ADC"/>
    <w:rPr>
      <w:rFonts w:ascii="Consolas" w:hAnsi="Consolas" w:cs="Consolas"/>
      <w:color w:val="2B2421" w:themeColor="text1"/>
      <w:sz w:val="21"/>
      <w:szCs w:val="21"/>
    </w:rPr>
  </w:style>
  <w:style w:type="paragraph" w:styleId="Citation">
    <w:name w:val="Quote"/>
    <w:basedOn w:val="Normal"/>
    <w:next w:val="Normal"/>
    <w:link w:val="CitationCar"/>
    <w:qFormat/>
    <w:rsid w:val="00CF53D7"/>
    <w:rPr>
      <w:i/>
      <w:iCs/>
    </w:rPr>
  </w:style>
  <w:style w:type="character" w:customStyle="1" w:styleId="CitationCar">
    <w:name w:val="Citation Car"/>
    <w:basedOn w:val="Policepardfaut"/>
    <w:link w:val="Citation"/>
    <w:rsid w:val="00CF53D7"/>
    <w:rPr>
      <w:rFonts w:ascii="Arial" w:hAnsi="Arial"/>
      <w:i/>
      <w:iCs/>
      <w:color w:val="2B2421" w:themeColor="text1"/>
      <w:sz w:val="21"/>
    </w:rPr>
  </w:style>
  <w:style w:type="paragraph" w:styleId="Salutations">
    <w:name w:val="Salutation"/>
    <w:basedOn w:val="Normal"/>
    <w:next w:val="Normal"/>
    <w:link w:val="SalutationsCar"/>
    <w:uiPriority w:val="99"/>
    <w:rsid w:val="00CF53D7"/>
  </w:style>
  <w:style w:type="character" w:customStyle="1" w:styleId="SalutationsCar">
    <w:name w:val="Salutations Car"/>
    <w:basedOn w:val="Policepardfaut"/>
    <w:link w:val="Salutations"/>
    <w:uiPriority w:val="99"/>
    <w:rsid w:val="00CB5ADC"/>
    <w:rPr>
      <w:rFonts w:ascii="Arial" w:hAnsi="Arial"/>
      <w:color w:val="2B2421" w:themeColor="text1"/>
      <w:sz w:val="21"/>
    </w:rPr>
  </w:style>
  <w:style w:type="paragraph" w:styleId="Signature">
    <w:name w:val="Signature"/>
    <w:basedOn w:val="Normal"/>
    <w:link w:val="SignatureCar"/>
    <w:uiPriority w:val="99"/>
    <w:semiHidden/>
    <w:rsid w:val="00CF53D7"/>
    <w:pPr>
      <w:spacing w:line="240" w:lineRule="auto"/>
      <w:ind w:left="4252"/>
    </w:pPr>
  </w:style>
  <w:style w:type="character" w:customStyle="1" w:styleId="SignatureCar">
    <w:name w:val="Signature Car"/>
    <w:basedOn w:val="Policepardfaut"/>
    <w:link w:val="Signature"/>
    <w:uiPriority w:val="99"/>
    <w:semiHidden/>
    <w:rsid w:val="00CB5ADC"/>
    <w:rPr>
      <w:rFonts w:ascii="Arial" w:hAnsi="Arial"/>
      <w:color w:val="2B2421" w:themeColor="text1"/>
      <w:sz w:val="21"/>
    </w:rPr>
  </w:style>
  <w:style w:type="character" w:styleId="lev">
    <w:name w:val="Strong"/>
    <w:basedOn w:val="Policepardfaut"/>
    <w:uiPriority w:val="22"/>
    <w:rsid w:val="00CF53D7"/>
    <w:rPr>
      <w:b/>
      <w:bCs/>
    </w:rPr>
  </w:style>
  <w:style w:type="character" w:styleId="Accentuationlgre">
    <w:name w:val="Subtle Emphasis"/>
    <w:basedOn w:val="Policepardfaut"/>
    <w:uiPriority w:val="19"/>
    <w:rsid w:val="00CF53D7"/>
    <w:rPr>
      <w:i/>
      <w:iCs/>
      <w:color w:val="A18D84" w:themeColor="text1" w:themeTint="7F"/>
    </w:rPr>
  </w:style>
  <w:style w:type="character" w:styleId="Rfrencelgre">
    <w:name w:val="Subtle Reference"/>
    <w:basedOn w:val="Policepardfaut"/>
    <w:uiPriority w:val="31"/>
    <w:rsid w:val="00CF53D7"/>
    <w:rPr>
      <w:smallCaps/>
      <w:color w:val="979892" w:themeColor="accent2"/>
      <w:u w:val="single"/>
    </w:rPr>
  </w:style>
  <w:style w:type="table" w:styleId="Effetsdetableau3D1">
    <w:name w:val="Table 3D effects 1"/>
    <w:basedOn w:val="Tableau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rsid w:val="00CF53D7"/>
    <w:pPr>
      <w:ind w:left="210" w:hanging="210"/>
    </w:pPr>
  </w:style>
  <w:style w:type="paragraph" w:styleId="Tabledesillustrations">
    <w:name w:val="table of figures"/>
    <w:basedOn w:val="Normal"/>
    <w:next w:val="Normal"/>
    <w:uiPriority w:val="99"/>
    <w:semiHidden/>
    <w:rsid w:val="00CF53D7"/>
  </w:style>
  <w:style w:type="table" w:styleId="Tableauprofessionnel">
    <w:name w:val="Table Professional"/>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0"/>
    <w:rsid w:val="00CF53D7"/>
    <w:pPr>
      <w:pBdr>
        <w:bottom w:val="single" w:sz="8" w:space="4" w:color="00A4CF"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reCar">
    <w:name w:val="Titre Car"/>
    <w:basedOn w:val="Policepardfaut"/>
    <w:link w:val="Titre"/>
    <w:uiPriority w:val="10"/>
    <w:rsid w:val="00CF53D7"/>
    <w:rPr>
      <w:rFonts w:asciiTheme="majorHAnsi" w:eastAsiaTheme="majorEastAsia" w:hAnsiTheme="majorHAnsi" w:cstheme="majorBidi"/>
      <w:color w:val="222640" w:themeColor="text2" w:themeShade="BF"/>
      <w:spacing w:val="5"/>
      <w:kern w:val="28"/>
      <w:sz w:val="52"/>
      <w:szCs w:val="52"/>
    </w:rPr>
  </w:style>
  <w:style w:type="paragraph" w:styleId="TitreTR">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M3">
    <w:name w:val="toc 3"/>
    <w:basedOn w:val="SAGETOC3"/>
    <w:next w:val="SAGEBodyText"/>
    <w:autoRedefine/>
    <w:uiPriority w:val="39"/>
    <w:rsid w:val="00492B94"/>
    <w:pPr>
      <w:tabs>
        <w:tab w:val="clear" w:pos="737"/>
        <w:tab w:val="clear" w:pos="6997"/>
      </w:tabs>
      <w:ind w:left="220" w:right="0" w:firstLine="0"/>
    </w:pPr>
    <w:rPr>
      <w:rFonts w:asciiTheme="minorHAnsi" w:hAnsiTheme="minorHAnsi" w:cstheme="minorHAnsi"/>
      <w:noProof w:val="0"/>
      <w:color w:val="51534A"/>
      <w:sz w:val="20"/>
      <w:szCs w:val="20"/>
    </w:rPr>
  </w:style>
  <w:style w:type="paragraph" w:styleId="TM4">
    <w:name w:val="toc 4"/>
    <w:basedOn w:val="Normal"/>
    <w:next w:val="Normal"/>
    <w:autoRedefine/>
    <w:uiPriority w:val="39"/>
    <w:rsid w:val="00492B94"/>
    <w:pPr>
      <w:ind w:left="440"/>
    </w:pPr>
    <w:rPr>
      <w:rFonts w:asciiTheme="minorHAnsi" w:hAnsiTheme="minorHAnsi" w:cstheme="minorHAnsi"/>
      <w:color w:val="51534A"/>
      <w:sz w:val="20"/>
      <w:szCs w:val="20"/>
    </w:rPr>
  </w:style>
  <w:style w:type="paragraph" w:styleId="TM5">
    <w:name w:val="toc 5"/>
    <w:basedOn w:val="Normal"/>
    <w:next w:val="Normal"/>
    <w:autoRedefine/>
    <w:uiPriority w:val="39"/>
    <w:rsid w:val="00CF53D7"/>
    <w:pPr>
      <w:ind w:left="660"/>
    </w:pPr>
    <w:rPr>
      <w:rFonts w:asciiTheme="minorHAnsi" w:hAnsiTheme="minorHAnsi" w:cstheme="minorHAnsi"/>
      <w:sz w:val="20"/>
      <w:szCs w:val="20"/>
    </w:rPr>
  </w:style>
  <w:style w:type="paragraph" w:styleId="TM6">
    <w:name w:val="toc 6"/>
    <w:basedOn w:val="Normal"/>
    <w:next w:val="Normal"/>
    <w:autoRedefine/>
    <w:uiPriority w:val="39"/>
    <w:rsid w:val="00CF53D7"/>
    <w:pPr>
      <w:ind w:left="880"/>
    </w:pPr>
    <w:rPr>
      <w:rFonts w:asciiTheme="minorHAnsi" w:hAnsiTheme="minorHAnsi" w:cstheme="minorHAnsi"/>
      <w:sz w:val="20"/>
      <w:szCs w:val="20"/>
    </w:rPr>
  </w:style>
  <w:style w:type="paragraph" w:styleId="TM7">
    <w:name w:val="toc 7"/>
    <w:basedOn w:val="Normal"/>
    <w:next w:val="Normal"/>
    <w:autoRedefine/>
    <w:uiPriority w:val="39"/>
    <w:rsid w:val="00CF53D7"/>
    <w:pPr>
      <w:ind w:left="1100"/>
    </w:pPr>
    <w:rPr>
      <w:rFonts w:asciiTheme="minorHAnsi" w:hAnsiTheme="minorHAnsi" w:cstheme="minorHAnsi"/>
      <w:sz w:val="20"/>
      <w:szCs w:val="20"/>
    </w:rPr>
  </w:style>
  <w:style w:type="paragraph" w:styleId="TM8">
    <w:name w:val="toc 8"/>
    <w:basedOn w:val="Normal"/>
    <w:next w:val="Normal"/>
    <w:autoRedefine/>
    <w:uiPriority w:val="39"/>
    <w:rsid w:val="00CF53D7"/>
    <w:pPr>
      <w:ind w:left="1320"/>
    </w:pPr>
    <w:rPr>
      <w:rFonts w:asciiTheme="minorHAnsi" w:hAnsiTheme="minorHAnsi" w:cstheme="minorHAnsi"/>
      <w:sz w:val="20"/>
      <w:szCs w:val="20"/>
    </w:rPr>
  </w:style>
  <w:style w:type="paragraph" w:styleId="TM9">
    <w:name w:val="toc 9"/>
    <w:basedOn w:val="Normal"/>
    <w:next w:val="Normal"/>
    <w:autoRedefine/>
    <w:uiPriority w:val="39"/>
    <w:rsid w:val="00CF53D7"/>
    <w:pPr>
      <w:ind w:left="1540"/>
    </w:pPr>
    <w:rPr>
      <w:rFonts w:asciiTheme="minorHAnsi" w:hAnsiTheme="minorHAnsi" w:cstheme="minorHAnsi"/>
      <w:sz w:val="20"/>
      <w:szCs w:val="20"/>
    </w:rPr>
  </w:style>
  <w:style w:type="paragraph" w:styleId="En-ttedetabledesmatires">
    <w:name w:val="TOC Heading"/>
    <w:basedOn w:val="Titre1"/>
    <w:next w:val="Normal"/>
    <w:uiPriority w:val="39"/>
    <w:qFormat/>
    <w:rsid w:val="00CF53D7"/>
    <w:pPr>
      <w:outlineLvl w:val="9"/>
    </w:pPr>
  </w:style>
  <w:style w:type="numbering" w:customStyle="1" w:styleId="ListTableBullets">
    <w:name w:val="__List Table Bullets"/>
    <w:basedOn w:val="Aucuneliste"/>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rPr>
  </w:style>
  <w:style w:type="paragraph" w:customStyle="1" w:styleId="SAGENumberBullet">
    <w:name w:val="SAGE_Number Bullet"/>
    <w:basedOn w:val="baseBody"/>
    <w:qFormat/>
    <w:rsid w:val="00C8307E"/>
    <w:pPr>
      <w:numPr>
        <w:numId w:val="24"/>
      </w:numPr>
    </w:pPr>
    <w:rPr>
      <w:color w:val="51534A"/>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C8307E"/>
    <w:pPr>
      <w:numPr>
        <w:numId w:val="28"/>
      </w:numPr>
      <w:tabs>
        <w:tab w:val="left" w:pos="680"/>
      </w:tabs>
    </w:pPr>
  </w:style>
  <w:style w:type="paragraph" w:customStyle="1" w:styleId="SAGEDefinitionword">
    <w:name w:val="SAGE_Definition word"/>
    <w:basedOn w:val="SAGEBodyText"/>
    <w:rsid w:val="005B23C8"/>
    <w:rPr>
      <w:color w:val="2E3456"/>
      <w:lang w:val="en-US"/>
    </w:rPr>
  </w:style>
  <w:style w:type="table" w:customStyle="1" w:styleId="SageTable">
    <w:name w:val="Sage Table"/>
    <w:basedOn w:val="TableauNormal"/>
    <w:next w:val="Grilledutableau"/>
    <w:rsid w:val="006D16D5"/>
    <w:pPr>
      <w:spacing w:before="60" w:after="60" w:line="240" w:lineRule="auto"/>
      <w:ind w:left="113" w:right="113"/>
    </w:pPr>
    <w:tblPr>
      <w:tblStyleRowBandSize w:val="1"/>
      <w:tblBorders>
        <w:insideH w:val="single" w:sz="8" w:space="0" w:color="00A4CF" w:themeColor="accent1"/>
      </w:tblBorders>
      <w:tblCellMar>
        <w:left w:w="0" w:type="dxa"/>
        <w:right w:w="0" w:type="dxa"/>
      </w:tblCellMar>
    </w:tblPr>
    <w:tcPr>
      <w:shd w:val="clear" w:color="auto" w:fill="auto"/>
      <w:tcMar>
        <w:left w:w="0" w:type="dxa"/>
        <w:right w:w="0" w:type="dxa"/>
      </w:tcMar>
      <w:vAlign w:val="center"/>
    </w:tcPr>
    <w:tblStylePr w:type="firstRow">
      <w:rPr>
        <w:rFonts w:asciiTheme="minorHAnsi" w:hAnsiTheme="minorHAnsi"/>
        <w:b w:val="0"/>
        <w:color w:val="FFFFFF" w:themeColor="background1"/>
        <w:sz w:val="22"/>
      </w:rPr>
      <w:tblPr/>
      <w:tcPr>
        <w:shd w:val="clear" w:color="auto" w:fill="00A4CF" w:themeFill="accent1"/>
      </w:tcPr>
    </w:tblStylePr>
  </w:style>
  <w:style w:type="paragraph" w:customStyle="1" w:styleId="SAGETitle">
    <w:name w:val="SAGE_Title"/>
    <w:basedOn w:val="Normal0"/>
    <w:rsid w:val="007414EF"/>
    <w:pPr>
      <w:spacing w:after="200" w:line="680" w:lineRule="exact"/>
      <w:contextualSpacing/>
    </w:pPr>
    <w:rPr>
      <w:b/>
      <w:color w:val="FFFFFF" w:themeColor="background1"/>
      <w:sz w:val="64"/>
      <w:szCs w:val="34"/>
    </w:rPr>
  </w:style>
  <w:style w:type="paragraph" w:customStyle="1" w:styleId="SAGETableSubtitle">
    <w:name w:val="SAGE_Table Subtitle"/>
    <w:basedOn w:val="Normal"/>
    <w:qFormat/>
    <w:rsid w:val="005714E0"/>
    <w:pPr>
      <w:spacing w:line="210" w:lineRule="atLeast"/>
      <w:ind w:left="113" w:right="113"/>
    </w:pPr>
    <w:rPr>
      <w:b/>
      <w:color w:val="FFFFFF" w:themeColor="background1"/>
    </w:rPr>
  </w:style>
  <w:style w:type="paragraph" w:customStyle="1" w:styleId="SAGESubtitle">
    <w:name w:val="SAGE_Subtitle"/>
    <w:basedOn w:val="SAGETitle"/>
    <w:rsid w:val="007414EF"/>
    <w:pPr>
      <w:spacing w:line="560" w:lineRule="atLeast"/>
    </w:pPr>
    <w:rPr>
      <w:b w:val="0"/>
      <w:color w:val="00DC00"/>
      <w:sz w:val="48"/>
      <w:lang w:val="en-US"/>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Corpsdetexte">
    <w:name w:val="Body Text"/>
    <w:basedOn w:val="Normal"/>
    <w:link w:val="CorpsdetexteCar"/>
    <w:semiHidden/>
    <w:rsid w:val="008E772E"/>
    <w:pPr>
      <w:spacing w:after="120"/>
    </w:pPr>
  </w:style>
  <w:style w:type="character" w:customStyle="1" w:styleId="CorpsdetexteCar">
    <w:name w:val="Corps de texte Car"/>
    <w:basedOn w:val="Policepardfaut"/>
    <w:link w:val="Corpsdetexte"/>
    <w:semiHidden/>
    <w:rsid w:val="008672C3"/>
    <w:rPr>
      <w:rFonts w:ascii="Arial" w:hAnsi="Arial"/>
    </w:rPr>
  </w:style>
  <w:style w:type="paragraph" w:customStyle="1" w:styleId="SAGEHeading4">
    <w:name w:val="SAGE_Heading 4"/>
    <w:basedOn w:val="SAGEBodyText"/>
    <w:next w:val="SAGEBodyText"/>
    <w:autoRedefine/>
    <w:rsid w:val="0085589B"/>
    <w:pPr>
      <w:spacing w:after="120"/>
      <w:outlineLvl w:val="3"/>
    </w:pPr>
    <w:rPr>
      <w:b/>
    </w:rPr>
  </w:style>
  <w:style w:type="numbering" w:customStyle="1" w:styleId="SAGEListStyle">
    <w:name w:val="SAGE_List Style"/>
    <w:basedOn w:val="Aucuneliste"/>
    <w:uiPriority w:val="99"/>
    <w:rsid w:val="001F720B"/>
    <w:pPr>
      <w:numPr>
        <w:numId w:val="34"/>
      </w:numPr>
    </w:pPr>
  </w:style>
  <w:style w:type="paragraph" w:customStyle="1" w:styleId="SageCallout">
    <w:name w:val="Sage_Callout"/>
    <w:next w:val="SAGEBodyText"/>
    <w:rsid w:val="00890577"/>
    <w:pPr>
      <w:framePr w:w="4536" w:hSpace="680" w:vSpace="284" w:wrap="around" w:vAnchor="text" w:hAnchor="margin" w:y="1"/>
      <w:spacing w:after="0" w:line="480" w:lineRule="exact"/>
    </w:pPr>
    <w:rPr>
      <w:rFonts w:ascii="Arial" w:hAnsi="Arial"/>
      <w:color w:val="00A4CF" w:themeColor="accent1"/>
      <w:sz w:val="40"/>
    </w:rPr>
  </w:style>
  <w:style w:type="paragraph" w:customStyle="1" w:styleId="SAGEIntdentedText">
    <w:name w:val="SAGE_Intdented Text"/>
    <w:basedOn w:val="SAGEBodyText"/>
    <w:rsid w:val="005B62E0"/>
    <w:pPr>
      <w:ind w:left="340"/>
    </w:pPr>
  </w:style>
  <w:style w:type="paragraph" w:customStyle="1" w:styleId="SAGETextCodesection">
    <w:name w:val="SAGE_Text Code (section)"/>
    <w:basedOn w:val="SAGEBodyText"/>
    <w:rsid w:val="00742FFE"/>
    <w:pPr>
      <w:spacing w:after="120" w:line="240" w:lineRule="auto"/>
      <w:ind w:left="360"/>
    </w:pPr>
    <w:rPr>
      <w:rFonts w:ascii="Consolas" w:hAnsi="Consolas"/>
      <w:color w:val="auto"/>
      <w:sz w:val="20"/>
      <w:lang w:val="en-US"/>
    </w:rPr>
  </w:style>
  <w:style w:type="character" w:customStyle="1" w:styleId="SAGETextCodeHighlightinline">
    <w:name w:val="SAGE_Text_Code Highlight (inline)"/>
    <w:basedOn w:val="Policepardfaut"/>
    <w:uiPriority w:val="1"/>
    <w:rsid w:val="00742FFE"/>
    <w:rPr>
      <w:rFonts w:ascii="Consolas" w:hAnsi="Consolas"/>
      <w:color w:val="00A4CF"/>
      <w:sz w:val="20"/>
    </w:rPr>
  </w:style>
  <w:style w:type="character" w:customStyle="1" w:styleId="SAGETextBoldListItem">
    <w:name w:val="SAGE_Text Bold List Item"/>
    <w:basedOn w:val="Policepardfaut"/>
    <w:uiPriority w:val="1"/>
    <w:rsid w:val="005C6329"/>
    <w:rPr>
      <w:b/>
      <w:color w:val="51534A"/>
    </w:rPr>
  </w:style>
  <w:style w:type="character" w:customStyle="1" w:styleId="SAGETextCodeinline">
    <w:name w:val="SAGE_Text Code (inline)"/>
    <w:basedOn w:val="Policepardfaut"/>
    <w:uiPriority w:val="1"/>
    <w:rsid w:val="00675B83"/>
    <w:rPr>
      <w:rFonts w:ascii="Consolas" w:hAnsi="Consolas"/>
      <w:sz w:val="20"/>
    </w:rPr>
  </w:style>
  <w:style w:type="paragraph" w:customStyle="1" w:styleId="SAGEAdmonitionExample">
    <w:name w:val="SAGE_Admonition Example"/>
    <w:basedOn w:val="Normal"/>
    <w:rsid w:val="005C6329"/>
    <w:pPr>
      <w:pBdr>
        <w:top w:val="single" w:sz="12" w:space="1" w:color="51534A"/>
        <w:left w:val="single" w:sz="12" w:space="4" w:color="51534A"/>
        <w:bottom w:val="single" w:sz="12" w:space="1" w:color="51534A"/>
        <w:right w:val="single" w:sz="12" w:space="4" w:color="51534A"/>
      </w:pBdr>
      <w:spacing w:after="120"/>
      <w:ind w:left="176" w:right="215"/>
      <w:contextualSpacing/>
    </w:pPr>
    <w:rPr>
      <w:color w:val="51534A"/>
      <w:lang w:val="en-US"/>
    </w:rPr>
  </w:style>
  <w:style w:type="character" w:customStyle="1" w:styleId="SAGETextFilename">
    <w:name w:val="SAGE_Text Filename"/>
    <w:basedOn w:val="Policepardfaut"/>
    <w:uiPriority w:val="1"/>
    <w:rsid w:val="00F7187F"/>
    <w:rPr>
      <w:color w:val="4178BE"/>
    </w:rPr>
  </w:style>
  <w:style w:type="character" w:customStyle="1" w:styleId="SAGETextInput">
    <w:name w:val="SAGE_Text Input"/>
    <w:basedOn w:val="Policepardfaut"/>
    <w:uiPriority w:val="1"/>
    <w:rsid w:val="008B15E4"/>
    <w:rPr>
      <w:b/>
      <w:color w:val="51534A"/>
    </w:rPr>
  </w:style>
  <w:style w:type="character" w:customStyle="1" w:styleId="SAGETextKeyboard">
    <w:name w:val="SAGE_Text Keyboard"/>
    <w:basedOn w:val="Policepardfaut"/>
    <w:uiPriority w:val="1"/>
    <w:rsid w:val="00294F97"/>
    <w:rPr>
      <w:b/>
    </w:rPr>
  </w:style>
  <w:style w:type="character" w:customStyle="1" w:styleId="SAGETextMenuUI">
    <w:name w:val="SAGE_Text Menu/UI"/>
    <w:basedOn w:val="Policepardfaut"/>
    <w:uiPriority w:val="1"/>
    <w:rsid w:val="001149F9"/>
    <w:rPr>
      <w:b/>
    </w:rPr>
  </w:style>
  <w:style w:type="paragraph" w:customStyle="1" w:styleId="SAGEBullet3">
    <w:name w:val="SAGE_Bullet 3"/>
    <w:basedOn w:val="SAGEBullet2"/>
    <w:rsid w:val="00B054A6"/>
    <w:pPr>
      <w:numPr>
        <w:numId w:val="36"/>
      </w:numPr>
    </w:pPr>
  </w:style>
  <w:style w:type="paragraph" w:customStyle="1" w:styleId="SAGEChecklist">
    <w:name w:val="SAGE_Checklist"/>
    <w:basedOn w:val="SAGEBullet1"/>
    <w:rsid w:val="000134FC"/>
    <w:pPr>
      <w:numPr>
        <w:numId w:val="37"/>
      </w:numPr>
      <w:ind w:left="360"/>
    </w:pPr>
    <w:rPr>
      <w:color w:val="auto"/>
      <w:lang w:val="en-US"/>
    </w:rPr>
  </w:style>
  <w:style w:type="paragraph" w:customStyle="1" w:styleId="SAGETaskBeforeYouStart">
    <w:name w:val="SAGE_Task Before You Start"/>
    <w:basedOn w:val="SAGEBodyText"/>
    <w:rsid w:val="000134FC"/>
    <w:pPr>
      <w:spacing w:before="240" w:after="120"/>
    </w:pPr>
    <w:rPr>
      <w:b/>
      <w:lang w:val="en-US"/>
    </w:rPr>
  </w:style>
  <w:style w:type="paragraph" w:customStyle="1" w:styleId="SAGENumberBullet2">
    <w:name w:val="SAGE_Number Bullet 2"/>
    <w:basedOn w:val="SAGENumberBullet"/>
    <w:rsid w:val="007F52EB"/>
    <w:pPr>
      <w:numPr>
        <w:numId w:val="38"/>
      </w:numPr>
      <w:ind w:left="1037" w:hanging="357"/>
    </w:pPr>
  </w:style>
  <w:style w:type="paragraph" w:customStyle="1" w:styleId="SAGEBoldListitem">
    <w:name w:val="SAGE_Bold List item"/>
    <w:basedOn w:val="SAGEBodyText"/>
    <w:rsid w:val="005A12AD"/>
    <w:rPr>
      <w:b/>
      <w:lang w:val="en-US"/>
    </w:rPr>
  </w:style>
  <w:style w:type="paragraph" w:customStyle="1" w:styleId="SAGEAdmonitionAlert">
    <w:name w:val="SAGE_Admonition Alert"/>
    <w:basedOn w:val="Normal"/>
    <w:rsid w:val="006C5500"/>
    <w:pPr>
      <w:pBdr>
        <w:top w:val="single" w:sz="12" w:space="6" w:color="FF5400"/>
        <w:left w:val="single" w:sz="12" w:space="4" w:color="FF5400"/>
        <w:bottom w:val="single" w:sz="12" w:space="6" w:color="FF5400"/>
        <w:right w:val="single" w:sz="12" w:space="4" w:color="FF5400"/>
      </w:pBdr>
      <w:spacing w:after="120"/>
      <w:ind w:left="176" w:right="215"/>
      <w:contextualSpacing/>
    </w:pPr>
    <w:rPr>
      <w:color w:val="51534A"/>
      <w:lang w:val="en-US"/>
    </w:rPr>
  </w:style>
  <w:style w:type="paragraph" w:customStyle="1" w:styleId="SAGEAdmonitionNote">
    <w:name w:val="SAGE_Admonition Note"/>
    <w:basedOn w:val="SAGEBodyText"/>
    <w:rsid w:val="00064511"/>
    <w:pPr>
      <w:pBdr>
        <w:top w:val="single" w:sz="12" w:space="6" w:color="00A4CF"/>
        <w:left w:val="single" w:sz="12" w:space="4" w:color="00A4CF"/>
        <w:bottom w:val="single" w:sz="12" w:space="6" w:color="00A4CF"/>
        <w:right w:val="single" w:sz="12" w:space="4" w:color="00A4CF"/>
      </w:pBdr>
      <w:spacing w:after="120"/>
      <w:ind w:left="173" w:right="216"/>
      <w:contextualSpacing/>
    </w:pPr>
    <w:rPr>
      <w:lang w:val="en-US"/>
    </w:rPr>
  </w:style>
  <w:style w:type="paragraph" w:customStyle="1" w:styleId="SageDefinitionReminderTerm">
    <w:name w:val="Sage_Definition &amp; Reminder Term"/>
    <w:basedOn w:val="Normal"/>
    <w:qFormat/>
    <w:rsid w:val="00D7743F"/>
    <w:pPr>
      <w:autoSpaceDE w:val="0"/>
      <w:autoSpaceDN w:val="0"/>
      <w:adjustRightInd w:val="0"/>
      <w:spacing w:line="240" w:lineRule="auto"/>
    </w:pPr>
    <w:rPr>
      <w:rFonts w:eastAsia="Calibri" w:cs="Arial"/>
      <w:b/>
      <w:caps/>
      <w:noProof/>
      <w:color w:val="00F5F5"/>
      <w:spacing w:val="6"/>
      <w:sz w:val="16"/>
      <w:szCs w:val="20"/>
      <w:lang w:val="en-US" w:eastAsia="fr-FR"/>
    </w:rPr>
  </w:style>
  <w:style w:type="paragraph" w:customStyle="1" w:styleId="Sage-Introduction">
    <w:name w:val="Sage-Introduction"/>
    <w:basedOn w:val="SAGEBodyText"/>
    <w:rsid w:val="00D7743F"/>
    <w:pPr>
      <w:jc w:val="both"/>
    </w:pPr>
    <w:rPr>
      <w:b/>
      <w:color w:val="00A4CF"/>
      <w:lang w:val="fr-FR"/>
    </w:rPr>
  </w:style>
  <w:style w:type="paragraph" w:customStyle="1" w:styleId="SageDefinitionReminderTipsText">
    <w:name w:val="Sage_Definition/Reminder/Tips Text"/>
    <w:basedOn w:val="Normal"/>
    <w:rsid w:val="00D7743F"/>
  </w:style>
  <w:style w:type="paragraph" w:customStyle="1" w:styleId="SageRelatedHeadings">
    <w:name w:val="Sage_Related Headings"/>
    <w:basedOn w:val="Normal"/>
    <w:rsid w:val="007414EF"/>
    <w:pPr>
      <w:autoSpaceDE w:val="0"/>
      <w:autoSpaceDN w:val="0"/>
      <w:adjustRightInd w:val="0"/>
      <w:spacing w:after="120" w:line="240" w:lineRule="auto"/>
    </w:pPr>
    <w:rPr>
      <w:rFonts w:eastAsia="Calibri" w:cs="Arial"/>
      <w:b/>
      <w:noProof/>
      <w:color w:val="FF448F"/>
      <w:sz w:val="26"/>
      <w:szCs w:val="26"/>
      <w:lang w:val="en-US" w:eastAsia="fr-FR"/>
    </w:rPr>
  </w:style>
  <w:style w:type="paragraph" w:customStyle="1" w:styleId="SageTipsandTricks">
    <w:name w:val="Sage_Tips and Tricks"/>
    <w:basedOn w:val="Normal"/>
    <w:rsid w:val="007414EF"/>
    <w:pPr>
      <w:autoSpaceDE w:val="0"/>
      <w:autoSpaceDN w:val="0"/>
      <w:adjustRightInd w:val="0"/>
      <w:spacing w:after="120" w:line="240" w:lineRule="auto"/>
    </w:pPr>
    <w:rPr>
      <w:rFonts w:eastAsia="Calibri" w:cs="Arial"/>
      <w:b/>
      <w:noProof/>
      <w:color w:val="FF5400"/>
      <w:sz w:val="26"/>
      <w:szCs w:val="26"/>
      <w:lang w:val="en-US" w:eastAsia="fr-FR"/>
    </w:rPr>
  </w:style>
  <w:style w:type="paragraph" w:customStyle="1" w:styleId="SageDefinitionsReminders">
    <w:name w:val="Sage_Definitions &amp; Reminders"/>
    <w:basedOn w:val="Normal"/>
    <w:rsid w:val="007414EF"/>
    <w:pPr>
      <w:autoSpaceDE w:val="0"/>
      <w:autoSpaceDN w:val="0"/>
      <w:adjustRightInd w:val="0"/>
      <w:spacing w:after="120" w:line="240" w:lineRule="auto"/>
    </w:pPr>
    <w:rPr>
      <w:rFonts w:eastAsia="Calibri" w:cs="Arial"/>
      <w:b/>
      <w:noProof/>
      <w:color w:val="00F5E1"/>
      <w:sz w:val="26"/>
      <w:szCs w:val="26"/>
      <w:lang w:val="en-US" w:eastAsia="fr-FR"/>
    </w:rPr>
  </w:style>
  <w:style w:type="paragraph" w:customStyle="1" w:styleId="SageGreenheading">
    <w:name w:val="Sage_Green heading"/>
    <w:basedOn w:val="Normal"/>
    <w:rsid w:val="00D7743F"/>
    <w:rPr>
      <w:b/>
      <w:color w:val="00DC00"/>
      <w:sz w:val="28"/>
      <w:szCs w:val="28"/>
      <w:lang w:val="fr-FR"/>
    </w:rPr>
  </w:style>
  <w:style w:type="character" w:customStyle="1" w:styleId="SageFunctionsParameters">
    <w:name w:val="Sage_Functions &amp; Parameters"/>
    <w:basedOn w:val="Policepardfaut"/>
    <w:uiPriority w:val="1"/>
    <w:rsid w:val="00D7743F"/>
    <w:rPr>
      <w:color w:val="FFFFFF" w:themeColor="background1"/>
    </w:rPr>
  </w:style>
  <w:style w:type="character" w:customStyle="1" w:styleId="SageFunctionsParametersnames">
    <w:name w:val="Sage_Functions &amp; Parameters names"/>
    <w:basedOn w:val="Policepardfaut"/>
    <w:uiPriority w:val="1"/>
    <w:rsid w:val="00D7743F"/>
    <w:rPr>
      <w:color w:val="FF448F"/>
    </w:rPr>
  </w:style>
  <w:style w:type="character" w:customStyle="1" w:styleId="SageImportant">
    <w:name w:val="Sage_Important"/>
    <w:basedOn w:val="SAGETextBoldListItem"/>
    <w:uiPriority w:val="1"/>
    <w:rsid w:val="00D7743F"/>
    <w:rPr>
      <w:b/>
      <w:color w:val="FF5400"/>
    </w:rPr>
  </w:style>
  <w:style w:type="character" w:customStyle="1" w:styleId="SageNote">
    <w:name w:val="Sage_Note"/>
    <w:basedOn w:val="SAGETextBoldListItem"/>
    <w:uiPriority w:val="1"/>
    <w:rsid w:val="00D7743F"/>
    <w:rPr>
      <w:b/>
      <w:color w:val="00A4CF"/>
    </w:rPr>
  </w:style>
  <w:style w:type="paragraph" w:customStyle="1" w:styleId="SageHeading2noTOC">
    <w:name w:val="Sage_Heading 2 (no TOC)"/>
    <w:basedOn w:val="SAGEHeading2"/>
    <w:link w:val="SageHeading2noTOCChar"/>
    <w:autoRedefine/>
    <w:qFormat/>
    <w:rsid w:val="0075644D"/>
    <w:pPr>
      <w:outlineLvl w:val="9"/>
    </w:pPr>
    <w:rPr>
      <w:lang w:val="fr-FR"/>
    </w:rPr>
  </w:style>
  <w:style w:type="character" w:customStyle="1" w:styleId="SageHeading2noTOCChar">
    <w:name w:val="Sage_Heading 2 (no TOC) Char"/>
    <w:basedOn w:val="Policepardfaut"/>
    <w:link w:val="SageHeading2noTOC"/>
    <w:rsid w:val="0075644D"/>
    <w:rPr>
      <w:rFonts w:ascii="Arial" w:hAnsi="Arial"/>
      <w:b/>
      <w:color w:val="51534A"/>
      <w:sz w:val="30"/>
      <w:lang w:val="fr-FR"/>
    </w:rPr>
  </w:style>
  <w:style w:type="paragraph" w:customStyle="1" w:styleId="SAGENumberedList">
    <w:name w:val="SAGE_Numbered List"/>
    <w:basedOn w:val="baseBody"/>
    <w:qFormat/>
    <w:rsid w:val="002F7BC0"/>
    <w:pPr>
      <w:ind w:left="340" w:hanging="340"/>
    </w:pPr>
    <w:rPr>
      <w:lang w:val="en-US"/>
    </w:rPr>
  </w:style>
  <w:style w:type="paragraph" w:customStyle="1" w:styleId="SAGEAdmonitionWarning">
    <w:name w:val="SAGE_Admonition Warning"/>
    <w:basedOn w:val="baseBody"/>
    <w:qFormat/>
    <w:rsid w:val="002F7BC0"/>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character" w:customStyle="1" w:styleId="SAGETextUI">
    <w:name w:val="SAGE_Text UI"/>
    <w:basedOn w:val="Policepardfaut"/>
    <w:uiPriority w:val="1"/>
    <w:rsid w:val="002F7BC0"/>
    <w:rPr>
      <w:b/>
    </w:rPr>
  </w:style>
  <w:style w:type="character" w:customStyle="1" w:styleId="SAGETextMenu">
    <w:name w:val="SAGE_Text Menu"/>
    <w:basedOn w:val="Policepardfaut"/>
    <w:uiPriority w:val="1"/>
    <w:rsid w:val="002F7BC0"/>
    <w:rPr>
      <w:b/>
    </w:rPr>
  </w:style>
  <w:style w:type="character" w:customStyle="1" w:styleId="SAGETextEmphasis">
    <w:name w:val="SAGE_Text Emphasis"/>
    <w:basedOn w:val="Policepardfaut"/>
    <w:uiPriority w:val="1"/>
    <w:rsid w:val="002F7BC0"/>
    <w:rPr>
      <w:i/>
    </w:rPr>
  </w:style>
  <w:style w:type="paragraph" w:customStyle="1" w:styleId="SAGETaskIntro">
    <w:name w:val="SAGE_Task Intro"/>
    <w:basedOn w:val="SAGEBodyText"/>
    <w:rsid w:val="002F7BC0"/>
    <w:pPr>
      <w:spacing w:before="240" w:after="120"/>
    </w:pPr>
    <w:rPr>
      <w:b/>
      <w:color w:val="auto"/>
      <w:lang w:val="en-US"/>
    </w:rPr>
  </w:style>
  <w:style w:type="paragraph" w:customStyle="1" w:styleId="SAGETaskNextSteps">
    <w:name w:val="SAGE_Task Next Steps"/>
    <w:basedOn w:val="SAGEBodyText"/>
    <w:rsid w:val="002F7BC0"/>
    <w:pPr>
      <w:spacing w:before="240" w:after="120"/>
    </w:pPr>
    <w:rPr>
      <w:b/>
      <w:color w:val="auto"/>
      <w:lang w:val="en-US"/>
    </w:rPr>
  </w:style>
  <w:style w:type="paragraph" w:customStyle="1" w:styleId="SAGEAdmonitionTip">
    <w:name w:val="SAGE_Admonition Tip"/>
    <w:basedOn w:val="SAGEAdmonitionNote"/>
    <w:rsid w:val="002F7BC0"/>
    <w:pPr>
      <w:pBdr>
        <w:top w:val="single" w:sz="8" w:space="6" w:color="00DC00"/>
        <w:left w:val="single" w:sz="8" w:space="4" w:color="00DC00"/>
        <w:bottom w:val="single" w:sz="8" w:space="6" w:color="00DC00"/>
        <w:right w:val="single" w:sz="8" w:space="4" w:color="00DC00"/>
      </w:pBdr>
    </w:pPr>
    <w:rPr>
      <w:color w:val="auto"/>
    </w:rPr>
  </w:style>
  <w:style w:type="paragraph" w:customStyle="1" w:styleId="SageNumberedList2">
    <w:name w:val="Sage_Numbered List 2"/>
    <w:basedOn w:val="SAGENumberedList"/>
    <w:rsid w:val="002F7BC0"/>
    <w:pPr>
      <w:ind w:left="720" w:hanging="360"/>
    </w:pPr>
  </w:style>
  <w:style w:type="paragraph" w:customStyle="1" w:styleId="SAGENumberedList3">
    <w:name w:val="SAGE_Numbered List 3"/>
    <w:basedOn w:val="SAGENumberedList"/>
    <w:rsid w:val="002F7BC0"/>
    <w:pPr>
      <w:ind w:left="1170" w:hanging="270"/>
    </w:pPr>
  </w:style>
  <w:style w:type="paragraph" w:customStyle="1" w:styleId="SAGEAdmonitionImportant">
    <w:name w:val="SAGE_Admonition Important"/>
    <w:basedOn w:val="SAGEAdmonitionNote"/>
    <w:rsid w:val="002F7BC0"/>
    <w:pPr>
      <w:pBdr>
        <w:top w:val="single" w:sz="4" w:space="6" w:color="FF5400"/>
        <w:left w:val="single" w:sz="4" w:space="4" w:color="FF5400"/>
        <w:bottom w:val="single" w:sz="4" w:space="6" w:color="FF5400"/>
        <w:right w:val="single" w:sz="4" w:space="4" w:color="FF5400"/>
      </w:pBdr>
    </w:pPr>
    <w:rPr>
      <w:color w:val="auto"/>
    </w:rPr>
  </w:style>
  <w:style w:type="table" w:customStyle="1" w:styleId="SageTable2">
    <w:name w:val="Sage Table 2"/>
    <w:basedOn w:val="SageTable"/>
    <w:uiPriority w:val="99"/>
    <w:rsid w:val="002F7BC0"/>
    <w:pPr>
      <w:spacing w:after="0"/>
    </w:pPr>
    <w:tblPr>
      <w:tblBorders>
        <w:top w:val="single" w:sz="4" w:space="0" w:color="2B2421" w:themeColor="text1"/>
        <w:left w:val="single" w:sz="4" w:space="0" w:color="2B2421" w:themeColor="text1"/>
        <w:bottom w:val="single" w:sz="4" w:space="0" w:color="2B2421" w:themeColor="text1"/>
        <w:right w:val="single" w:sz="4" w:space="0" w:color="2B2421" w:themeColor="text1"/>
        <w:insideH w:val="none" w:sz="0" w:space="0" w:color="auto"/>
        <w:insideV w:val="single" w:sz="4" w:space="0" w:color="2B2421" w:themeColor="text1"/>
      </w:tblBorders>
    </w:tblPr>
    <w:tcPr>
      <w:shd w:val="clear" w:color="auto" w:fill="auto"/>
      <w:vAlign w:val="top"/>
    </w:tcPr>
    <w:tblStylePr w:type="firstRow">
      <w:rPr>
        <w:rFonts w:asciiTheme="minorHAnsi" w:hAnsiTheme="minorHAnsi"/>
        <w:b/>
        <w:color w:val="FFFFFF" w:themeColor="background1"/>
        <w:sz w:val="22"/>
      </w:rPr>
      <w:tblPr/>
      <w:tcPr>
        <w:tcBorders>
          <w:top w:val="single" w:sz="4" w:space="0" w:color="2B2421" w:themeColor="text1"/>
          <w:left w:val="single" w:sz="4" w:space="0" w:color="2B2421" w:themeColor="text1"/>
          <w:bottom w:val="single" w:sz="4" w:space="0" w:color="2B2421" w:themeColor="text1"/>
          <w:right w:val="single" w:sz="4" w:space="0" w:color="2B2421" w:themeColor="text1"/>
          <w:insideH w:val="single" w:sz="4" w:space="0" w:color="2B2421" w:themeColor="text1"/>
          <w:insideV w:val="single" w:sz="4" w:space="0" w:color="2B2421" w:themeColor="text1"/>
        </w:tcBorders>
        <w:shd w:val="clear" w:color="auto" w:fill="A90163"/>
      </w:tcPr>
    </w:tblStylePr>
  </w:style>
  <w:style w:type="paragraph" w:customStyle="1" w:styleId="SAGEBullet4">
    <w:name w:val="SAGE_Bullet 4"/>
    <w:basedOn w:val="SAGEBullet3"/>
    <w:rsid w:val="002F7BC0"/>
    <w:pPr>
      <w:tabs>
        <w:tab w:val="left" w:pos="1080"/>
      </w:tabs>
      <w:ind w:left="1530"/>
    </w:pPr>
    <w:rPr>
      <w:color w:val="auto"/>
      <w:lang w:val="en-US"/>
    </w:rPr>
  </w:style>
  <w:style w:type="paragraph" w:customStyle="1" w:styleId="SAGEHeader">
    <w:name w:val="SAGE_Header"/>
    <w:basedOn w:val="SAGEPageNumber"/>
    <w:rsid w:val="002F7BC0"/>
    <w:pPr>
      <w:spacing w:after="600"/>
    </w:pPr>
    <w:rPr>
      <w:lang w:val="en-US"/>
    </w:rPr>
  </w:style>
  <w:style w:type="paragraph" w:customStyle="1" w:styleId="SAGEAlert">
    <w:name w:val="SAGE_Alert"/>
    <w:basedOn w:val="SAGEAdmonitionWarning"/>
    <w:rsid w:val="002F7BC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Grillemoyenne11">
    <w:name w:val="Grille moyenne 11"/>
    <w:uiPriority w:val="99"/>
    <w:semiHidden/>
    <w:rsid w:val="002F7BC0"/>
    <w:rPr>
      <w:color w:val="808080"/>
    </w:rPr>
  </w:style>
  <w:style w:type="paragraph" w:customStyle="1" w:styleId="Documenttitle">
    <w:name w:val="Document title"/>
    <w:basedOn w:val="Normal"/>
    <w:qFormat/>
    <w:rsid w:val="002F7BC0"/>
    <w:pPr>
      <w:pBdr>
        <w:top w:val="dotted" w:sz="18" w:space="4" w:color="34B233"/>
        <w:bottom w:val="dotted" w:sz="18" w:space="5" w:color="34B233"/>
      </w:pBdr>
      <w:spacing w:after="200" w:line="0" w:lineRule="auto"/>
    </w:pPr>
    <w:rPr>
      <w:rFonts w:asciiTheme="minorHAnsi" w:eastAsia="Times New Roman" w:hAnsiTheme="minorHAnsi"/>
      <w:color w:val="34B233"/>
      <w:sz w:val="96"/>
      <w:lang w:val="en-US"/>
    </w:rPr>
  </w:style>
  <w:style w:type="paragraph" w:customStyle="1" w:styleId="Associes">
    <w:name w:val="Associes"/>
    <w:basedOn w:val="Normal"/>
    <w:qFormat/>
    <w:rsid w:val="002F7BC0"/>
    <w:pPr>
      <w:pBdr>
        <w:top w:val="dotted" w:sz="8" w:space="1" w:color="007F64"/>
        <w:bottom w:val="dotted" w:sz="8" w:space="1" w:color="007F64"/>
      </w:pBdr>
      <w:spacing w:after="120" w:line="0" w:lineRule="auto"/>
    </w:pPr>
    <w:rPr>
      <w:rFonts w:asciiTheme="minorHAnsi" w:eastAsia="Times New Roman" w:hAnsiTheme="minorHAnsi"/>
      <w:b/>
      <w:color w:val="007F64"/>
      <w:sz w:val="26"/>
      <w:lang w:val="en-US"/>
    </w:rPr>
  </w:style>
  <w:style w:type="paragraph" w:customStyle="1" w:styleId="Firstintroduction">
    <w:name w:val="First introduction"/>
    <w:basedOn w:val="Normal"/>
    <w:next w:val="Normal"/>
    <w:qFormat/>
    <w:rsid w:val="002F7BC0"/>
    <w:pPr>
      <w:tabs>
        <w:tab w:val="left" w:pos="426"/>
      </w:tabs>
      <w:spacing w:after="120" w:line="0" w:lineRule="auto"/>
      <w:contextualSpacing/>
    </w:pPr>
    <w:rPr>
      <w:rFonts w:asciiTheme="minorHAnsi" w:eastAsia="Times New Roman" w:hAnsiTheme="minorHAnsi"/>
      <w:b/>
      <w:color w:val="34B233"/>
      <w:lang w:val="en-US"/>
    </w:rPr>
  </w:style>
  <w:style w:type="paragraph" w:customStyle="1" w:styleId="Versionnumber">
    <w:name w:val="Version number"/>
    <w:basedOn w:val="Normal"/>
    <w:rsid w:val="002F7BC0"/>
    <w:pPr>
      <w:spacing w:after="200" w:line="0" w:lineRule="auto"/>
    </w:pPr>
    <w:rPr>
      <w:rFonts w:ascii="Tahoma" w:eastAsia="Times New Roman" w:hAnsi="Tahoma"/>
      <w:color w:val="747476"/>
      <w:sz w:val="28"/>
      <w:szCs w:val="24"/>
    </w:rPr>
  </w:style>
  <w:style w:type="paragraph" w:customStyle="1" w:styleId="TitreDocument">
    <w:name w:val="Titre Document"/>
    <w:basedOn w:val="Versionnumber"/>
    <w:rsid w:val="002F7BC0"/>
    <w:pPr>
      <w:spacing w:before="1400"/>
    </w:pPr>
    <w:rPr>
      <w:b/>
      <w:color w:val="B7C100"/>
      <w:sz w:val="72"/>
    </w:rPr>
  </w:style>
  <w:style w:type="character" w:customStyle="1" w:styleId="FirstPageTitleCar">
    <w:name w:val="FirstPage_Title Car"/>
    <w:link w:val="FirstPageTitle"/>
    <w:locked/>
    <w:rsid w:val="002F7BC0"/>
    <w:rPr>
      <w:rFonts w:ascii="Tahoma" w:eastAsia="Times New Roman" w:hAnsi="Tahoma" w:cs="Arial"/>
      <w:noProof/>
      <w:color w:val="747476"/>
      <w:sz w:val="72"/>
      <w:szCs w:val="24"/>
      <w:lang w:val="en-US"/>
    </w:rPr>
  </w:style>
  <w:style w:type="paragraph" w:customStyle="1" w:styleId="FirstPageTitle">
    <w:name w:val="FirstPage_Title"/>
    <w:basedOn w:val="Titre1"/>
    <w:link w:val="FirstPageTitleCar"/>
    <w:autoRedefine/>
    <w:rsid w:val="002F7BC0"/>
    <w:pPr>
      <w:keepLines w:val="0"/>
      <w:pageBreakBefore/>
      <w:spacing w:before="0" w:after="240" w:line="0" w:lineRule="auto"/>
    </w:pPr>
    <w:rPr>
      <w:rFonts w:ascii="Tahoma" w:eastAsia="Times New Roman" w:hAnsi="Tahoma" w:cs="Arial"/>
      <w:b w:val="0"/>
      <w:bCs w:val="0"/>
      <w:noProof/>
      <w:color w:val="747476"/>
      <w:sz w:val="72"/>
      <w:szCs w:val="24"/>
      <w:lang w:val="en-US"/>
    </w:rPr>
  </w:style>
  <w:style w:type="character" w:customStyle="1" w:styleId="Specification2CarCar">
    <w:name w:val="Specification2 Car Car"/>
    <w:link w:val="Specification2"/>
    <w:locked/>
    <w:rsid w:val="002F7BC0"/>
    <w:rPr>
      <w:rFonts w:ascii="Tahoma" w:eastAsia="Times New Roman" w:hAnsi="Tahoma"/>
      <w:color w:val="747476"/>
      <w:sz w:val="44"/>
      <w:szCs w:val="24"/>
    </w:rPr>
  </w:style>
  <w:style w:type="paragraph" w:customStyle="1" w:styleId="Specification2">
    <w:name w:val="Specification2"/>
    <w:basedOn w:val="FirstPageTitle"/>
    <w:link w:val="Specification2CarCar"/>
    <w:rsid w:val="002F7BC0"/>
    <w:pPr>
      <w:spacing w:before="240" w:after="60"/>
    </w:pPr>
    <w:rPr>
      <w:rFonts w:cstheme="minorBidi"/>
      <w:noProof w:val="0"/>
      <w:sz w:val="44"/>
      <w:lang w:val="en-GB"/>
    </w:rPr>
  </w:style>
  <w:style w:type="paragraph" w:customStyle="1" w:styleId="Bullet1">
    <w:name w:val="Bullet 1"/>
    <w:basedOn w:val="Normal"/>
    <w:qFormat/>
    <w:rsid w:val="002F7BC0"/>
    <w:pPr>
      <w:spacing w:before="40" w:after="40" w:line="260" w:lineRule="exact"/>
      <w:ind w:left="360" w:hanging="360"/>
    </w:pPr>
    <w:rPr>
      <w:rFonts w:asciiTheme="minorHAnsi" w:eastAsia="Times New Roman" w:hAnsiTheme="minorHAnsi"/>
      <w:color w:val="2B2421" w:themeColor="text1"/>
      <w:lang w:val="en-US"/>
    </w:rPr>
  </w:style>
  <w:style w:type="paragraph" w:styleId="Rvision">
    <w:name w:val="Revision"/>
    <w:hidden/>
    <w:uiPriority w:val="99"/>
    <w:semiHidden/>
    <w:rsid w:val="002F7BC0"/>
    <w:pPr>
      <w:spacing w:after="0" w:line="240" w:lineRule="auto"/>
    </w:pPr>
    <w:rPr>
      <w:rFonts w:ascii="Arial" w:hAnsi="Arial"/>
    </w:rPr>
  </w:style>
  <w:style w:type="paragraph" w:customStyle="1" w:styleId="TitreRappels">
    <w:name w:val="TitreRappels"/>
    <w:basedOn w:val="Normal"/>
    <w:qFormat/>
    <w:rsid w:val="002F7BC0"/>
    <w:pPr>
      <w:spacing w:after="200" w:line="0" w:lineRule="auto"/>
    </w:pPr>
    <w:rPr>
      <w:rFonts w:asciiTheme="minorHAnsi" w:eastAsia="Times New Roman" w:hAnsiTheme="minorHAnsi"/>
      <w:b/>
      <w:caps/>
      <w:color w:val="34B233"/>
      <w:spacing w:val="6"/>
      <w:sz w:val="16"/>
      <w:lang w:val="en-US"/>
    </w:rPr>
  </w:style>
  <w:style w:type="paragraph" w:customStyle="1" w:styleId="NormalDroite">
    <w:name w:val="NormalDroite"/>
    <w:basedOn w:val="Normal"/>
    <w:qFormat/>
    <w:rsid w:val="002F7BC0"/>
    <w:pPr>
      <w:spacing w:after="200" w:line="0" w:lineRule="auto"/>
    </w:pPr>
    <w:rPr>
      <w:rFonts w:asciiTheme="minorHAnsi" w:eastAsia="Times New Roman" w:hAnsiTheme="minorHAnsi"/>
      <w:b/>
      <w:color w:val="FFFFFF" w:themeColor="background1"/>
      <w:sz w:val="18"/>
    </w:rPr>
  </w:style>
  <w:style w:type="paragraph" w:customStyle="1" w:styleId="Astuces">
    <w:name w:val="Astuces"/>
    <w:basedOn w:val="Normal"/>
    <w:qFormat/>
    <w:rsid w:val="002F7BC0"/>
    <w:pPr>
      <w:spacing w:after="200" w:line="0" w:lineRule="auto"/>
      <w:jc w:val="center"/>
    </w:pPr>
    <w:rPr>
      <w:rFonts w:asciiTheme="minorHAnsi" w:eastAsia="Times New Roman" w:hAnsiTheme="minorHAnsi"/>
      <w:b/>
      <w:color w:val="FFFFFF" w:themeColor="background1"/>
      <w:lang w:val="en-US"/>
    </w:rPr>
  </w:style>
  <w:style w:type="paragraph" w:customStyle="1" w:styleId="EnTete">
    <w:name w:val="EnTete"/>
    <w:basedOn w:val="Normal"/>
    <w:qFormat/>
    <w:rsid w:val="002F7BC0"/>
    <w:pPr>
      <w:spacing w:after="200" w:line="0" w:lineRule="auto"/>
    </w:pPr>
    <w:rPr>
      <w:rFonts w:asciiTheme="minorHAnsi" w:eastAsia="Times New Roman" w:hAnsiTheme="minorHAnsi"/>
      <w:b/>
      <w:color w:val="2B2421" w:themeColor="text1"/>
      <w:lang w:val="en-US"/>
    </w:rPr>
  </w:style>
  <w:style w:type="paragraph" w:customStyle="1" w:styleId="Title3">
    <w:name w:val="Title3"/>
    <w:basedOn w:val="Normal"/>
    <w:next w:val="Normal"/>
    <w:qFormat/>
    <w:rsid w:val="002F7BC0"/>
    <w:pPr>
      <w:spacing w:before="200" w:after="40" w:line="0" w:lineRule="auto"/>
    </w:pPr>
    <w:rPr>
      <w:rFonts w:asciiTheme="minorHAnsi" w:eastAsia="Times New Roman" w:hAnsiTheme="minorHAnsi"/>
      <w:b/>
      <w:color w:val="007F64"/>
      <w:sz w:val="28"/>
      <w:szCs w:val="28"/>
    </w:rPr>
  </w:style>
  <w:style w:type="paragraph" w:customStyle="1" w:styleId="TitreSommaire">
    <w:name w:val="TitreSommaire"/>
    <w:basedOn w:val="Titre1"/>
    <w:next w:val="Normal"/>
    <w:qFormat/>
    <w:rsid w:val="002F7BC0"/>
    <w:pPr>
      <w:keepNext w:val="0"/>
      <w:keepLines w:val="0"/>
      <w:pageBreakBefore/>
      <w:spacing w:before="0" w:after="240" w:line="0" w:lineRule="auto"/>
    </w:pPr>
    <w:rPr>
      <w:rFonts w:asciiTheme="minorHAnsi" w:hAnsiTheme="minorHAnsi" w:cstheme="minorBidi"/>
      <w:b w:val="0"/>
      <w:bCs w:val="0"/>
      <w:noProof/>
      <w:color w:val="007F64"/>
      <w:sz w:val="40"/>
      <w:szCs w:val="44"/>
      <w:lang w:val="en-US"/>
    </w:rPr>
  </w:style>
  <w:style w:type="paragraph" w:customStyle="1" w:styleId="PiedDePage0">
    <w:name w:val="PiedDePage"/>
    <w:basedOn w:val="Normal"/>
    <w:qFormat/>
    <w:rsid w:val="002F7BC0"/>
    <w:pPr>
      <w:spacing w:after="200" w:line="0" w:lineRule="auto"/>
      <w:ind w:right="-3694"/>
    </w:pPr>
    <w:rPr>
      <w:rFonts w:asciiTheme="minorHAnsi" w:eastAsia="Times New Roman" w:hAnsiTheme="minorHAnsi"/>
      <w:b/>
      <w:color w:val="2B2421" w:themeColor="text1"/>
      <w:lang w:val="en-US"/>
    </w:rPr>
  </w:style>
  <w:style w:type="paragraph" w:customStyle="1" w:styleId="Moreinfo">
    <w:name w:val="More info"/>
    <w:basedOn w:val="Normal"/>
    <w:qFormat/>
    <w:rsid w:val="002F7BC0"/>
    <w:pPr>
      <w:shd w:val="clear" w:color="auto" w:fill="00B0F0"/>
      <w:spacing w:before="120" w:after="120" w:line="0" w:lineRule="auto"/>
      <w:ind w:left="357" w:hanging="357"/>
    </w:pPr>
    <w:rPr>
      <w:rFonts w:asciiTheme="minorHAnsi" w:eastAsia="Times New Roman" w:hAnsiTheme="minorHAnsi"/>
      <w:b/>
      <w:color w:val="FFFFFF" w:themeColor="background1"/>
      <w:lang w:val="en-US"/>
    </w:rPr>
  </w:style>
  <w:style w:type="paragraph" w:customStyle="1" w:styleId="Furtherinfo">
    <w:name w:val="Further info"/>
    <w:basedOn w:val="Normal"/>
    <w:qFormat/>
    <w:rsid w:val="002F7BC0"/>
    <w:pPr>
      <w:shd w:val="clear" w:color="auto" w:fill="8053D1"/>
      <w:spacing w:before="120" w:after="120" w:line="0" w:lineRule="auto"/>
      <w:contextualSpacing/>
    </w:pPr>
    <w:rPr>
      <w:rFonts w:asciiTheme="minorHAnsi" w:eastAsia="Times New Roman" w:hAnsiTheme="minorHAnsi"/>
      <w:b/>
      <w:color w:val="FFFFFF" w:themeColor="background1"/>
      <w:lang w:val="en-US"/>
    </w:rPr>
  </w:style>
  <w:style w:type="paragraph" w:customStyle="1" w:styleId="Warning">
    <w:name w:val="Warning"/>
    <w:basedOn w:val="Normal"/>
    <w:qFormat/>
    <w:rsid w:val="002F7BC0"/>
    <w:pPr>
      <w:shd w:val="clear" w:color="auto" w:fill="FF5800"/>
      <w:spacing w:before="120" w:after="120" w:line="0" w:lineRule="auto"/>
      <w:contextualSpacing/>
    </w:pPr>
    <w:rPr>
      <w:rFonts w:asciiTheme="minorHAnsi" w:eastAsia="Times New Roman" w:hAnsiTheme="minorHAnsi"/>
      <w:b/>
      <w:color w:val="FFFFFF" w:themeColor="background1"/>
      <w:lang w:val="en-US"/>
    </w:rPr>
  </w:style>
  <w:style w:type="paragraph" w:customStyle="1" w:styleId="Bullet2">
    <w:name w:val="Bullet 2"/>
    <w:basedOn w:val="Bullet1"/>
    <w:qFormat/>
    <w:rsid w:val="002F7BC0"/>
    <w:pPr>
      <w:spacing w:line="240" w:lineRule="auto"/>
      <w:ind w:left="1437"/>
    </w:pPr>
  </w:style>
  <w:style w:type="paragraph" w:customStyle="1" w:styleId="Bullet3">
    <w:name w:val="Bullet 3"/>
    <w:basedOn w:val="Bullet2"/>
    <w:qFormat/>
    <w:rsid w:val="002F7BC0"/>
    <w:pPr>
      <w:ind w:left="1797"/>
    </w:pPr>
  </w:style>
  <w:style w:type="paragraph" w:customStyle="1" w:styleId="Documentdescription">
    <w:name w:val="Document description"/>
    <w:basedOn w:val="Normal"/>
    <w:link w:val="DocumentdescriptionCar"/>
    <w:qFormat/>
    <w:rsid w:val="002F7BC0"/>
    <w:pPr>
      <w:spacing w:after="200" w:line="0" w:lineRule="auto"/>
    </w:pPr>
    <w:rPr>
      <w:rFonts w:asciiTheme="minorHAnsi" w:eastAsia="Times New Roman" w:hAnsiTheme="minorHAnsi"/>
      <w:color w:val="2B2421" w:themeColor="text1"/>
      <w:lang w:val="en-US"/>
    </w:rPr>
  </w:style>
  <w:style w:type="character" w:customStyle="1" w:styleId="DocumentdescriptionCar">
    <w:name w:val="Document description Car"/>
    <w:basedOn w:val="Policepardfaut"/>
    <w:link w:val="Documentdescription"/>
    <w:rsid w:val="002F7BC0"/>
    <w:rPr>
      <w:rFonts w:eastAsia="Times New Roman"/>
      <w:color w:val="2B2421" w:themeColor="text1"/>
      <w:lang w:val="en-US"/>
    </w:rPr>
  </w:style>
  <w:style w:type="paragraph" w:customStyle="1" w:styleId="Sagepagenumber0">
    <w:name w:val="Sage _pagenumber"/>
    <w:basedOn w:val="Normal"/>
    <w:rsid w:val="002F7BC0"/>
    <w:pPr>
      <w:spacing w:after="200" w:line="0" w:lineRule="auto"/>
      <w:jc w:val="right"/>
    </w:pPr>
    <w:rPr>
      <w:rFonts w:asciiTheme="minorHAnsi" w:eastAsia="Times New Roman" w:hAnsiTheme="minorHAnsi"/>
      <w:color w:val="2B2421" w:themeColor="text1"/>
      <w:sz w:val="15"/>
      <w:lang w:val="en-US"/>
    </w:rPr>
  </w:style>
  <w:style w:type="paragraph" w:customStyle="1" w:styleId="Numberbullet">
    <w:name w:val="Number bullet"/>
    <w:basedOn w:val="Bullet1"/>
    <w:qFormat/>
    <w:rsid w:val="002F7BC0"/>
    <w:pPr>
      <w:numPr>
        <w:numId w:val="40"/>
      </w:numPr>
      <w:ind w:left="357" w:hanging="357"/>
    </w:pPr>
  </w:style>
  <w:style w:type="character" w:customStyle="1" w:styleId="ts-alignment-element">
    <w:name w:val="ts-alignment-element"/>
    <w:basedOn w:val="Policepardfaut"/>
    <w:rsid w:val="005A4428"/>
  </w:style>
  <w:style w:type="character" w:customStyle="1" w:styleId="ts-alignment-element-highlighted">
    <w:name w:val="ts-alignment-element-highlighted"/>
    <w:basedOn w:val="Policepardfaut"/>
    <w:rsid w:val="005A4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387454">
      <w:bodyDiv w:val="1"/>
      <w:marLeft w:val="0"/>
      <w:marRight w:val="0"/>
      <w:marTop w:val="0"/>
      <w:marBottom w:val="0"/>
      <w:divBdr>
        <w:top w:val="none" w:sz="0" w:space="0" w:color="auto"/>
        <w:left w:val="none" w:sz="0" w:space="0" w:color="auto"/>
        <w:bottom w:val="none" w:sz="0" w:space="0" w:color="auto"/>
        <w:right w:val="none" w:sz="0" w:space="0" w:color="auto"/>
      </w:divBdr>
      <w:divsChild>
        <w:div w:id="566458360">
          <w:marLeft w:val="0"/>
          <w:marRight w:val="0"/>
          <w:marTop w:val="0"/>
          <w:marBottom w:val="0"/>
          <w:divBdr>
            <w:top w:val="none" w:sz="0" w:space="0" w:color="auto"/>
            <w:left w:val="none" w:sz="0" w:space="0" w:color="auto"/>
            <w:bottom w:val="none" w:sz="0" w:space="0" w:color="auto"/>
            <w:right w:val="none" w:sz="0" w:space="0" w:color="auto"/>
          </w:divBdr>
          <w:divsChild>
            <w:div w:id="1757824546">
              <w:marLeft w:val="0"/>
              <w:marRight w:val="0"/>
              <w:marTop w:val="0"/>
              <w:marBottom w:val="0"/>
              <w:divBdr>
                <w:top w:val="none" w:sz="0" w:space="0" w:color="auto"/>
                <w:left w:val="none" w:sz="0" w:space="0" w:color="auto"/>
                <w:bottom w:val="none" w:sz="0" w:space="0" w:color="auto"/>
                <w:right w:val="none" w:sz="0" w:space="0" w:color="auto"/>
              </w:divBdr>
              <w:divsChild>
                <w:div w:id="1714623108">
                  <w:marLeft w:val="0"/>
                  <w:marRight w:val="0"/>
                  <w:marTop w:val="0"/>
                  <w:marBottom w:val="0"/>
                  <w:divBdr>
                    <w:top w:val="none" w:sz="0" w:space="0" w:color="auto"/>
                    <w:left w:val="none" w:sz="0" w:space="0" w:color="auto"/>
                    <w:bottom w:val="none" w:sz="0" w:space="0" w:color="auto"/>
                    <w:right w:val="none" w:sz="0" w:space="0" w:color="auto"/>
                  </w:divBdr>
                  <w:divsChild>
                    <w:div w:id="407389058">
                      <w:marLeft w:val="0"/>
                      <w:marRight w:val="0"/>
                      <w:marTop w:val="0"/>
                      <w:marBottom w:val="0"/>
                      <w:divBdr>
                        <w:top w:val="none" w:sz="0" w:space="0" w:color="auto"/>
                        <w:left w:val="none" w:sz="0" w:space="0" w:color="auto"/>
                        <w:bottom w:val="none" w:sz="0" w:space="0" w:color="auto"/>
                        <w:right w:val="none" w:sz="0" w:space="0" w:color="auto"/>
                      </w:divBdr>
                      <w:divsChild>
                        <w:div w:id="799686571">
                          <w:marLeft w:val="0"/>
                          <w:marRight w:val="0"/>
                          <w:marTop w:val="0"/>
                          <w:marBottom w:val="0"/>
                          <w:divBdr>
                            <w:top w:val="none" w:sz="0" w:space="0" w:color="auto"/>
                            <w:left w:val="none" w:sz="0" w:space="0" w:color="auto"/>
                            <w:bottom w:val="none" w:sz="0" w:space="0" w:color="auto"/>
                            <w:right w:val="none" w:sz="0" w:space="0" w:color="auto"/>
                          </w:divBdr>
                          <w:divsChild>
                            <w:div w:id="1716463623">
                              <w:marLeft w:val="0"/>
                              <w:marRight w:val="0"/>
                              <w:marTop w:val="0"/>
                              <w:marBottom w:val="0"/>
                              <w:divBdr>
                                <w:top w:val="none" w:sz="0" w:space="0" w:color="auto"/>
                                <w:left w:val="none" w:sz="0" w:space="0" w:color="auto"/>
                                <w:bottom w:val="none" w:sz="0" w:space="0" w:color="auto"/>
                                <w:right w:val="none" w:sz="0" w:space="0" w:color="auto"/>
                              </w:divBdr>
                              <w:divsChild>
                                <w:div w:id="1062868319">
                                  <w:marLeft w:val="0"/>
                                  <w:marRight w:val="0"/>
                                  <w:marTop w:val="0"/>
                                  <w:marBottom w:val="0"/>
                                  <w:divBdr>
                                    <w:top w:val="none" w:sz="0" w:space="0" w:color="auto"/>
                                    <w:left w:val="none" w:sz="0" w:space="0" w:color="auto"/>
                                    <w:bottom w:val="none" w:sz="0" w:space="0" w:color="auto"/>
                                    <w:right w:val="none" w:sz="0" w:space="0" w:color="auto"/>
                                  </w:divBdr>
                                  <w:divsChild>
                                    <w:div w:id="137964148">
                                      <w:marLeft w:val="0"/>
                                      <w:marRight w:val="0"/>
                                      <w:marTop w:val="0"/>
                                      <w:marBottom w:val="0"/>
                                      <w:divBdr>
                                        <w:top w:val="none" w:sz="0" w:space="0" w:color="auto"/>
                                        <w:left w:val="none" w:sz="0" w:space="0" w:color="auto"/>
                                        <w:bottom w:val="none" w:sz="0" w:space="0" w:color="auto"/>
                                        <w:right w:val="none" w:sz="0" w:space="0" w:color="auto"/>
                                      </w:divBdr>
                                      <w:divsChild>
                                        <w:div w:id="1301812559">
                                          <w:marLeft w:val="0"/>
                                          <w:marRight w:val="0"/>
                                          <w:marTop w:val="0"/>
                                          <w:marBottom w:val="0"/>
                                          <w:divBdr>
                                            <w:top w:val="none" w:sz="0" w:space="0" w:color="auto"/>
                                            <w:left w:val="none" w:sz="0" w:space="0" w:color="auto"/>
                                            <w:bottom w:val="none" w:sz="0" w:space="0" w:color="auto"/>
                                            <w:right w:val="none" w:sz="0" w:space="0" w:color="auto"/>
                                          </w:divBdr>
                                          <w:divsChild>
                                            <w:div w:id="68239430">
                                              <w:marLeft w:val="0"/>
                                              <w:marRight w:val="0"/>
                                              <w:marTop w:val="0"/>
                                              <w:marBottom w:val="0"/>
                                              <w:divBdr>
                                                <w:top w:val="none" w:sz="0" w:space="0" w:color="auto"/>
                                                <w:left w:val="none" w:sz="0" w:space="0" w:color="auto"/>
                                                <w:bottom w:val="none" w:sz="0" w:space="0" w:color="auto"/>
                                                <w:right w:val="none" w:sz="0" w:space="0" w:color="auto"/>
                                              </w:divBdr>
                                              <w:divsChild>
                                                <w:div w:id="879979868">
                                                  <w:marLeft w:val="0"/>
                                                  <w:marRight w:val="0"/>
                                                  <w:marTop w:val="0"/>
                                                  <w:marBottom w:val="0"/>
                                                  <w:divBdr>
                                                    <w:top w:val="none" w:sz="0" w:space="0" w:color="auto"/>
                                                    <w:left w:val="none" w:sz="0" w:space="0" w:color="auto"/>
                                                    <w:bottom w:val="none" w:sz="0" w:space="0" w:color="auto"/>
                                                    <w:right w:val="none" w:sz="0" w:space="0" w:color="auto"/>
                                                  </w:divBdr>
                                                  <w:divsChild>
                                                    <w:div w:id="1942839594">
                                                      <w:marLeft w:val="0"/>
                                                      <w:marRight w:val="0"/>
                                                      <w:marTop w:val="0"/>
                                                      <w:marBottom w:val="0"/>
                                                      <w:divBdr>
                                                        <w:top w:val="none" w:sz="0" w:space="0" w:color="auto"/>
                                                        <w:left w:val="none" w:sz="0" w:space="0" w:color="auto"/>
                                                        <w:bottom w:val="none" w:sz="0" w:space="0" w:color="auto"/>
                                                        <w:right w:val="none" w:sz="0" w:space="0" w:color="auto"/>
                                                      </w:divBdr>
                                                      <w:divsChild>
                                                        <w:div w:id="813523951">
                                                          <w:marLeft w:val="0"/>
                                                          <w:marRight w:val="0"/>
                                                          <w:marTop w:val="0"/>
                                                          <w:marBottom w:val="0"/>
                                                          <w:divBdr>
                                                            <w:top w:val="none" w:sz="0" w:space="0" w:color="auto"/>
                                                            <w:left w:val="none" w:sz="0" w:space="0" w:color="auto"/>
                                                            <w:bottom w:val="none" w:sz="0" w:space="0" w:color="auto"/>
                                                            <w:right w:val="none" w:sz="0" w:space="0" w:color="auto"/>
                                                          </w:divBdr>
                                                          <w:divsChild>
                                                            <w:div w:id="18519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6007438">
      <w:bodyDiv w:val="1"/>
      <w:marLeft w:val="0"/>
      <w:marRight w:val="0"/>
      <w:marTop w:val="0"/>
      <w:marBottom w:val="0"/>
      <w:divBdr>
        <w:top w:val="none" w:sz="0" w:space="0" w:color="auto"/>
        <w:left w:val="none" w:sz="0" w:space="0" w:color="auto"/>
        <w:bottom w:val="none" w:sz="0" w:space="0" w:color="auto"/>
        <w:right w:val="none" w:sz="0" w:space="0" w:color="auto"/>
      </w:divBdr>
      <w:divsChild>
        <w:div w:id="140118204">
          <w:marLeft w:val="0"/>
          <w:marRight w:val="0"/>
          <w:marTop w:val="0"/>
          <w:marBottom w:val="0"/>
          <w:divBdr>
            <w:top w:val="none" w:sz="0" w:space="0" w:color="auto"/>
            <w:left w:val="none" w:sz="0" w:space="0" w:color="auto"/>
            <w:bottom w:val="none" w:sz="0" w:space="0" w:color="auto"/>
            <w:right w:val="none" w:sz="0" w:space="0" w:color="auto"/>
          </w:divBdr>
          <w:divsChild>
            <w:div w:id="111630052">
              <w:marLeft w:val="0"/>
              <w:marRight w:val="0"/>
              <w:marTop w:val="0"/>
              <w:marBottom w:val="0"/>
              <w:divBdr>
                <w:top w:val="none" w:sz="0" w:space="0" w:color="auto"/>
                <w:left w:val="none" w:sz="0" w:space="0" w:color="auto"/>
                <w:bottom w:val="none" w:sz="0" w:space="0" w:color="auto"/>
                <w:right w:val="none" w:sz="0" w:space="0" w:color="auto"/>
              </w:divBdr>
              <w:divsChild>
                <w:div w:id="268440591">
                  <w:marLeft w:val="0"/>
                  <w:marRight w:val="0"/>
                  <w:marTop w:val="0"/>
                  <w:marBottom w:val="0"/>
                  <w:divBdr>
                    <w:top w:val="none" w:sz="0" w:space="0" w:color="auto"/>
                    <w:left w:val="none" w:sz="0" w:space="0" w:color="auto"/>
                    <w:bottom w:val="none" w:sz="0" w:space="0" w:color="auto"/>
                    <w:right w:val="none" w:sz="0" w:space="0" w:color="auto"/>
                  </w:divBdr>
                  <w:divsChild>
                    <w:div w:id="1244559559">
                      <w:marLeft w:val="0"/>
                      <w:marRight w:val="0"/>
                      <w:marTop w:val="0"/>
                      <w:marBottom w:val="0"/>
                      <w:divBdr>
                        <w:top w:val="none" w:sz="0" w:space="0" w:color="auto"/>
                        <w:left w:val="none" w:sz="0" w:space="0" w:color="auto"/>
                        <w:bottom w:val="none" w:sz="0" w:space="0" w:color="auto"/>
                        <w:right w:val="none" w:sz="0" w:space="0" w:color="auto"/>
                      </w:divBdr>
                      <w:divsChild>
                        <w:div w:id="1374233518">
                          <w:marLeft w:val="0"/>
                          <w:marRight w:val="0"/>
                          <w:marTop w:val="0"/>
                          <w:marBottom w:val="0"/>
                          <w:divBdr>
                            <w:top w:val="none" w:sz="0" w:space="0" w:color="auto"/>
                            <w:left w:val="none" w:sz="0" w:space="0" w:color="auto"/>
                            <w:bottom w:val="none" w:sz="0" w:space="0" w:color="auto"/>
                            <w:right w:val="none" w:sz="0" w:space="0" w:color="auto"/>
                          </w:divBdr>
                          <w:divsChild>
                            <w:div w:id="1702508930">
                              <w:marLeft w:val="0"/>
                              <w:marRight w:val="0"/>
                              <w:marTop w:val="0"/>
                              <w:marBottom w:val="0"/>
                              <w:divBdr>
                                <w:top w:val="none" w:sz="0" w:space="0" w:color="auto"/>
                                <w:left w:val="none" w:sz="0" w:space="0" w:color="auto"/>
                                <w:bottom w:val="none" w:sz="0" w:space="0" w:color="auto"/>
                                <w:right w:val="none" w:sz="0" w:space="0" w:color="auto"/>
                              </w:divBdr>
                              <w:divsChild>
                                <w:div w:id="410812344">
                                  <w:marLeft w:val="0"/>
                                  <w:marRight w:val="0"/>
                                  <w:marTop w:val="0"/>
                                  <w:marBottom w:val="0"/>
                                  <w:divBdr>
                                    <w:top w:val="none" w:sz="0" w:space="0" w:color="auto"/>
                                    <w:left w:val="none" w:sz="0" w:space="0" w:color="auto"/>
                                    <w:bottom w:val="none" w:sz="0" w:space="0" w:color="auto"/>
                                    <w:right w:val="none" w:sz="0" w:space="0" w:color="auto"/>
                                  </w:divBdr>
                                  <w:divsChild>
                                    <w:div w:id="1601523578">
                                      <w:marLeft w:val="0"/>
                                      <w:marRight w:val="0"/>
                                      <w:marTop w:val="0"/>
                                      <w:marBottom w:val="0"/>
                                      <w:divBdr>
                                        <w:top w:val="none" w:sz="0" w:space="0" w:color="auto"/>
                                        <w:left w:val="none" w:sz="0" w:space="0" w:color="auto"/>
                                        <w:bottom w:val="none" w:sz="0" w:space="0" w:color="auto"/>
                                        <w:right w:val="none" w:sz="0" w:space="0" w:color="auto"/>
                                      </w:divBdr>
                                      <w:divsChild>
                                        <w:div w:id="2081246306">
                                          <w:marLeft w:val="0"/>
                                          <w:marRight w:val="0"/>
                                          <w:marTop w:val="0"/>
                                          <w:marBottom w:val="0"/>
                                          <w:divBdr>
                                            <w:top w:val="none" w:sz="0" w:space="0" w:color="auto"/>
                                            <w:left w:val="none" w:sz="0" w:space="0" w:color="auto"/>
                                            <w:bottom w:val="none" w:sz="0" w:space="0" w:color="auto"/>
                                            <w:right w:val="none" w:sz="0" w:space="0" w:color="auto"/>
                                          </w:divBdr>
                                          <w:divsChild>
                                            <w:div w:id="1820076895">
                                              <w:marLeft w:val="0"/>
                                              <w:marRight w:val="0"/>
                                              <w:marTop w:val="0"/>
                                              <w:marBottom w:val="0"/>
                                              <w:divBdr>
                                                <w:top w:val="none" w:sz="0" w:space="0" w:color="auto"/>
                                                <w:left w:val="none" w:sz="0" w:space="0" w:color="auto"/>
                                                <w:bottom w:val="none" w:sz="0" w:space="0" w:color="auto"/>
                                                <w:right w:val="none" w:sz="0" w:space="0" w:color="auto"/>
                                              </w:divBdr>
                                              <w:divsChild>
                                                <w:div w:id="937256166">
                                                  <w:marLeft w:val="0"/>
                                                  <w:marRight w:val="0"/>
                                                  <w:marTop w:val="0"/>
                                                  <w:marBottom w:val="0"/>
                                                  <w:divBdr>
                                                    <w:top w:val="none" w:sz="0" w:space="0" w:color="auto"/>
                                                    <w:left w:val="none" w:sz="0" w:space="0" w:color="auto"/>
                                                    <w:bottom w:val="none" w:sz="0" w:space="0" w:color="auto"/>
                                                    <w:right w:val="none" w:sz="0" w:space="0" w:color="auto"/>
                                                  </w:divBdr>
                                                  <w:divsChild>
                                                    <w:div w:id="2070106356">
                                                      <w:marLeft w:val="0"/>
                                                      <w:marRight w:val="0"/>
                                                      <w:marTop w:val="0"/>
                                                      <w:marBottom w:val="0"/>
                                                      <w:divBdr>
                                                        <w:top w:val="none" w:sz="0" w:space="0" w:color="auto"/>
                                                        <w:left w:val="none" w:sz="0" w:space="0" w:color="auto"/>
                                                        <w:bottom w:val="none" w:sz="0" w:space="0" w:color="auto"/>
                                                        <w:right w:val="none" w:sz="0" w:space="0" w:color="auto"/>
                                                      </w:divBdr>
                                                      <w:divsChild>
                                                        <w:div w:id="1441604503">
                                                          <w:marLeft w:val="0"/>
                                                          <w:marRight w:val="0"/>
                                                          <w:marTop w:val="0"/>
                                                          <w:marBottom w:val="0"/>
                                                          <w:divBdr>
                                                            <w:top w:val="none" w:sz="0" w:space="0" w:color="auto"/>
                                                            <w:left w:val="none" w:sz="0" w:space="0" w:color="auto"/>
                                                            <w:bottom w:val="none" w:sz="0" w:space="0" w:color="auto"/>
                                                            <w:right w:val="none" w:sz="0" w:space="0" w:color="auto"/>
                                                          </w:divBdr>
                                                          <w:divsChild>
                                                            <w:div w:id="64104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5195769">
      <w:bodyDiv w:val="1"/>
      <w:marLeft w:val="0"/>
      <w:marRight w:val="0"/>
      <w:marTop w:val="0"/>
      <w:marBottom w:val="0"/>
      <w:divBdr>
        <w:top w:val="none" w:sz="0" w:space="0" w:color="auto"/>
        <w:left w:val="none" w:sz="0" w:space="0" w:color="auto"/>
        <w:bottom w:val="none" w:sz="0" w:space="0" w:color="auto"/>
        <w:right w:val="none" w:sz="0" w:space="0" w:color="auto"/>
      </w:divBdr>
      <w:divsChild>
        <w:div w:id="1376202686">
          <w:marLeft w:val="0"/>
          <w:marRight w:val="0"/>
          <w:marTop w:val="0"/>
          <w:marBottom w:val="0"/>
          <w:divBdr>
            <w:top w:val="none" w:sz="0" w:space="0" w:color="auto"/>
            <w:left w:val="none" w:sz="0" w:space="0" w:color="auto"/>
            <w:bottom w:val="none" w:sz="0" w:space="0" w:color="auto"/>
            <w:right w:val="none" w:sz="0" w:space="0" w:color="auto"/>
          </w:divBdr>
          <w:divsChild>
            <w:div w:id="705522754">
              <w:marLeft w:val="0"/>
              <w:marRight w:val="0"/>
              <w:marTop w:val="0"/>
              <w:marBottom w:val="0"/>
              <w:divBdr>
                <w:top w:val="none" w:sz="0" w:space="0" w:color="auto"/>
                <w:left w:val="none" w:sz="0" w:space="0" w:color="auto"/>
                <w:bottom w:val="none" w:sz="0" w:space="0" w:color="auto"/>
                <w:right w:val="none" w:sz="0" w:space="0" w:color="auto"/>
              </w:divBdr>
              <w:divsChild>
                <w:div w:id="1064909305">
                  <w:marLeft w:val="0"/>
                  <w:marRight w:val="0"/>
                  <w:marTop w:val="0"/>
                  <w:marBottom w:val="0"/>
                  <w:divBdr>
                    <w:top w:val="none" w:sz="0" w:space="0" w:color="auto"/>
                    <w:left w:val="none" w:sz="0" w:space="0" w:color="auto"/>
                    <w:bottom w:val="none" w:sz="0" w:space="0" w:color="auto"/>
                    <w:right w:val="none" w:sz="0" w:space="0" w:color="auto"/>
                  </w:divBdr>
                  <w:divsChild>
                    <w:div w:id="564683991">
                      <w:marLeft w:val="0"/>
                      <w:marRight w:val="0"/>
                      <w:marTop w:val="0"/>
                      <w:marBottom w:val="0"/>
                      <w:divBdr>
                        <w:top w:val="none" w:sz="0" w:space="0" w:color="auto"/>
                        <w:left w:val="none" w:sz="0" w:space="0" w:color="auto"/>
                        <w:bottom w:val="none" w:sz="0" w:space="0" w:color="auto"/>
                        <w:right w:val="none" w:sz="0" w:space="0" w:color="auto"/>
                      </w:divBdr>
                      <w:divsChild>
                        <w:div w:id="806508137">
                          <w:marLeft w:val="0"/>
                          <w:marRight w:val="0"/>
                          <w:marTop w:val="0"/>
                          <w:marBottom w:val="0"/>
                          <w:divBdr>
                            <w:top w:val="none" w:sz="0" w:space="0" w:color="auto"/>
                            <w:left w:val="none" w:sz="0" w:space="0" w:color="auto"/>
                            <w:bottom w:val="none" w:sz="0" w:space="0" w:color="auto"/>
                            <w:right w:val="none" w:sz="0" w:space="0" w:color="auto"/>
                          </w:divBdr>
                          <w:divsChild>
                            <w:div w:id="665088199">
                              <w:marLeft w:val="0"/>
                              <w:marRight w:val="0"/>
                              <w:marTop w:val="0"/>
                              <w:marBottom w:val="0"/>
                              <w:divBdr>
                                <w:top w:val="none" w:sz="0" w:space="0" w:color="auto"/>
                                <w:left w:val="none" w:sz="0" w:space="0" w:color="auto"/>
                                <w:bottom w:val="none" w:sz="0" w:space="0" w:color="auto"/>
                                <w:right w:val="none" w:sz="0" w:space="0" w:color="auto"/>
                              </w:divBdr>
                              <w:divsChild>
                                <w:div w:id="2024430042">
                                  <w:marLeft w:val="0"/>
                                  <w:marRight w:val="0"/>
                                  <w:marTop w:val="0"/>
                                  <w:marBottom w:val="0"/>
                                  <w:divBdr>
                                    <w:top w:val="none" w:sz="0" w:space="0" w:color="auto"/>
                                    <w:left w:val="none" w:sz="0" w:space="0" w:color="auto"/>
                                    <w:bottom w:val="none" w:sz="0" w:space="0" w:color="auto"/>
                                    <w:right w:val="none" w:sz="0" w:space="0" w:color="auto"/>
                                  </w:divBdr>
                                  <w:divsChild>
                                    <w:div w:id="1440762605">
                                      <w:marLeft w:val="0"/>
                                      <w:marRight w:val="0"/>
                                      <w:marTop w:val="0"/>
                                      <w:marBottom w:val="0"/>
                                      <w:divBdr>
                                        <w:top w:val="none" w:sz="0" w:space="0" w:color="auto"/>
                                        <w:left w:val="none" w:sz="0" w:space="0" w:color="auto"/>
                                        <w:bottom w:val="none" w:sz="0" w:space="0" w:color="auto"/>
                                        <w:right w:val="none" w:sz="0" w:space="0" w:color="auto"/>
                                      </w:divBdr>
                                      <w:divsChild>
                                        <w:div w:id="1516962812">
                                          <w:marLeft w:val="0"/>
                                          <w:marRight w:val="0"/>
                                          <w:marTop w:val="0"/>
                                          <w:marBottom w:val="0"/>
                                          <w:divBdr>
                                            <w:top w:val="none" w:sz="0" w:space="0" w:color="auto"/>
                                            <w:left w:val="none" w:sz="0" w:space="0" w:color="auto"/>
                                            <w:bottom w:val="none" w:sz="0" w:space="0" w:color="auto"/>
                                            <w:right w:val="none" w:sz="0" w:space="0" w:color="auto"/>
                                          </w:divBdr>
                                          <w:divsChild>
                                            <w:div w:id="2036036021">
                                              <w:marLeft w:val="0"/>
                                              <w:marRight w:val="0"/>
                                              <w:marTop w:val="0"/>
                                              <w:marBottom w:val="0"/>
                                              <w:divBdr>
                                                <w:top w:val="none" w:sz="0" w:space="0" w:color="auto"/>
                                                <w:left w:val="none" w:sz="0" w:space="0" w:color="auto"/>
                                                <w:bottom w:val="none" w:sz="0" w:space="0" w:color="auto"/>
                                                <w:right w:val="none" w:sz="0" w:space="0" w:color="auto"/>
                                              </w:divBdr>
                                              <w:divsChild>
                                                <w:div w:id="1633904377">
                                                  <w:marLeft w:val="0"/>
                                                  <w:marRight w:val="0"/>
                                                  <w:marTop w:val="0"/>
                                                  <w:marBottom w:val="0"/>
                                                  <w:divBdr>
                                                    <w:top w:val="none" w:sz="0" w:space="0" w:color="auto"/>
                                                    <w:left w:val="none" w:sz="0" w:space="0" w:color="auto"/>
                                                    <w:bottom w:val="none" w:sz="0" w:space="0" w:color="auto"/>
                                                    <w:right w:val="none" w:sz="0" w:space="0" w:color="auto"/>
                                                  </w:divBdr>
                                                  <w:divsChild>
                                                    <w:div w:id="430397205">
                                                      <w:marLeft w:val="0"/>
                                                      <w:marRight w:val="0"/>
                                                      <w:marTop w:val="0"/>
                                                      <w:marBottom w:val="0"/>
                                                      <w:divBdr>
                                                        <w:top w:val="none" w:sz="0" w:space="0" w:color="auto"/>
                                                        <w:left w:val="none" w:sz="0" w:space="0" w:color="auto"/>
                                                        <w:bottom w:val="none" w:sz="0" w:space="0" w:color="auto"/>
                                                        <w:right w:val="none" w:sz="0" w:space="0" w:color="auto"/>
                                                      </w:divBdr>
                                                      <w:divsChild>
                                                        <w:div w:id="170143311">
                                                          <w:marLeft w:val="0"/>
                                                          <w:marRight w:val="0"/>
                                                          <w:marTop w:val="0"/>
                                                          <w:marBottom w:val="0"/>
                                                          <w:divBdr>
                                                            <w:top w:val="none" w:sz="0" w:space="0" w:color="auto"/>
                                                            <w:left w:val="none" w:sz="0" w:space="0" w:color="auto"/>
                                                            <w:bottom w:val="none" w:sz="0" w:space="0" w:color="auto"/>
                                                            <w:right w:val="none" w:sz="0" w:space="0" w:color="auto"/>
                                                          </w:divBdr>
                                                          <w:divsChild>
                                                            <w:div w:id="6952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046836881">
      <w:bodyDiv w:val="1"/>
      <w:marLeft w:val="0"/>
      <w:marRight w:val="0"/>
      <w:marTop w:val="0"/>
      <w:marBottom w:val="0"/>
      <w:divBdr>
        <w:top w:val="none" w:sz="0" w:space="0" w:color="auto"/>
        <w:left w:val="none" w:sz="0" w:space="0" w:color="auto"/>
        <w:bottom w:val="none" w:sz="0" w:space="0" w:color="auto"/>
        <w:right w:val="none" w:sz="0" w:space="0" w:color="auto"/>
      </w:divBdr>
      <w:divsChild>
        <w:div w:id="1204059056">
          <w:marLeft w:val="0"/>
          <w:marRight w:val="0"/>
          <w:marTop w:val="0"/>
          <w:marBottom w:val="0"/>
          <w:divBdr>
            <w:top w:val="none" w:sz="0" w:space="0" w:color="auto"/>
            <w:left w:val="none" w:sz="0" w:space="0" w:color="auto"/>
            <w:bottom w:val="none" w:sz="0" w:space="0" w:color="auto"/>
            <w:right w:val="none" w:sz="0" w:space="0" w:color="auto"/>
          </w:divBdr>
          <w:divsChild>
            <w:div w:id="1025791237">
              <w:marLeft w:val="0"/>
              <w:marRight w:val="0"/>
              <w:marTop w:val="0"/>
              <w:marBottom w:val="0"/>
              <w:divBdr>
                <w:top w:val="none" w:sz="0" w:space="0" w:color="auto"/>
                <w:left w:val="none" w:sz="0" w:space="0" w:color="auto"/>
                <w:bottom w:val="none" w:sz="0" w:space="0" w:color="auto"/>
                <w:right w:val="none" w:sz="0" w:space="0" w:color="auto"/>
              </w:divBdr>
              <w:divsChild>
                <w:div w:id="372123926">
                  <w:marLeft w:val="0"/>
                  <w:marRight w:val="0"/>
                  <w:marTop w:val="0"/>
                  <w:marBottom w:val="0"/>
                  <w:divBdr>
                    <w:top w:val="none" w:sz="0" w:space="0" w:color="auto"/>
                    <w:left w:val="none" w:sz="0" w:space="0" w:color="auto"/>
                    <w:bottom w:val="none" w:sz="0" w:space="0" w:color="auto"/>
                    <w:right w:val="none" w:sz="0" w:space="0" w:color="auto"/>
                  </w:divBdr>
                  <w:divsChild>
                    <w:div w:id="119613637">
                      <w:marLeft w:val="0"/>
                      <w:marRight w:val="0"/>
                      <w:marTop w:val="0"/>
                      <w:marBottom w:val="0"/>
                      <w:divBdr>
                        <w:top w:val="none" w:sz="0" w:space="0" w:color="auto"/>
                        <w:left w:val="none" w:sz="0" w:space="0" w:color="auto"/>
                        <w:bottom w:val="none" w:sz="0" w:space="0" w:color="auto"/>
                        <w:right w:val="none" w:sz="0" w:space="0" w:color="auto"/>
                      </w:divBdr>
                      <w:divsChild>
                        <w:div w:id="1244684578">
                          <w:marLeft w:val="0"/>
                          <w:marRight w:val="0"/>
                          <w:marTop w:val="0"/>
                          <w:marBottom w:val="0"/>
                          <w:divBdr>
                            <w:top w:val="none" w:sz="0" w:space="0" w:color="auto"/>
                            <w:left w:val="none" w:sz="0" w:space="0" w:color="auto"/>
                            <w:bottom w:val="none" w:sz="0" w:space="0" w:color="auto"/>
                            <w:right w:val="none" w:sz="0" w:space="0" w:color="auto"/>
                          </w:divBdr>
                          <w:divsChild>
                            <w:div w:id="927882795">
                              <w:marLeft w:val="0"/>
                              <w:marRight w:val="0"/>
                              <w:marTop w:val="0"/>
                              <w:marBottom w:val="0"/>
                              <w:divBdr>
                                <w:top w:val="none" w:sz="0" w:space="0" w:color="auto"/>
                                <w:left w:val="none" w:sz="0" w:space="0" w:color="auto"/>
                                <w:bottom w:val="none" w:sz="0" w:space="0" w:color="auto"/>
                                <w:right w:val="none" w:sz="0" w:space="0" w:color="auto"/>
                              </w:divBdr>
                              <w:divsChild>
                                <w:div w:id="1216891660">
                                  <w:marLeft w:val="0"/>
                                  <w:marRight w:val="0"/>
                                  <w:marTop w:val="0"/>
                                  <w:marBottom w:val="0"/>
                                  <w:divBdr>
                                    <w:top w:val="none" w:sz="0" w:space="0" w:color="auto"/>
                                    <w:left w:val="none" w:sz="0" w:space="0" w:color="auto"/>
                                    <w:bottom w:val="none" w:sz="0" w:space="0" w:color="auto"/>
                                    <w:right w:val="none" w:sz="0" w:space="0" w:color="auto"/>
                                  </w:divBdr>
                                  <w:divsChild>
                                    <w:div w:id="322703660">
                                      <w:marLeft w:val="0"/>
                                      <w:marRight w:val="0"/>
                                      <w:marTop w:val="0"/>
                                      <w:marBottom w:val="0"/>
                                      <w:divBdr>
                                        <w:top w:val="none" w:sz="0" w:space="0" w:color="auto"/>
                                        <w:left w:val="none" w:sz="0" w:space="0" w:color="auto"/>
                                        <w:bottom w:val="none" w:sz="0" w:space="0" w:color="auto"/>
                                        <w:right w:val="none" w:sz="0" w:space="0" w:color="auto"/>
                                      </w:divBdr>
                                      <w:divsChild>
                                        <w:div w:id="1484545568">
                                          <w:marLeft w:val="0"/>
                                          <w:marRight w:val="0"/>
                                          <w:marTop w:val="0"/>
                                          <w:marBottom w:val="0"/>
                                          <w:divBdr>
                                            <w:top w:val="none" w:sz="0" w:space="0" w:color="auto"/>
                                            <w:left w:val="none" w:sz="0" w:space="0" w:color="auto"/>
                                            <w:bottom w:val="none" w:sz="0" w:space="0" w:color="auto"/>
                                            <w:right w:val="none" w:sz="0" w:space="0" w:color="auto"/>
                                          </w:divBdr>
                                          <w:divsChild>
                                            <w:div w:id="570887415">
                                              <w:marLeft w:val="0"/>
                                              <w:marRight w:val="0"/>
                                              <w:marTop w:val="0"/>
                                              <w:marBottom w:val="0"/>
                                              <w:divBdr>
                                                <w:top w:val="none" w:sz="0" w:space="0" w:color="auto"/>
                                                <w:left w:val="none" w:sz="0" w:space="0" w:color="auto"/>
                                                <w:bottom w:val="none" w:sz="0" w:space="0" w:color="auto"/>
                                                <w:right w:val="none" w:sz="0" w:space="0" w:color="auto"/>
                                              </w:divBdr>
                                              <w:divsChild>
                                                <w:div w:id="1959675940">
                                                  <w:marLeft w:val="0"/>
                                                  <w:marRight w:val="0"/>
                                                  <w:marTop w:val="0"/>
                                                  <w:marBottom w:val="0"/>
                                                  <w:divBdr>
                                                    <w:top w:val="none" w:sz="0" w:space="0" w:color="auto"/>
                                                    <w:left w:val="none" w:sz="0" w:space="0" w:color="auto"/>
                                                    <w:bottom w:val="none" w:sz="0" w:space="0" w:color="auto"/>
                                                    <w:right w:val="none" w:sz="0" w:space="0" w:color="auto"/>
                                                  </w:divBdr>
                                                  <w:divsChild>
                                                    <w:div w:id="1787579804">
                                                      <w:marLeft w:val="0"/>
                                                      <w:marRight w:val="0"/>
                                                      <w:marTop w:val="0"/>
                                                      <w:marBottom w:val="0"/>
                                                      <w:divBdr>
                                                        <w:top w:val="none" w:sz="0" w:space="0" w:color="auto"/>
                                                        <w:left w:val="none" w:sz="0" w:space="0" w:color="auto"/>
                                                        <w:bottom w:val="none" w:sz="0" w:space="0" w:color="auto"/>
                                                        <w:right w:val="none" w:sz="0" w:space="0" w:color="auto"/>
                                                      </w:divBdr>
                                                      <w:divsChild>
                                                        <w:div w:id="1304576965">
                                                          <w:marLeft w:val="0"/>
                                                          <w:marRight w:val="0"/>
                                                          <w:marTop w:val="0"/>
                                                          <w:marBottom w:val="0"/>
                                                          <w:divBdr>
                                                            <w:top w:val="none" w:sz="0" w:space="0" w:color="auto"/>
                                                            <w:left w:val="none" w:sz="0" w:space="0" w:color="auto"/>
                                                            <w:bottom w:val="none" w:sz="0" w:space="0" w:color="auto"/>
                                                            <w:right w:val="none" w:sz="0" w:space="0" w:color="auto"/>
                                                          </w:divBdr>
                                                          <w:divsChild>
                                                            <w:div w:id="20642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9803722">
      <w:bodyDiv w:val="1"/>
      <w:marLeft w:val="0"/>
      <w:marRight w:val="0"/>
      <w:marTop w:val="0"/>
      <w:marBottom w:val="0"/>
      <w:divBdr>
        <w:top w:val="none" w:sz="0" w:space="0" w:color="auto"/>
        <w:left w:val="none" w:sz="0" w:space="0" w:color="auto"/>
        <w:bottom w:val="none" w:sz="0" w:space="0" w:color="auto"/>
        <w:right w:val="none" w:sz="0" w:space="0" w:color="auto"/>
      </w:divBdr>
      <w:divsChild>
        <w:div w:id="819619442">
          <w:marLeft w:val="547"/>
          <w:marRight w:val="0"/>
          <w:marTop w:val="0"/>
          <w:marBottom w:val="0"/>
          <w:divBdr>
            <w:top w:val="none" w:sz="0" w:space="0" w:color="auto"/>
            <w:left w:val="none" w:sz="0" w:space="0" w:color="auto"/>
            <w:bottom w:val="none" w:sz="0" w:space="0" w:color="auto"/>
            <w:right w:val="none" w:sz="0" w:space="0" w:color="auto"/>
          </w:divBdr>
        </w:div>
        <w:div w:id="786463509">
          <w:marLeft w:val="547"/>
          <w:marRight w:val="0"/>
          <w:marTop w:val="0"/>
          <w:marBottom w:val="0"/>
          <w:divBdr>
            <w:top w:val="none" w:sz="0" w:space="0" w:color="auto"/>
            <w:left w:val="none" w:sz="0" w:space="0" w:color="auto"/>
            <w:bottom w:val="none" w:sz="0" w:space="0" w:color="auto"/>
            <w:right w:val="none" w:sz="0" w:space="0" w:color="auto"/>
          </w:divBdr>
        </w:div>
        <w:div w:id="2141258991">
          <w:marLeft w:val="547"/>
          <w:marRight w:val="0"/>
          <w:marTop w:val="0"/>
          <w:marBottom w:val="0"/>
          <w:divBdr>
            <w:top w:val="none" w:sz="0" w:space="0" w:color="auto"/>
            <w:left w:val="none" w:sz="0" w:space="0" w:color="auto"/>
            <w:bottom w:val="none" w:sz="0" w:space="0" w:color="auto"/>
            <w:right w:val="none" w:sz="0" w:space="0" w:color="auto"/>
          </w:divBdr>
        </w:div>
      </w:divsChild>
    </w:div>
    <w:div w:id="1325161119">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03214161">
      <w:bodyDiv w:val="1"/>
      <w:marLeft w:val="0"/>
      <w:marRight w:val="0"/>
      <w:marTop w:val="0"/>
      <w:marBottom w:val="0"/>
      <w:divBdr>
        <w:top w:val="none" w:sz="0" w:space="0" w:color="auto"/>
        <w:left w:val="none" w:sz="0" w:space="0" w:color="auto"/>
        <w:bottom w:val="none" w:sz="0" w:space="0" w:color="auto"/>
        <w:right w:val="none" w:sz="0" w:space="0" w:color="auto"/>
      </w:divBdr>
      <w:divsChild>
        <w:div w:id="618609784">
          <w:marLeft w:val="0"/>
          <w:marRight w:val="0"/>
          <w:marTop w:val="0"/>
          <w:marBottom w:val="0"/>
          <w:divBdr>
            <w:top w:val="none" w:sz="0" w:space="0" w:color="auto"/>
            <w:left w:val="none" w:sz="0" w:space="0" w:color="auto"/>
            <w:bottom w:val="none" w:sz="0" w:space="0" w:color="auto"/>
            <w:right w:val="none" w:sz="0" w:space="0" w:color="auto"/>
          </w:divBdr>
          <w:divsChild>
            <w:div w:id="1072965929">
              <w:marLeft w:val="0"/>
              <w:marRight w:val="0"/>
              <w:marTop w:val="0"/>
              <w:marBottom w:val="0"/>
              <w:divBdr>
                <w:top w:val="none" w:sz="0" w:space="0" w:color="auto"/>
                <w:left w:val="none" w:sz="0" w:space="0" w:color="auto"/>
                <w:bottom w:val="none" w:sz="0" w:space="0" w:color="auto"/>
                <w:right w:val="none" w:sz="0" w:space="0" w:color="auto"/>
              </w:divBdr>
              <w:divsChild>
                <w:div w:id="756290576">
                  <w:marLeft w:val="0"/>
                  <w:marRight w:val="0"/>
                  <w:marTop w:val="0"/>
                  <w:marBottom w:val="0"/>
                  <w:divBdr>
                    <w:top w:val="none" w:sz="0" w:space="0" w:color="auto"/>
                    <w:left w:val="none" w:sz="0" w:space="0" w:color="auto"/>
                    <w:bottom w:val="none" w:sz="0" w:space="0" w:color="auto"/>
                    <w:right w:val="none" w:sz="0" w:space="0" w:color="auto"/>
                  </w:divBdr>
                  <w:divsChild>
                    <w:div w:id="996496951">
                      <w:marLeft w:val="0"/>
                      <w:marRight w:val="0"/>
                      <w:marTop w:val="0"/>
                      <w:marBottom w:val="0"/>
                      <w:divBdr>
                        <w:top w:val="none" w:sz="0" w:space="0" w:color="auto"/>
                        <w:left w:val="none" w:sz="0" w:space="0" w:color="auto"/>
                        <w:bottom w:val="none" w:sz="0" w:space="0" w:color="auto"/>
                        <w:right w:val="none" w:sz="0" w:space="0" w:color="auto"/>
                      </w:divBdr>
                      <w:divsChild>
                        <w:div w:id="322247873">
                          <w:marLeft w:val="0"/>
                          <w:marRight w:val="0"/>
                          <w:marTop w:val="0"/>
                          <w:marBottom w:val="0"/>
                          <w:divBdr>
                            <w:top w:val="none" w:sz="0" w:space="0" w:color="auto"/>
                            <w:left w:val="none" w:sz="0" w:space="0" w:color="auto"/>
                            <w:bottom w:val="none" w:sz="0" w:space="0" w:color="auto"/>
                            <w:right w:val="none" w:sz="0" w:space="0" w:color="auto"/>
                          </w:divBdr>
                          <w:divsChild>
                            <w:div w:id="574122172">
                              <w:marLeft w:val="0"/>
                              <w:marRight w:val="0"/>
                              <w:marTop w:val="0"/>
                              <w:marBottom w:val="0"/>
                              <w:divBdr>
                                <w:top w:val="none" w:sz="0" w:space="0" w:color="auto"/>
                                <w:left w:val="none" w:sz="0" w:space="0" w:color="auto"/>
                                <w:bottom w:val="none" w:sz="0" w:space="0" w:color="auto"/>
                                <w:right w:val="none" w:sz="0" w:space="0" w:color="auto"/>
                              </w:divBdr>
                              <w:divsChild>
                                <w:div w:id="1292512073">
                                  <w:marLeft w:val="0"/>
                                  <w:marRight w:val="0"/>
                                  <w:marTop w:val="0"/>
                                  <w:marBottom w:val="0"/>
                                  <w:divBdr>
                                    <w:top w:val="none" w:sz="0" w:space="0" w:color="auto"/>
                                    <w:left w:val="none" w:sz="0" w:space="0" w:color="auto"/>
                                    <w:bottom w:val="none" w:sz="0" w:space="0" w:color="auto"/>
                                    <w:right w:val="none" w:sz="0" w:space="0" w:color="auto"/>
                                  </w:divBdr>
                                  <w:divsChild>
                                    <w:div w:id="557791341">
                                      <w:marLeft w:val="0"/>
                                      <w:marRight w:val="0"/>
                                      <w:marTop w:val="0"/>
                                      <w:marBottom w:val="0"/>
                                      <w:divBdr>
                                        <w:top w:val="none" w:sz="0" w:space="0" w:color="auto"/>
                                        <w:left w:val="none" w:sz="0" w:space="0" w:color="auto"/>
                                        <w:bottom w:val="none" w:sz="0" w:space="0" w:color="auto"/>
                                        <w:right w:val="none" w:sz="0" w:space="0" w:color="auto"/>
                                      </w:divBdr>
                                      <w:divsChild>
                                        <w:div w:id="2139033235">
                                          <w:marLeft w:val="0"/>
                                          <w:marRight w:val="0"/>
                                          <w:marTop w:val="0"/>
                                          <w:marBottom w:val="0"/>
                                          <w:divBdr>
                                            <w:top w:val="none" w:sz="0" w:space="0" w:color="auto"/>
                                            <w:left w:val="none" w:sz="0" w:space="0" w:color="auto"/>
                                            <w:bottom w:val="none" w:sz="0" w:space="0" w:color="auto"/>
                                            <w:right w:val="none" w:sz="0" w:space="0" w:color="auto"/>
                                          </w:divBdr>
                                          <w:divsChild>
                                            <w:div w:id="516386236">
                                              <w:marLeft w:val="0"/>
                                              <w:marRight w:val="0"/>
                                              <w:marTop w:val="0"/>
                                              <w:marBottom w:val="0"/>
                                              <w:divBdr>
                                                <w:top w:val="none" w:sz="0" w:space="0" w:color="auto"/>
                                                <w:left w:val="none" w:sz="0" w:space="0" w:color="auto"/>
                                                <w:bottom w:val="none" w:sz="0" w:space="0" w:color="auto"/>
                                                <w:right w:val="none" w:sz="0" w:space="0" w:color="auto"/>
                                              </w:divBdr>
                                              <w:divsChild>
                                                <w:div w:id="126122650">
                                                  <w:marLeft w:val="0"/>
                                                  <w:marRight w:val="0"/>
                                                  <w:marTop w:val="0"/>
                                                  <w:marBottom w:val="0"/>
                                                  <w:divBdr>
                                                    <w:top w:val="none" w:sz="0" w:space="0" w:color="auto"/>
                                                    <w:left w:val="none" w:sz="0" w:space="0" w:color="auto"/>
                                                    <w:bottom w:val="none" w:sz="0" w:space="0" w:color="auto"/>
                                                    <w:right w:val="none" w:sz="0" w:space="0" w:color="auto"/>
                                                  </w:divBdr>
                                                  <w:divsChild>
                                                    <w:div w:id="1201164120">
                                                      <w:marLeft w:val="0"/>
                                                      <w:marRight w:val="0"/>
                                                      <w:marTop w:val="0"/>
                                                      <w:marBottom w:val="0"/>
                                                      <w:divBdr>
                                                        <w:top w:val="none" w:sz="0" w:space="0" w:color="auto"/>
                                                        <w:left w:val="none" w:sz="0" w:space="0" w:color="auto"/>
                                                        <w:bottom w:val="none" w:sz="0" w:space="0" w:color="auto"/>
                                                        <w:right w:val="none" w:sz="0" w:space="0" w:color="auto"/>
                                                      </w:divBdr>
                                                      <w:divsChild>
                                                        <w:div w:id="1739478247">
                                                          <w:marLeft w:val="0"/>
                                                          <w:marRight w:val="0"/>
                                                          <w:marTop w:val="0"/>
                                                          <w:marBottom w:val="0"/>
                                                          <w:divBdr>
                                                            <w:top w:val="none" w:sz="0" w:space="0" w:color="auto"/>
                                                            <w:left w:val="none" w:sz="0" w:space="0" w:color="auto"/>
                                                            <w:bottom w:val="none" w:sz="0" w:space="0" w:color="auto"/>
                                                            <w:right w:val="none" w:sz="0" w:space="0" w:color="auto"/>
                                                          </w:divBdr>
                                                          <w:divsChild>
                                                            <w:div w:id="3145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00806481">
      <w:bodyDiv w:val="1"/>
      <w:marLeft w:val="0"/>
      <w:marRight w:val="0"/>
      <w:marTop w:val="0"/>
      <w:marBottom w:val="0"/>
      <w:divBdr>
        <w:top w:val="none" w:sz="0" w:space="0" w:color="auto"/>
        <w:left w:val="none" w:sz="0" w:space="0" w:color="auto"/>
        <w:bottom w:val="none" w:sz="0" w:space="0" w:color="auto"/>
        <w:right w:val="none" w:sz="0" w:space="0" w:color="auto"/>
      </w:divBdr>
      <w:divsChild>
        <w:div w:id="758064463">
          <w:marLeft w:val="0"/>
          <w:marRight w:val="0"/>
          <w:marTop w:val="0"/>
          <w:marBottom w:val="0"/>
          <w:divBdr>
            <w:top w:val="none" w:sz="0" w:space="0" w:color="auto"/>
            <w:left w:val="none" w:sz="0" w:space="0" w:color="auto"/>
            <w:bottom w:val="none" w:sz="0" w:space="0" w:color="auto"/>
            <w:right w:val="none" w:sz="0" w:space="0" w:color="auto"/>
          </w:divBdr>
          <w:divsChild>
            <w:div w:id="137382598">
              <w:marLeft w:val="0"/>
              <w:marRight w:val="0"/>
              <w:marTop w:val="0"/>
              <w:marBottom w:val="0"/>
              <w:divBdr>
                <w:top w:val="none" w:sz="0" w:space="0" w:color="auto"/>
                <w:left w:val="none" w:sz="0" w:space="0" w:color="auto"/>
                <w:bottom w:val="none" w:sz="0" w:space="0" w:color="auto"/>
                <w:right w:val="none" w:sz="0" w:space="0" w:color="auto"/>
              </w:divBdr>
              <w:divsChild>
                <w:div w:id="1778331925">
                  <w:marLeft w:val="0"/>
                  <w:marRight w:val="0"/>
                  <w:marTop w:val="0"/>
                  <w:marBottom w:val="0"/>
                  <w:divBdr>
                    <w:top w:val="none" w:sz="0" w:space="0" w:color="auto"/>
                    <w:left w:val="none" w:sz="0" w:space="0" w:color="auto"/>
                    <w:bottom w:val="none" w:sz="0" w:space="0" w:color="auto"/>
                    <w:right w:val="none" w:sz="0" w:space="0" w:color="auto"/>
                  </w:divBdr>
                  <w:divsChild>
                    <w:div w:id="2128427418">
                      <w:marLeft w:val="0"/>
                      <w:marRight w:val="0"/>
                      <w:marTop w:val="0"/>
                      <w:marBottom w:val="0"/>
                      <w:divBdr>
                        <w:top w:val="none" w:sz="0" w:space="0" w:color="auto"/>
                        <w:left w:val="none" w:sz="0" w:space="0" w:color="auto"/>
                        <w:bottom w:val="none" w:sz="0" w:space="0" w:color="auto"/>
                        <w:right w:val="none" w:sz="0" w:space="0" w:color="auto"/>
                      </w:divBdr>
                      <w:divsChild>
                        <w:div w:id="1206260744">
                          <w:marLeft w:val="0"/>
                          <w:marRight w:val="0"/>
                          <w:marTop w:val="0"/>
                          <w:marBottom w:val="0"/>
                          <w:divBdr>
                            <w:top w:val="none" w:sz="0" w:space="0" w:color="auto"/>
                            <w:left w:val="none" w:sz="0" w:space="0" w:color="auto"/>
                            <w:bottom w:val="none" w:sz="0" w:space="0" w:color="auto"/>
                            <w:right w:val="none" w:sz="0" w:space="0" w:color="auto"/>
                          </w:divBdr>
                          <w:divsChild>
                            <w:div w:id="66192059">
                              <w:marLeft w:val="0"/>
                              <w:marRight w:val="0"/>
                              <w:marTop w:val="0"/>
                              <w:marBottom w:val="0"/>
                              <w:divBdr>
                                <w:top w:val="none" w:sz="0" w:space="0" w:color="auto"/>
                                <w:left w:val="none" w:sz="0" w:space="0" w:color="auto"/>
                                <w:bottom w:val="none" w:sz="0" w:space="0" w:color="auto"/>
                                <w:right w:val="none" w:sz="0" w:space="0" w:color="auto"/>
                              </w:divBdr>
                              <w:divsChild>
                                <w:div w:id="1052146924">
                                  <w:marLeft w:val="0"/>
                                  <w:marRight w:val="0"/>
                                  <w:marTop w:val="0"/>
                                  <w:marBottom w:val="0"/>
                                  <w:divBdr>
                                    <w:top w:val="none" w:sz="0" w:space="0" w:color="auto"/>
                                    <w:left w:val="none" w:sz="0" w:space="0" w:color="auto"/>
                                    <w:bottom w:val="none" w:sz="0" w:space="0" w:color="auto"/>
                                    <w:right w:val="none" w:sz="0" w:space="0" w:color="auto"/>
                                  </w:divBdr>
                                  <w:divsChild>
                                    <w:div w:id="1774783650">
                                      <w:marLeft w:val="0"/>
                                      <w:marRight w:val="0"/>
                                      <w:marTop w:val="0"/>
                                      <w:marBottom w:val="0"/>
                                      <w:divBdr>
                                        <w:top w:val="none" w:sz="0" w:space="0" w:color="auto"/>
                                        <w:left w:val="none" w:sz="0" w:space="0" w:color="auto"/>
                                        <w:bottom w:val="none" w:sz="0" w:space="0" w:color="auto"/>
                                        <w:right w:val="none" w:sz="0" w:space="0" w:color="auto"/>
                                      </w:divBdr>
                                      <w:divsChild>
                                        <w:div w:id="355038813">
                                          <w:marLeft w:val="0"/>
                                          <w:marRight w:val="0"/>
                                          <w:marTop w:val="0"/>
                                          <w:marBottom w:val="0"/>
                                          <w:divBdr>
                                            <w:top w:val="none" w:sz="0" w:space="0" w:color="auto"/>
                                            <w:left w:val="none" w:sz="0" w:space="0" w:color="auto"/>
                                            <w:bottom w:val="none" w:sz="0" w:space="0" w:color="auto"/>
                                            <w:right w:val="none" w:sz="0" w:space="0" w:color="auto"/>
                                          </w:divBdr>
                                          <w:divsChild>
                                            <w:div w:id="1364407117">
                                              <w:marLeft w:val="0"/>
                                              <w:marRight w:val="0"/>
                                              <w:marTop w:val="0"/>
                                              <w:marBottom w:val="0"/>
                                              <w:divBdr>
                                                <w:top w:val="none" w:sz="0" w:space="0" w:color="auto"/>
                                                <w:left w:val="none" w:sz="0" w:space="0" w:color="auto"/>
                                                <w:bottom w:val="none" w:sz="0" w:space="0" w:color="auto"/>
                                                <w:right w:val="none" w:sz="0" w:space="0" w:color="auto"/>
                                              </w:divBdr>
                                              <w:divsChild>
                                                <w:div w:id="1690793591">
                                                  <w:marLeft w:val="0"/>
                                                  <w:marRight w:val="0"/>
                                                  <w:marTop w:val="0"/>
                                                  <w:marBottom w:val="0"/>
                                                  <w:divBdr>
                                                    <w:top w:val="none" w:sz="0" w:space="0" w:color="auto"/>
                                                    <w:left w:val="none" w:sz="0" w:space="0" w:color="auto"/>
                                                    <w:bottom w:val="none" w:sz="0" w:space="0" w:color="auto"/>
                                                    <w:right w:val="none" w:sz="0" w:space="0" w:color="auto"/>
                                                  </w:divBdr>
                                                  <w:divsChild>
                                                    <w:div w:id="667486818">
                                                      <w:marLeft w:val="0"/>
                                                      <w:marRight w:val="0"/>
                                                      <w:marTop w:val="0"/>
                                                      <w:marBottom w:val="0"/>
                                                      <w:divBdr>
                                                        <w:top w:val="none" w:sz="0" w:space="0" w:color="auto"/>
                                                        <w:left w:val="none" w:sz="0" w:space="0" w:color="auto"/>
                                                        <w:bottom w:val="none" w:sz="0" w:space="0" w:color="auto"/>
                                                        <w:right w:val="none" w:sz="0" w:space="0" w:color="auto"/>
                                                      </w:divBdr>
                                                      <w:divsChild>
                                                        <w:div w:id="1865634199">
                                                          <w:marLeft w:val="0"/>
                                                          <w:marRight w:val="0"/>
                                                          <w:marTop w:val="0"/>
                                                          <w:marBottom w:val="0"/>
                                                          <w:divBdr>
                                                            <w:top w:val="none" w:sz="0" w:space="0" w:color="auto"/>
                                                            <w:left w:val="none" w:sz="0" w:space="0" w:color="auto"/>
                                                            <w:bottom w:val="none" w:sz="0" w:space="0" w:color="auto"/>
                                                            <w:right w:val="none" w:sz="0" w:space="0" w:color="auto"/>
                                                          </w:divBdr>
                                                          <w:divsChild>
                                                            <w:div w:id="15541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2.xml"/><Relationship Id="rId16" Type="http://schemas.openxmlformats.org/officeDocument/2006/relationships/hyperlink" Target="http://www.wampserver.com" TargetMode="Externa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www.sage.com"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www.microsoft.com/en-US/download/details.aspx?id=30679"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Sage-ERP-X3/sample-x3-ws-php-webporta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2.xml"/><Relationship Id="rId77"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39.jpeg"/><Relationship Id="rId72" Type="http://schemas.openxmlformats.org/officeDocument/2006/relationships/footer" Target="footer4.xml"/><Relationship Id="rId80"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3.xml"/><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www.sage.com" TargetMode="External"/><Relationship Id="rId78" Type="http://schemas.openxmlformats.org/officeDocument/2006/relationships/footer" Target="footer5.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hyperlink" Target="http://x3pu9trainvm:8125/sagex3/" TargetMode="External"/><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50.png"/><Relationship Id="rId7" Type="http://schemas.openxmlformats.org/officeDocument/2006/relationships/settings" Target="settings.xml"/><Relationship Id="rId71" Type="http://schemas.openxmlformats.org/officeDocument/2006/relationships/header" Target="header3.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age Cyan Theme">
      <a:dk1>
        <a:srgbClr val="2B2421"/>
      </a:dk1>
      <a:lt1>
        <a:sysClr val="window" lastClr="FFFFFF"/>
      </a:lt1>
      <a:dk2>
        <a:srgbClr val="2E3456"/>
      </a:dk2>
      <a:lt2>
        <a:srgbClr val="DCDDDB"/>
      </a:lt2>
      <a:accent1>
        <a:srgbClr val="00A4CF"/>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F423A30A101F047BEF9DA7C3DA99473" ma:contentTypeVersion="5" ma:contentTypeDescription="Crée un document." ma:contentTypeScope="" ma:versionID="63c5a3bb266b1d26cae0cf050fc95839">
  <xsd:schema xmlns:xsd="http://www.w3.org/2001/XMLSchema" xmlns:xs="http://www.w3.org/2001/XMLSchema" xmlns:p="http://schemas.microsoft.com/office/2006/metadata/properties" xmlns:ns2="34a57691-9ad9-4ce4-8338-1a18ae55b376" xmlns:ns3="0957e3d6-0b23-43f9-a093-e9066bd241e2" targetNamespace="http://schemas.microsoft.com/office/2006/metadata/properties" ma:root="true" ma:fieldsID="04e0122c2257f41f606a8f021f127b7f" ns2:_="" ns3:_="">
    <xsd:import namespace="34a57691-9ad9-4ce4-8338-1a18ae55b376"/>
    <xsd:import namespace="0957e3d6-0b23-43f9-a093-e9066bd241e2"/>
    <xsd:element name="properties">
      <xsd:complexType>
        <xsd:sequence>
          <xsd:element name="documentManagement">
            <xsd:complexType>
              <xsd:all>
                <xsd:element ref="ns2:MediaServiceMetadata" minOccurs="0"/>
                <xsd:element ref="ns2:MediaServiceFastMetadata" minOccurs="0"/>
                <xsd:element ref="ns2:MediaServiceAuto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a57691-9ad9-4ce4-8338-1a18ae55b3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57e3d6-0b23-43f9-a093-e9066bd241e2"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58308-C5CD-4878-BD96-F7E7AC87D96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E27683E-65B6-4358-A808-3EDE9E9B61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a57691-9ad9-4ce4-8338-1a18ae55b376"/>
    <ds:schemaRef ds:uri="0957e3d6-0b23-43f9-a093-e9066bd24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6C176F-EF43-477A-8E34-05079F9C17AE}">
  <ds:schemaRefs>
    <ds:schemaRef ds:uri="http://schemas.microsoft.com/sharepoint/v3/contenttype/forms"/>
  </ds:schemaRefs>
</ds:datastoreItem>
</file>

<file path=customXml/itemProps4.xml><?xml version="1.0" encoding="utf-8"?>
<ds:datastoreItem xmlns:ds="http://schemas.openxmlformats.org/officeDocument/2006/customXml" ds:itemID="{0502254E-B0B5-43E8-B5F3-C8EE5298E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2850</Words>
  <Characters>15681</Characters>
  <Application>Microsoft Office Word</Application>
  <DocSecurity>0</DocSecurity>
  <Lines>130</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2018-02-14T12:55:00Z</dcterms:created>
  <dcterms:modified xsi:type="dcterms:W3CDTF">2020-02-25T14:11:00Z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0x0101006F423A30A101F047BEF9DA7C3DA99473</vt:lpwstr>
  </property>
  <property fmtid="{D5CDD505-2E9C-101B-9397-08002B2CF9AE}" pid="3" name="Order">
    <vt:r8>121900</vt:r8>
  </property>
  <property fmtid="{D5CDD505-2E9C-101B-9397-08002B2CF9AE}" pid="4" name="ComplianceAssetId">
    <vt:lpwstr/>
  </property>
  <property fmtid="{D5CDD505-2E9C-101B-9397-08002B2CF9AE}" pid="5" name="TemplateUrl">
    <vt:lpwstr/>
  </property>
  <property fmtid="{D5CDD505-2E9C-101B-9397-08002B2CF9AE}" pid="6" name="xd_Signature">
    <vt:bool>false</vt:bool>
  </property>
  <property fmtid="{D5CDD505-2E9C-101B-9397-08002B2CF9AE}" pid="7" name="xd_ProgID">
    <vt:lpwstr/>
  </property>
  <property fmtid="{D5CDD505-2E9C-101B-9397-08002B2CF9AE}" pid="8" name="_SourceUrl">
    <vt:lpwstr/>
  </property>
  <property fmtid="{D5CDD505-2E9C-101B-9397-08002B2CF9AE}" pid="9" name="_SharedFileIndex">
    <vt:lpwstr/>
  </property>
</Properties>
</file>