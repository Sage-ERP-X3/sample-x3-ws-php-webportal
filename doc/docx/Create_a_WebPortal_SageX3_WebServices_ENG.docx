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08B" w:rsidRDefault="00A7297A" w:rsidP="008E772E">
      <w:pPr>
        <w:pStyle w:val="SAGETitle"/>
        <w:rPr>
          <w:lang w:val="en-US"/>
        </w:rPr>
      </w:pPr>
      <w:r>
        <w:rPr>
          <w:noProof/>
        </w:rPr>
        <w:drawing>
          <wp:anchor distT="0" distB="0" distL="114300" distR="114300" simplePos="0" relativeHeight="251693568" behindDoc="0" locked="0" layoutInCell="1" allowOverlap="1" wp14:anchorId="0707ECC2" wp14:editId="5612779C">
            <wp:simplePos x="0" y="0"/>
            <wp:positionH relativeFrom="page">
              <wp:align>center</wp:align>
            </wp:positionH>
            <wp:positionV relativeFrom="paragraph">
              <wp:posOffset>-1323975</wp:posOffset>
            </wp:positionV>
            <wp:extent cx="3823200" cy="1069662"/>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11">
                      <a:extLst>
                        <a:ext uri="{28A0092B-C50C-407E-A947-70E740481C1C}">
                          <a14:useLocalDpi xmlns:a14="http://schemas.microsoft.com/office/drawing/2010/main" val="0"/>
                        </a:ext>
                      </a:extLst>
                    </a:blip>
                    <a:stretch>
                      <a:fillRect/>
                    </a:stretch>
                  </pic:blipFill>
                  <pic:spPr>
                    <a:xfrm>
                      <a:off x="0" y="0"/>
                      <a:ext cx="3823200" cy="1069662"/>
                    </a:xfrm>
                    <a:prstGeom prst="rect">
                      <a:avLst/>
                    </a:prstGeom>
                  </pic:spPr>
                </pic:pic>
              </a:graphicData>
            </a:graphic>
            <wp14:sizeRelH relativeFrom="margin">
              <wp14:pctWidth>0</wp14:pctWidth>
            </wp14:sizeRelH>
            <wp14:sizeRelV relativeFrom="margin">
              <wp14:pctHeight>0</wp14:pctHeight>
            </wp14:sizeRelV>
          </wp:anchor>
        </w:drawing>
      </w:r>
      <w:r w:rsidR="00E1108B" w:rsidRPr="00B16765">
        <w:rPr>
          <w:noProof/>
          <w:lang w:val="fr-FR" w:eastAsia="fr-FR"/>
        </w:rPr>
        <w:drawing>
          <wp:anchor distT="0" distB="0" distL="114300" distR="114300" simplePos="0" relativeHeight="251691520" behindDoc="1" locked="0" layoutInCell="1" allowOverlap="1" wp14:anchorId="08CF305C" wp14:editId="0F7EF9F0">
            <wp:simplePos x="0" y="0"/>
            <wp:positionH relativeFrom="page">
              <wp:align>left</wp:align>
            </wp:positionH>
            <wp:positionV relativeFrom="paragraph">
              <wp:posOffset>-1727200</wp:posOffset>
            </wp:positionV>
            <wp:extent cx="7602855" cy="11426190"/>
            <wp:effectExtent l="0" t="0" r="0" b="3810"/>
            <wp:wrapNone/>
            <wp:docPr id="5" name="Image 5" descr="C:\Users\mucar\Downloads\Sage_AUS_AngryDonuts_81I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ar\Downloads\Sage_AUS_AngryDonuts_81I38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2855" cy="11426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108B" w:rsidRDefault="00E1108B" w:rsidP="008E772E">
      <w:pPr>
        <w:pStyle w:val="SAGETitle"/>
        <w:rPr>
          <w:lang w:val="en-US"/>
        </w:rPr>
      </w:pPr>
    </w:p>
    <w:p w:rsidR="00E1108B" w:rsidRDefault="00E1108B" w:rsidP="008E772E">
      <w:pPr>
        <w:pStyle w:val="SAGETitle"/>
        <w:rPr>
          <w:lang w:val="en-US"/>
        </w:rPr>
      </w:pPr>
    </w:p>
    <w:p w:rsidR="00E1108B" w:rsidRDefault="00E1108B" w:rsidP="008E772E">
      <w:pPr>
        <w:pStyle w:val="SAGETitle"/>
        <w:rPr>
          <w:lang w:val="en-US"/>
        </w:rPr>
      </w:pPr>
    </w:p>
    <w:p w:rsidR="00E1108B" w:rsidRDefault="00E1108B" w:rsidP="008E772E">
      <w:pPr>
        <w:pStyle w:val="SAGETitle"/>
        <w:rPr>
          <w:lang w:val="en-US"/>
        </w:rPr>
      </w:pPr>
    </w:p>
    <w:p w:rsidR="007F0561" w:rsidRPr="003118DA" w:rsidRDefault="00E1108B" w:rsidP="00E1108B">
      <w:pPr>
        <w:pStyle w:val="SAGETitle"/>
        <w:ind w:left="-567"/>
        <w:rPr>
          <w:lang w:val="en-US"/>
        </w:rPr>
      </w:pPr>
      <w:r>
        <w:rPr>
          <w:lang w:val="en-US"/>
        </w:rPr>
        <w:t>C</w:t>
      </w:r>
      <w:r w:rsidR="00266ADD">
        <w:rPr>
          <w:lang w:val="en-US"/>
        </w:rPr>
        <w:t xml:space="preserve">reate a </w:t>
      </w:r>
      <w:r w:rsidR="00E5492F">
        <w:rPr>
          <w:lang w:val="en-US"/>
        </w:rPr>
        <w:t>W</w:t>
      </w:r>
      <w:r w:rsidR="00266ADD">
        <w:rPr>
          <w:lang w:val="en-US"/>
        </w:rPr>
        <w:t xml:space="preserve">eb </w:t>
      </w:r>
      <w:r w:rsidR="00E5492F">
        <w:rPr>
          <w:lang w:val="en-US"/>
        </w:rPr>
        <w:t>P</w:t>
      </w:r>
      <w:r w:rsidR="00266ADD">
        <w:rPr>
          <w:lang w:val="en-US"/>
        </w:rPr>
        <w:t>ortal</w:t>
      </w:r>
      <w:r w:rsidR="00E5492F">
        <w:rPr>
          <w:lang w:val="en-US"/>
        </w:rPr>
        <w:t xml:space="preserve"> using Web services</w:t>
      </w:r>
    </w:p>
    <w:p w:rsidR="00073FA8" w:rsidRDefault="00073FA8" w:rsidP="00E1108B">
      <w:pPr>
        <w:pStyle w:val="SAGETitleDate"/>
        <w:ind w:left="-567"/>
      </w:pPr>
    </w:p>
    <w:p w:rsidR="00063C74" w:rsidRPr="001E2B05" w:rsidRDefault="003824D8" w:rsidP="00E1108B">
      <w:pPr>
        <w:pStyle w:val="SAGETitleDate"/>
        <w:ind w:left="-567"/>
        <w:sectPr w:rsidR="00063C74" w:rsidRPr="001E2B05" w:rsidSect="004E3437">
          <w:footerReference w:type="default" r:id="rId13"/>
          <w:pgSz w:w="11906" w:h="16838" w:code="9"/>
          <w:pgMar w:top="2722" w:right="1134" w:bottom="1701" w:left="1985" w:header="709" w:footer="567" w:gutter="0"/>
          <w:cols w:space="708"/>
          <w:titlePg/>
          <w:docGrid w:linePitch="360"/>
        </w:sectPr>
      </w:pPr>
      <w:r>
        <w:t>10</w:t>
      </w:r>
      <w:r w:rsidR="00266ADD">
        <w:t xml:space="preserve"> </w:t>
      </w:r>
      <w:r w:rsidR="00E1108B">
        <w:t>20</w:t>
      </w:r>
      <w:r>
        <w:t>18</w:t>
      </w:r>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The purpose of this document is</w:t>
      </w:r>
      <w:r w:rsidR="00E4104F">
        <w:rPr>
          <w:color w:val="00A4CF"/>
          <w:sz w:val="22"/>
          <w:lang w:val="en-US"/>
        </w:rPr>
        <w:t xml:space="preserve"> to explain how to invoke SOAP </w:t>
      </w:r>
      <w:r w:rsidRPr="002F7BC0">
        <w:rPr>
          <w:color w:val="00A4CF"/>
          <w:sz w:val="22"/>
          <w:lang w:val="en-US"/>
        </w:rPr>
        <w:t xml:space="preserve">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w:t>
      </w:r>
      <w:r w:rsidR="00E4104F">
        <w:rPr>
          <w:color w:val="00A4CF"/>
          <w:sz w:val="22"/>
          <w:lang w:val="en-US"/>
        </w:rPr>
        <w:t>,</w:t>
      </w:r>
      <w:r w:rsidRPr="002F7BC0">
        <w:rPr>
          <w:color w:val="00A4CF"/>
          <w:sz w:val="22"/>
          <w:lang w:val="en-US"/>
        </w:rPr>
        <w:t xml:space="preserve"> such as orders or customer information in real-time. You do not need to share large files across networks or via email. Because the data stays in </w:t>
      </w:r>
      <w:r w:rsidR="00BA69EB">
        <w:rPr>
          <w:color w:val="00A4CF"/>
          <w:sz w:val="22"/>
          <w:lang w:val="en-US"/>
        </w:rPr>
        <w:t>the application</w:t>
      </w:r>
      <w:r w:rsidRPr="002F7BC0">
        <w:rPr>
          <w:color w:val="00A4CF"/>
          <w:sz w:val="22"/>
          <w:lang w:val="en-US"/>
        </w:rPr>
        <w:t>,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You can create the portal using SOAP web services functionality and WampServer® is a Windows web development environment that allows you to create web applications with Apache2, PHP, and a MySQL database. In addition, PhpMyAdmin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 xml:space="preserve">This document is intended for experienced </w:t>
      </w:r>
      <w:r w:rsidR="00744D92">
        <w:rPr>
          <w:lang w:val="en-US"/>
        </w:rPr>
        <w:t xml:space="preserve">Enterprise Management </w:t>
      </w:r>
      <w:r w:rsidRPr="00BA7C20">
        <w:rPr>
          <w:lang w:val="en-US"/>
        </w:rPr>
        <w:t>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bookmarkStart w:id="0" w:name="_GoBack"/>
      <w:bookmarkEnd w:id="0"/>
    </w:p>
    <w:sdt>
      <w:sdtPr>
        <w:rPr>
          <w:b w:val="0"/>
          <w:color w:val="auto"/>
          <w:sz w:val="22"/>
        </w:rPr>
        <w:id w:val="-1417781885"/>
        <w:docPartObj>
          <w:docPartGallery w:val="Table of Contents"/>
          <w:docPartUnique/>
        </w:docPartObj>
      </w:sdtPr>
      <w:sdtEndPr>
        <w:rPr>
          <w:bCs/>
          <w:noProof/>
        </w:rPr>
      </w:sdtEndPr>
      <w:sdtContent>
        <w:p w:rsidR="005F40A6" w:rsidRDefault="005F40A6" w:rsidP="005F40A6">
          <w:pPr>
            <w:pStyle w:val="SAGEHeading1noTOC"/>
            <w:framePr w:wrap="around"/>
          </w:pPr>
          <w:r>
            <w:t>Contents</w:t>
          </w:r>
        </w:p>
        <w:p w:rsidR="00513899" w:rsidRDefault="005F40A6">
          <w:pPr>
            <w:pStyle w:val="TM1"/>
            <w:rPr>
              <w:ins w:id="1" w:author="Auteur"/>
              <w:rFonts w:asciiTheme="minorHAnsi" w:eastAsiaTheme="minorEastAsia" w:hAnsiTheme="minorHAnsi" w:cstheme="minorBidi"/>
              <w:b w:val="0"/>
              <w:bCs w:val="0"/>
              <w:caps w:val="0"/>
              <w:color w:val="auto"/>
              <w:sz w:val="22"/>
              <w:szCs w:val="22"/>
              <w:lang w:val="fr-FR" w:eastAsia="fr-FR"/>
            </w:rPr>
          </w:pPr>
          <w:r>
            <w:fldChar w:fldCharType="begin"/>
          </w:r>
          <w:r>
            <w:instrText xml:space="preserve"> TOC \o "1-3" \h \z \u </w:instrText>
          </w:r>
          <w:r>
            <w:fldChar w:fldCharType="separate"/>
          </w:r>
          <w:ins w:id="2" w:author="Auteur">
            <w:r w:rsidR="00513899" w:rsidRPr="00334F79">
              <w:rPr>
                <w:rStyle w:val="Lienhypertexte"/>
              </w:rPr>
              <w:fldChar w:fldCharType="begin"/>
            </w:r>
            <w:r w:rsidR="00513899" w:rsidRPr="00334F79">
              <w:rPr>
                <w:rStyle w:val="Lienhypertexte"/>
              </w:rPr>
              <w:instrText xml:space="preserve"> </w:instrText>
            </w:r>
            <w:r w:rsidR="00513899">
              <w:instrText>HYPERLINK \l "_Toc527036843"</w:instrText>
            </w:r>
            <w:r w:rsidR="00513899" w:rsidRPr="00334F79">
              <w:rPr>
                <w:rStyle w:val="Lienhypertexte"/>
              </w:rPr>
              <w:instrText xml:space="preserve"> </w:instrText>
            </w:r>
            <w:r w:rsidR="00513899" w:rsidRPr="00334F79">
              <w:rPr>
                <w:rStyle w:val="Lienhypertexte"/>
              </w:rPr>
            </w:r>
            <w:r w:rsidR="00513899" w:rsidRPr="00334F79">
              <w:rPr>
                <w:rStyle w:val="Lienhypertexte"/>
              </w:rPr>
              <w:fldChar w:fldCharType="separate"/>
            </w:r>
            <w:r w:rsidR="00513899" w:rsidRPr="00334F79">
              <w:rPr>
                <w:rStyle w:val="Lienhypertexte"/>
              </w:rPr>
              <w:t>Requirements</w:t>
            </w:r>
            <w:r w:rsidR="00513899">
              <w:rPr>
                <w:webHidden/>
              </w:rPr>
              <w:tab/>
            </w:r>
            <w:r w:rsidR="00513899">
              <w:rPr>
                <w:webHidden/>
              </w:rPr>
              <w:fldChar w:fldCharType="begin"/>
            </w:r>
            <w:r w:rsidR="00513899">
              <w:rPr>
                <w:webHidden/>
              </w:rPr>
              <w:instrText xml:space="preserve"> PAGEREF _Toc527036843 \h </w:instrText>
            </w:r>
            <w:r w:rsidR="00513899">
              <w:rPr>
                <w:webHidden/>
              </w:rPr>
            </w:r>
          </w:ins>
          <w:r w:rsidR="00513899">
            <w:rPr>
              <w:webHidden/>
            </w:rPr>
            <w:fldChar w:fldCharType="separate"/>
          </w:r>
          <w:ins w:id="3" w:author="Auteur">
            <w:r w:rsidR="00513899">
              <w:rPr>
                <w:webHidden/>
              </w:rPr>
              <w:t>4</w:t>
            </w:r>
            <w:r w:rsidR="00513899">
              <w:rPr>
                <w:webHidden/>
              </w:rPr>
              <w:fldChar w:fldCharType="end"/>
            </w:r>
            <w:r w:rsidR="00513899" w:rsidRPr="00334F79">
              <w:rPr>
                <w:rStyle w:val="Lienhypertexte"/>
              </w:rPr>
              <w:fldChar w:fldCharType="end"/>
            </w:r>
          </w:ins>
        </w:p>
        <w:p w:rsidR="00513899" w:rsidRDefault="00513899">
          <w:pPr>
            <w:pStyle w:val="TM2"/>
            <w:tabs>
              <w:tab w:val="right" w:pos="8777"/>
            </w:tabs>
            <w:rPr>
              <w:ins w:id="4" w:author="Auteur"/>
              <w:rFonts w:eastAsiaTheme="minorEastAsia" w:cstheme="minorBidi"/>
              <w:b w:val="0"/>
              <w:bCs w:val="0"/>
              <w:noProof/>
              <w:color w:val="auto"/>
              <w:sz w:val="22"/>
              <w:szCs w:val="22"/>
              <w:lang w:val="fr-FR" w:eastAsia="fr-FR"/>
            </w:rPr>
          </w:pPr>
          <w:ins w:id="5" w:author="Auteur">
            <w:r w:rsidRPr="00334F79">
              <w:rPr>
                <w:rStyle w:val="Lienhypertexte"/>
                <w:noProof/>
              </w:rPr>
              <w:fldChar w:fldCharType="begin"/>
            </w:r>
            <w:r w:rsidRPr="00334F79">
              <w:rPr>
                <w:rStyle w:val="Lienhypertexte"/>
                <w:noProof/>
              </w:rPr>
              <w:instrText xml:space="preserve"> </w:instrText>
            </w:r>
            <w:r>
              <w:rPr>
                <w:noProof/>
              </w:rPr>
              <w:instrText>HYPERLINK \l "_Toc527036844"</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Install Microsoft Visual C++ 2012 Redistributable (x64)</w:t>
            </w:r>
            <w:r>
              <w:rPr>
                <w:noProof/>
                <w:webHidden/>
              </w:rPr>
              <w:tab/>
            </w:r>
            <w:r>
              <w:rPr>
                <w:noProof/>
                <w:webHidden/>
              </w:rPr>
              <w:fldChar w:fldCharType="begin"/>
            </w:r>
            <w:r>
              <w:rPr>
                <w:noProof/>
                <w:webHidden/>
              </w:rPr>
              <w:instrText xml:space="preserve"> PAGEREF _Toc527036844 \h </w:instrText>
            </w:r>
            <w:r>
              <w:rPr>
                <w:noProof/>
                <w:webHidden/>
              </w:rPr>
            </w:r>
          </w:ins>
          <w:r>
            <w:rPr>
              <w:noProof/>
              <w:webHidden/>
            </w:rPr>
            <w:fldChar w:fldCharType="separate"/>
          </w:r>
          <w:ins w:id="6" w:author="Auteur">
            <w:r>
              <w:rPr>
                <w:noProof/>
                <w:webHidden/>
              </w:rPr>
              <w:t>4</w:t>
            </w:r>
            <w:r>
              <w:rPr>
                <w:noProof/>
                <w:webHidden/>
              </w:rPr>
              <w:fldChar w:fldCharType="end"/>
            </w:r>
            <w:r w:rsidRPr="00334F79">
              <w:rPr>
                <w:rStyle w:val="Lienhypertexte"/>
                <w:noProof/>
              </w:rPr>
              <w:fldChar w:fldCharType="end"/>
            </w:r>
          </w:ins>
        </w:p>
        <w:p w:rsidR="00513899" w:rsidRDefault="00513899">
          <w:pPr>
            <w:pStyle w:val="TM1"/>
            <w:rPr>
              <w:ins w:id="7" w:author="Auteur"/>
              <w:rFonts w:asciiTheme="minorHAnsi" w:eastAsiaTheme="minorEastAsia" w:hAnsiTheme="minorHAnsi" w:cstheme="minorBidi"/>
              <w:b w:val="0"/>
              <w:bCs w:val="0"/>
              <w:caps w:val="0"/>
              <w:color w:val="auto"/>
              <w:sz w:val="22"/>
              <w:szCs w:val="22"/>
              <w:lang w:val="fr-FR" w:eastAsia="fr-FR"/>
            </w:rPr>
          </w:pPr>
          <w:ins w:id="8" w:author="Auteur">
            <w:r w:rsidRPr="00334F79">
              <w:rPr>
                <w:rStyle w:val="Lienhypertexte"/>
              </w:rPr>
              <w:fldChar w:fldCharType="begin"/>
            </w:r>
            <w:r w:rsidRPr="00334F79">
              <w:rPr>
                <w:rStyle w:val="Lienhypertexte"/>
              </w:rPr>
              <w:instrText xml:space="preserve"> </w:instrText>
            </w:r>
            <w:r>
              <w:instrText>HYPERLINK \l "_Toc527036845"</w:instrText>
            </w:r>
            <w:r w:rsidRPr="00334F79">
              <w:rPr>
                <w:rStyle w:val="Lienhypertexte"/>
              </w:rPr>
              <w:instrText xml:space="preserve"> </w:instrText>
            </w:r>
            <w:r w:rsidRPr="00334F79">
              <w:rPr>
                <w:rStyle w:val="Lienhypertexte"/>
              </w:rPr>
            </w:r>
            <w:r w:rsidRPr="00334F79">
              <w:rPr>
                <w:rStyle w:val="Lienhypertexte"/>
              </w:rPr>
              <w:fldChar w:fldCharType="separate"/>
            </w:r>
            <w:r w:rsidRPr="00334F79">
              <w:rPr>
                <w:rStyle w:val="Lienhypertexte"/>
              </w:rPr>
              <w:t>Build the portal</w:t>
            </w:r>
            <w:r>
              <w:rPr>
                <w:webHidden/>
              </w:rPr>
              <w:tab/>
            </w:r>
            <w:r>
              <w:rPr>
                <w:webHidden/>
              </w:rPr>
              <w:fldChar w:fldCharType="begin"/>
            </w:r>
            <w:r>
              <w:rPr>
                <w:webHidden/>
              </w:rPr>
              <w:instrText xml:space="preserve"> PAGEREF _Toc527036845 \h </w:instrText>
            </w:r>
            <w:r>
              <w:rPr>
                <w:webHidden/>
              </w:rPr>
            </w:r>
          </w:ins>
          <w:r>
            <w:rPr>
              <w:webHidden/>
            </w:rPr>
            <w:fldChar w:fldCharType="separate"/>
          </w:r>
          <w:ins w:id="9" w:author="Auteur">
            <w:r>
              <w:rPr>
                <w:webHidden/>
              </w:rPr>
              <w:t>5</w:t>
            </w:r>
            <w:r>
              <w:rPr>
                <w:webHidden/>
              </w:rPr>
              <w:fldChar w:fldCharType="end"/>
            </w:r>
            <w:r w:rsidRPr="00334F79">
              <w:rPr>
                <w:rStyle w:val="Lienhypertexte"/>
              </w:rPr>
              <w:fldChar w:fldCharType="end"/>
            </w:r>
          </w:ins>
        </w:p>
        <w:p w:rsidR="00513899" w:rsidRDefault="00513899">
          <w:pPr>
            <w:pStyle w:val="TM2"/>
            <w:tabs>
              <w:tab w:val="right" w:pos="8777"/>
            </w:tabs>
            <w:rPr>
              <w:ins w:id="10" w:author="Auteur"/>
              <w:rFonts w:eastAsiaTheme="minorEastAsia" w:cstheme="minorBidi"/>
              <w:b w:val="0"/>
              <w:bCs w:val="0"/>
              <w:noProof/>
              <w:color w:val="auto"/>
              <w:sz w:val="22"/>
              <w:szCs w:val="22"/>
              <w:lang w:val="fr-FR" w:eastAsia="fr-FR"/>
            </w:rPr>
          </w:pPr>
          <w:ins w:id="11" w:author="Auteur">
            <w:r w:rsidRPr="00334F79">
              <w:rPr>
                <w:rStyle w:val="Lienhypertexte"/>
                <w:noProof/>
              </w:rPr>
              <w:fldChar w:fldCharType="begin"/>
            </w:r>
            <w:r w:rsidRPr="00334F79">
              <w:rPr>
                <w:rStyle w:val="Lienhypertexte"/>
                <w:noProof/>
              </w:rPr>
              <w:instrText xml:space="preserve"> </w:instrText>
            </w:r>
            <w:r>
              <w:rPr>
                <w:noProof/>
              </w:rPr>
              <w:instrText>HYPERLINK \l "_Toc527036846"</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Install and configure WampServer</w:t>
            </w:r>
            <w:r>
              <w:rPr>
                <w:noProof/>
                <w:webHidden/>
              </w:rPr>
              <w:tab/>
            </w:r>
            <w:r>
              <w:rPr>
                <w:noProof/>
                <w:webHidden/>
              </w:rPr>
              <w:fldChar w:fldCharType="begin"/>
            </w:r>
            <w:r>
              <w:rPr>
                <w:noProof/>
                <w:webHidden/>
              </w:rPr>
              <w:instrText xml:space="preserve"> PAGEREF _Toc527036846 \h </w:instrText>
            </w:r>
            <w:r>
              <w:rPr>
                <w:noProof/>
                <w:webHidden/>
              </w:rPr>
            </w:r>
          </w:ins>
          <w:r>
            <w:rPr>
              <w:noProof/>
              <w:webHidden/>
            </w:rPr>
            <w:fldChar w:fldCharType="separate"/>
          </w:r>
          <w:ins w:id="12" w:author="Auteur">
            <w:r>
              <w:rPr>
                <w:noProof/>
                <w:webHidden/>
              </w:rPr>
              <w:t>5</w:t>
            </w:r>
            <w:r>
              <w:rPr>
                <w:noProof/>
                <w:webHidden/>
              </w:rPr>
              <w:fldChar w:fldCharType="end"/>
            </w:r>
            <w:r w:rsidRPr="00334F79">
              <w:rPr>
                <w:rStyle w:val="Lienhypertexte"/>
                <w:noProof/>
              </w:rPr>
              <w:fldChar w:fldCharType="end"/>
            </w:r>
          </w:ins>
        </w:p>
        <w:p w:rsidR="00513899" w:rsidRDefault="00513899">
          <w:pPr>
            <w:pStyle w:val="TM2"/>
            <w:tabs>
              <w:tab w:val="right" w:pos="8777"/>
            </w:tabs>
            <w:rPr>
              <w:ins w:id="13" w:author="Auteur"/>
              <w:rFonts w:eastAsiaTheme="minorEastAsia" w:cstheme="minorBidi"/>
              <w:b w:val="0"/>
              <w:bCs w:val="0"/>
              <w:noProof/>
              <w:color w:val="auto"/>
              <w:sz w:val="22"/>
              <w:szCs w:val="22"/>
              <w:lang w:val="fr-FR" w:eastAsia="fr-FR"/>
            </w:rPr>
          </w:pPr>
          <w:ins w:id="14" w:author="Auteur">
            <w:r w:rsidRPr="00334F79">
              <w:rPr>
                <w:rStyle w:val="Lienhypertexte"/>
                <w:noProof/>
              </w:rPr>
              <w:fldChar w:fldCharType="begin"/>
            </w:r>
            <w:r w:rsidRPr="00334F79">
              <w:rPr>
                <w:rStyle w:val="Lienhypertexte"/>
                <w:noProof/>
              </w:rPr>
              <w:instrText xml:space="preserve"> </w:instrText>
            </w:r>
            <w:r>
              <w:rPr>
                <w:noProof/>
              </w:rPr>
              <w:instrText>HYPERLINK \l "_Toc527036847"</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Configure the server and the pool of Web services</w:t>
            </w:r>
            <w:r>
              <w:rPr>
                <w:noProof/>
                <w:webHidden/>
              </w:rPr>
              <w:tab/>
            </w:r>
            <w:r>
              <w:rPr>
                <w:noProof/>
                <w:webHidden/>
              </w:rPr>
              <w:fldChar w:fldCharType="begin"/>
            </w:r>
            <w:r>
              <w:rPr>
                <w:noProof/>
                <w:webHidden/>
              </w:rPr>
              <w:instrText xml:space="preserve"> PAGEREF _Toc527036847 \h </w:instrText>
            </w:r>
            <w:r>
              <w:rPr>
                <w:noProof/>
                <w:webHidden/>
              </w:rPr>
            </w:r>
          </w:ins>
          <w:r>
            <w:rPr>
              <w:noProof/>
              <w:webHidden/>
            </w:rPr>
            <w:fldChar w:fldCharType="separate"/>
          </w:r>
          <w:ins w:id="15"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3"/>
            <w:tabs>
              <w:tab w:val="right" w:pos="8777"/>
            </w:tabs>
            <w:rPr>
              <w:ins w:id="16" w:author="Auteur"/>
              <w:rFonts w:eastAsiaTheme="minorEastAsia" w:cstheme="minorBidi"/>
              <w:noProof/>
              <w:color w:val="auto"/>
              <w:sz w:val="22"/>
              <w:szCs w:val="22"/>
              <w:lang w:val="fr-FR" w:eastAsia="fr-FR"/>
            </w:rPr>
          </w:pPr>
          <w:ins w:id="17" w:author="Auteur">
            <w:r w:rsidRPr="00334F79">
              <w:rPr>
                <w:rStyle w:val="Lienhypertexte"/>
                <w:noProof/>
              </w:rPr>
              <w:fldChar w:fldCharType="begin"/>
            </w:r>
            <w:r w:rsidRPr="00334F79">
              <w:rPr>
                <w:rStyle w:val="Lienhypertexte"/>
                <w:noProof/>
              </w:rPr>
              <w:instrText xml:space="preserve"> </w:instrText>
            </w:r>
            <w:r>
              <w:rPr>
                <w:noProof/>
              </w:rPr>
              <w:instrText>HYPERLINK \l "_Toc527036848"</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lang w:val="en"/>
              </w:rPr>
              <w:t>Set up the Syracuse Web server</w:t>
            </w:r>
            <w:r>
              <w:rPr>
                <w:noProof/>
                <w:webHidden/>
              </w:rPr>
              <w:tab/>
            </w:r>
            <w:r>
              <w:rPr>
                <w:noProof/>
                <w:webHidden/>
              </w:rPr>
              <w:fldChar w:fldCharType="begin"/>
            </w:r>
            <w:r>
              <w:rPr>
                <w:noProof/>
                <w:webHidden/>
              </w:rPr>
              <w:instrText xml:space="preserve"> PAGEREF _Toc527036848 \h </w:instrText>
            </w:r>
            <w:r>
              <w:rPr>
                <w:noProof/>
                <w:webHidden/>
              </w:rPr>
            </w:r>
          </w:ins>
          <w:r>
            <w:rPr>
              <w:noProof/>
              <w:webHidden/>
            </w:rPr>
            <w:fldChar w:fldCharType="separate"/>
          </w:r>
          <w:ins w:id="18"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3"/>
            <w:tabs>
              <w:tab w:val="right" w:pos="8777"/>
            </w:tabs>
            <w:rPr>
              <w:ins w:id="19" w:author="Auteur"/>
              <w:rFonts w:eastAsiaTheme="minorEastAsia" w:cstheme="minorBidi"/>
              <w:noProof/>
              <w:color w:val="auto"/>
              <w:sz w:val="22"/>
              <w:szCs w:val="22"/>
              <w:lang w:val="fr-FR" w:eastAsia="fr-FR"/>
            </w:rPr>
          </w:pPr>
          <w:ins w:id="20" w:author="Auteur">
            <w:r w:rsidRPr="00334F79">
              <w:rPr>
                <w:rStyle w:val="Lienhypertexte"/>
                <w:noProof/>
              </w:rPr>
              <w:fldChar w:fldCharType="begin"/>
            </w:r>
            <w:r w:rsidRPr="00334F79">
              <w:rPr>
                <w:rStyle w:val="Lienhypertexte"/>
                <w:noProof/>
              </w:rPr>
              <w:instrText xml:space="preserve"> </w:instrText>
            </w:r>
            <w:r>
              <w:rPr>
                <w:noProof/>
              </w:rPr>
              <w:instrText>HYPERLINK \l "_Toc527036849"</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lang w:val="en"/>
              </w:rPr>
              <w:t>Configure the WEB services pool</w:t>
            </w:r>
            <w:r>
              <w:rPr>
                <w:noProof/>
                <w:webHidden/>
              </w:rPr>
              <w:tab/>
            </w:r>
            <w:r>
              <w:rPr>
                <w:noProof/>
                <w:webHidden/>
              </w:rPr>
              <w:fldChar w:fldCharType="begin"/>
            </w:r>
            <w:r>
              <w:rPr>
                <w:noProof/>
                <w:webHidden/>
              </w:rPr>
              <w:instrText xml:space="preserve"> PAGEREF _Toc527036849 \h </w:instrText>
            </w:r>
            <w:r>
              <w:rPr>
                <w:noProof/>
                <w:webHidden/>
              </w:rPr>
            </w:r>
          </w:ins>
          <w:r>
            <w:rPr>
              <w:noProof/>
              <w:webHidden/>
            </w:rPr>
            <w:fldChar w:fldCharType="separate"/>
          </w:r>
          <w:ins w:id="21" w:author="Auteur">
            <w:r>
              <w:rPr>
                <w:noProof/>
                <w:webHidden/>
              </w:rPr>
              <w:t>10</w:t>
            </w:r>
            <w:r>
              <w:rPr>
                <w:noProof/>
                <w:webHidden/>
              </w:rPr>
              <w:fldChar w:fldCharType="end"/>
            </w:r>
            <w:r w:rsidRPr="00334F79">
              <w:rPr>
                <w:rStyle w:val="Lienhypertexte"/>
                <w:noProof/>
              </w:rPr>
              <w:fldChar w:fldCharType="end"/>
            </w:r>
          </w:ins>
        </w:p>
        <w:p w:rsidR="00513899" w:rsidRDefault="00513899">
          <w:pPr>
            <w:pStyle w:val="TM2"/>
            <w:tabs>
              <w:tab w:val="right" w:pos="8777"/>
            </w:tabs>
            <w:rPr>
              <w:ins w:id="22" w:author="Auteur"/>
              <w:rFonts w:eastAsiaTheme="minorEastAsia" w:cstheme="minorBidi"/>
              <w:b w:val="0"/>
              <w:bCs w:val="0"/>
              <w:noProof/>
              <w:color w:val="auto"/>
              <w:sz w:val="22"/>
              <w:szCs w:val="22"/>
              <w:lang w:val="fr-FR" w:eastAsia="fr-FR"/>
            </w:rPr>
          </w:pPr>
          <w:ins w:id="23" w:author="Auteur">
            <w:r w:rsidRPr="00334F79">
              <w:rPr>
                <w:rStyle w:val="Lienhypertexte"/>
                <w:noProof/>
              </w:rPr>
              <w:fldChar w:fldCharType="begin"/>
            </w:r>
            <w:r w:rsidRPr="00334F79">
              <w:rPr>
                <w:rStyle w:val="Lienhypertexte"/>
                <w:noProof/>
              </w:rPr>
              <w:instrText xml:space="preserve"> </w:instrText>
            </w:r>
            <w:r>
              <w:rPr>
                <w:noProof/>
              </w:rPr>
              <w:instrText>HYPERLINK \l "_Toc527036850"</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Install and configure the PHP Web portal</w:t>
            </w:r>
            <w:r>
              <w:rPr>
                <w:noProof/>
                <w:webHidden/>
              </w:rPr>
              <w:tab/>
            </w:r>
            <w:r>
              <w:rPr>
                <w:noProof/>
                <w:webHidden/>
              </w:rPr>
              <w:fldChar w:fldCharType="begin"/>
            </w:r>
            <w:r>
              <w:rPr>
                <w:noProof/>
                <w:webHidden/>
              </w:rPr>
              <w:instrText xml:space="preserve"> PAGEREF _Toc527036850 \h </w:instrText>
            </w:r>
            <w:r>
              <w:rPr>
                <w:noProof/>
                <w:webHidden/>
              </w:rPr>
            </w:r>
          </w:ins>
          <w:r>
            <w:rPr>
              <w:noProof/>
              <w:webHidden/>
            </w:rPr>
            <w:fldChar w:fldCharType="separate"/>
          </w:r>
          <w:ins w:id="24" w:author="Auteur">
            <w:r>
              <w:rPr>
                <w:noProof/>
                <w:webHidden/>
              </w:rPr>
              <w:t>12</w:t>
            </w:r>
            <w:r>
              <w:rPr>
                <w:noProof/>
                <w:webHidden/>
              </w:rPr>
              <w:fldChar w:fldCharType="end"/>
            </w:r>
            <w:r w:rsidRPr="00334F79">
              <w:rPr>
                <w:rStyle w:val="Lienhypertexte"/>
                <w:noProof/>
              </w:rPr>
              <w:fldChar w:fldCharType="end"/>
            </w:r>
          </w:ins>
        </w:p>
        <w:p w:rsidR="00513899" w:rsidRDefault="00513899">
          <w:pPr>
            <w:pStyle w:val="TM3"/>
            <w:tabs>
              <w:tab w:val="right" w:pos="8777"/>
            </w:tabs>
            <w:rPr>
              <w:ins w:id="25" w:author="Auteur"/>
              <w:rFonts w:eastAsiaTheme="minorEastAsia" w:cstheme="minorBidi"/>
              <w:noProof/>
              <w:color w:val="auto"/>
              <w:sz w:val="22"/>
              <w:szCs w:val="22"/>
              <w:lang w:val="fr-FR" w:eastAsia="fr-FR"/>
            </w:rPr>
          </w:pPr>
          <w:ins w:id="26" w:author="Auteur">
            <w:r w:rsidRPr="00334F79">
              <w:rPr>
                <w:rStyle w:val="Lienhypertexte"/>
                <w:noProof/>
              </w:rPr>
              <w:fldChar w:fldCharType="begin"/>
            </w:r>
            <w:r w:rsidRPr="00334F79">
              <w:rPr>
                <w:rStyle w:val="Lienhypertexte"/>
                <w:noProof/>
              </w:rPr>
              <w:instrText xml:space="preserve"> </w:instrText>
            </w:r>
            <w:r>
              <w:rPr>
                <w:noProof/>
              </w:rPr>
              <w:instrText>HYPERLINK \l "_Toc527036851"</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Download the PHP web portal project files</w:t>
            </w:r>
            <w:r>
              <w:rPr>
                <w:noProof/>
                <w:webHidden/>
              </w:rPr>
              <w:tab/>
            </w:r>
            <w:r>
              <w:rPr>
                <w:noProof/>
                <w:webHidden/>
              </w:rPr>
              <w:fldChar w:fldCharType="begin"/>
            </w:r>
            <w:r>
              <w:rPr>
                <w:noProof/>
                <w:webHidden/>
              </w:rPr>
              <w:instrText xml:space="preserve"> PAGEREF _Toc527036851 \h </w:instrText>
            </w:r>
            <w:r>
              <w:rPr>
                <w:noProof/>
                <w:webHidden/>
              </w:rPr>
            </w:r>
          </w:ins>
          <w:r>
            <w:rPr>
              <w:noProof/>
              <w:webHidden/>
            </w:rPr>
            <w:fldChar w:fldCharType="separate"/>
          </w:r>
          <w:ins w:id="27" w:author="Auteur">
            <w:r>
              <w:rPr>
                <w:noProof/>
                <w:webHidden/>
              </w:rPr>
              <w:t>12</w:t>
            </w:r>
            <w:r>
              <w:rPr>
                <w:noProof/>
                <w:webHidden/>
              </w:rPr>
              <w:fldChar w:fldCharType="end"/>
            </w:r>
            <w:r w:rsidRPr="00334F79">
              <w:rPr>
                <w:rStyle w:val="Lienhypertexte"/>
                <w:noProof/>
              </w:rPr>
              <w:fldChar w:fldCharType="end"/>
            </w:r>
          </w:ins>
        </w:p>
        <w:p w:rsidR="00513899" w:rsidRDefault="00513899">
          <w:pPr>
            <w:pStyle w:val="TM3"/>
            <w:tabs>
              <w:tab w:val="right" w:pos="8777"/>
            </w:tabs>
            <w:rPr>
              <w:ins w:id="28" w:author="Auteur"/>
              <w:rFonts w:eastAsiaTheme="minorEastAsia" w:cstheme="minorBidi"/>
              <w:noProof/>
              <w:color w:val="auto"/>
              <w:sz w:val="22"/>
              <w:szCs w:val="22"/>
              <w:lang w:val="fr-FR" w:eastAsia="fr-FR"/>
            </w:rPr>
          </w:pPr>
          <w:ins w:id="29" w:author="Auteur">
            <w:r w:rsidRPr="00334F79">
              <w:rPr>
                <w:rStyle w:val="Lienhypertexte"/>
                <w:noProof/>
              </w:rPr>
              <w:fldChar w:fldCharType="begin"/>
            </w:r>
            <w:r w:rsidRPr="00334F79">
              <w:rPr>
                <w:rStyle w:val="Lienhypertexte"/>
                <w:noProof/>
              </w:rPr>
              <w:instrText xml:space="preserve"> </w:instrText>
            </w:r>
            <w:r>
              <w:rPr>
                <w:noProof/>
              </w:rPr>
              <w:instrText>HYPERLINK \l "_Toc527036852"</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Configure the portal</w:t>
            </w:r>
            <w:r>
              <w:rPr>
                <w:noProof/>
                <w:webHidden/>
              </w:rPr>
              <w:tab/>
            </w:r>
            <w:r>
              <w:rPr>
                <w:noProof/>
                <w:webHidden/>
              </w:rPr>
              <w:fldChar w:fldCharType="begin"/>
            </w:r>
            <w:r>
              <w:rPr>
                <w:noProof/>
                <w:webHidden/>
              </w:rPr>
              <w:instrText xml:space="preserve"> PAGEREF _Toc527036852 \h </w:instrText>
            </w:r>
            <w:r>
              <w:rPr>
                <w:noProof/>
                <w:webHidden/>
              </w:rPr>
            </w:r>
          </w:ins>
          <w:r>
            <w:rPr>
              <w:noProof/>
              <w:webHidden/>
            </w:rPr>
            <w:fldChar w:fldCharType="separate"/>
          </w:r>
          <w:ins w:id="30" w:author="Auteur">
            <w:r>
              <w:rPr>
                <w:noProof/>
                <w:webHidden/>
              </w:rPr>
              <w:t>13</w:t>
            </w:r>
            <w:r>
              <w:rPr>
                <w:noProof/>
                <w:webHidden/>
              </w:rPr>
              <w:fldChar w:fldCharType="end"/>
            </w:r>
            <w:r w:rsidRPr="00334F79">
              <w:rPr>
                <w:rStyle w:val="Lienhypertexte"/>
                <w:noProof/>
              </w:rPr>
              <w:fldChar w:fldCharType="end"/>
            </w:r>
          </w:ins>
        </w:p>
        <w:p w:rsidR="00513899" w:rsidRDefault="00513899">
          <w:pPr>
            <w:pStyle w:val="TM3"/>
            <w:tabs>
              <w:tab w:val="right" w:pos="8777"/>
            </w:tabs>
            <w:rPr>
              <w:ins w:id="31" w:author="Auteur"/>
              <w:rFonts w:eastAsiaTheme="minorEastAsia" w:cstheme="minorBidi"/>
              <w:noProof/>
              <w:color w:val="auto"/>
              <w:sz w:val="22"/>
              <w:szCs w:val="22"/>
              <w:lang w:val="fr-FR" w:eastAsia="fr-FR"/>
            </w:rPr>
          </w:pPr>
          <w:ins w:id="32" w:author="Auteur">
            <w:r w:rsidRPr="00334F79">
              <w:rPr>
                <w:rStyle w:val="Lienhypertexte"/>
                <w:noProof/>
              </w:rPr>
              <w:fldChar w:fldCharType="begin"/>
            </w:r>
            <w:r w:rsidRPr="00334F79">
              <w:rPr>
                <w:rStyle w:val="Lienhypertexte"/>
                <w:noProof/>
              </w:rPr>
              <w:instrText xml:space="preserve"> </w:instrText>
            </w:r>
            <w:r>
              <w:rPr>
                <w:noProof/>
              </w:rPr>
              <w:instrText>HYPERLINK \l "_Toc527036853"</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Install the application patch</w:t>
            </w:r>
            <w:r>
              <w:rPr>
                <w:noProof/>
                <w:webHidden/>
              </w:rPr>
              <w:tab/>
            </w:r>
            <w:r>
              <w:rPr>
                <w:noProof/>
                <w:webHidden/>
              </w:rPr>
              <w:fldChar w:fldCharType="begin"/>
            </w:r>
            <w:r>
              <w:rPr>
                <w:noProof/>
                <w:webHidden/>
              </w:rPr>
              <w:instrText xml:space="preserve"> PAGEREF _Toc527036853 \h </w:instrText>
            </w:r>
            <w:r>
              <w:rPr>
                <w:noProof/>
                <w:webHidden/>
              </w:rPr>
            </w:r>
          </w:ins>
          <w:r>
            <w:rPr>
              <w:noProof/>
              <w:webHidden/>
            </w:rPr>
            <w:fldChar w:fldCharType="separate"/>
          </w:r>
          <w:ins w:id="33" w:author="Auteur">
            <w:r>
              <w:rPr>
                <w:noProof/>
                <w:webHidden/>
              </w:rPr>
              <w:t>14</w:t>
            </w:r>
            <w:r>
              <w:rPr>
                <w:noProof/>
                <w:webHidden/>
              </w:rPr>
              <w:fldChar w:fldCharType="end"/>
            </w:r>
            <w:r w:rsidRPr="00334F79">
              <w:rPr>
                <w:rStyle w:val="Lienhypertexte"/>
                <w:noProof/>
              </w:rPr>
              <w:fldChar w:fldCharType="end"/>
            </w:r>
          </w:ins>
        </w:p>
        <w:p w:rsidR="00513899" w:rsidRDefault="00513899">
          <w:pPr>
            <w:pStyle w:val="TM2"/>
            <w:tabs>
              <w:tab w:val="right" w:pos="8777"/>
            </w:tabs>
            <w:rPr>
              <w:ins w:id="34" w:author="Auteur"/>
              <w:rFonts w:eastAsiaTheme="minorEastAsia" w:cstheme="minorBidi"/>
              <w:b w:val="0"/>
              <w:bCs w:val="0"/>
              <w:noProof/>
              <w:color w:val="auto"/>
              <w:sz w:val="22"/>
              <w:szCs w:val="22"/>
              <w:lang w:val="fr-FR" w:eastAsia="fr-FR"/>
            </w:rPr>
          </w:pPr>
          <w:ins w:id="35" w:author="Auteur">
            <w:r w:rsidRPr="00334F79">
              <w:rPr>
                <w:rStyle w:val="Lienhypertexte"/>
                <w:noProof/>
              </w:rPr>
              <w:fldChar w:fldCharType="begin"/>
            </w:r>
            <w:r w:rsidRPr="00334F79">
              <w:rPr>
                <w:rStyle w:val="Lienhypertexte"/>
                <w:noProof/>
              </w:rPr>
              <w:instrText xml:space="preserve"> </w:instrText>
            </w:r>
            <w:r>
              <w:rPr>
                <w:noProof/>
              </w:rPr>
              <w:instrText>HYPERLINK \l "_Toc527036854"</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Publish the Web service</w:t>
            </w:r>
            <w:r>
              <w:rPr>
                <w:noProof/>
                <w:webHidden/>
              </w:rPr>
              <w:tab/>
            </w:r>
            <w:r>
              <w:rPr>
                <w:noProof/>
                <w:webHidden/>
              </w:rPr>
              <w:fldChar w:fldCharType="begin"/>
            </w:r>
            <w:r>
              <w:rPr>
                <w:noProof/>
                <w:webHidden/>
              </w:rPr>
              <w:instrText xml:space="preserve"> PAGEREF _Toc527036854 \h </w:instrText>
            </w:r>
            <w:r>
              <w:rPr>
                <w:noProof/>
                <w:webHidden/>
              </w:rPr>
            </w:r>
          </w:ins>
          <w:r>
            <w:rPr>
              <w:noProof/>
              <w:webHidden/>
            </w:rPr>
            <w:fldChar w:fldCharType="separate"/>
          </w:r>
          <w:ins w:id="36" w:author="Auteur">
            <w:r>
              <w:rPr>
                <w:noProof/>
                <w:webHidden/>
              </w:rPr>
              <w:t>16</w:t>
            </w:r>
            <w:r>
              <w:rPr>
                <w:noProof/>
                <w:webHidden/>
              </w:rPr>
              <w:fldChar w:fldCharType="end"/>
            </w:r>
            <w:r w:rsidRPr="00334F79">
              <w:rPr>
                <w:rStyle w:val="Lienhypertexte"/>
                <w:noProof/>
              </w:rPr>
              <w:fldChar w:fldCharType="end"/>
            </w:r>
          </w:ins>
        </w:p>
        <w:p w:rsidR="00513899" w:rsidRDefault="00513899">
          <w:pPr>
            <w:pStyle w:val="TM3"/>
            <w:tabs>
              <w:tab w:val="right" w:pos="8777"/>
            </w:tabs>
            <w:rPr>
              <w:ins w:id="37" w:author="Auteur"/>
              <w:rFonts w:eastAsiaTheme="minorEastAsia" w:cstheme="minorBidi"/>
              <w:noProof/>
              <w:color w:val="auto"/>
              <w:sz w:val="22"/>
              <w:szCs w:val="22"/>
              <w:lang w:val="fr-FR" w:eastAsia="fr-FR"/>
            </w:rPr>
          </w:pPr>
          <w:ins w:id="38" w:author="Auteur">
            <w:r w:rsidRPr="00334F79">
              <w:rPr>
                <w:rStyle w:val="Lienhypertexte"/>
                <w:noProof/>
              </w:rPr>
              <w:fldChar w:fldCharType="begin"/>
            </w:r>
            <w:r w:rsidRPr="00334F79">
              <w:rPr>
                <w:rStyle w:val="Lienhypertexte"/>
                <w:noProof/>
              </w:rPr>
              <w:instrText xml:space="preserve"> </w:instrText>
            </w:r>
            <w:r>
              <w:rPr>
                <w:noProof/>
              </w:rPr>
              <w:instrText>HYPERLINK \l "_Toc527036855"</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Cas des erreurs dans la trace</w:t>
            </w:r>
            <w:r>
              <w:rPr>
                <w:noProof/>
                <w:webHidden/>
              </w:rPr>
              <w:tab/>
            </w:r>
            <w:r>
              <w:rPr>
                <w:noProof/>
                <w:webHidden/>
              </w:rPr>
              <w:fldChar w:fldCharType="begin"/>
            </w:r>
            <w:r>
              <w:rPr>
                <w:noProof/>
                <w:webHidden/>
              </w:rPr>
              <w:instrText xml:space="preserve"> PAGEREF _Toc527036855 \h </w:instrText>
            </w:r>
            <w:r>
              <w:rPr>
                <w:noProof/>
                <w:webHidden/>
              </w:rPr>
            </w:r>
          </w:ins>
          <w:r>
            <w:rPr>
              <w:noProof/>
              <w:webHidden/>
            </w:rPr>
            <w:fldChar w:fldCharType="separate"/>
          </w:r>
          <w:ins w:id="39" w:author="Auteur">
            <w:r>
              <w:rPr>
                <w:noProof/>
                <w:webHidden/>
              </w:rPr>
              <w:t>16</w:t>
            </w:r>
            <w:r>
              <w:rPr>
                <w:noProof/>
                <w:webHidden/>
              </w:rPr>
              <w:fldChar w:fldCharType="end"/>
            </w:r>
            <w:r w:rsidRPr="00334F79">
              <w:rPr>
                <w:rStyle w:val="Lienhypertexte"/>
                <w:noProof/>
              </w:rPr>
              <w:fldChar w:fldCharType="end"/>
            </w:r>
          </w:ins>
        </w:p>
        <w:p w:rsidR="00513899" w:rsidRDefault="00513899">
          <w:pPr>
            <w:pStyle w:val="TM1"/>
            <w:rPr>
              <w:ins w:id="40" w:author="Auteur"/>
              <w:rFonts w:asciiTheme="minorHAnsi" w:eastAsiaTheme="minorEastAsia" w:hAnsiTheme="minorHAnsi" w:cstheme="minorBidi"/>
              <w:b w:val="0"/>
              <w:bCs w:val="0"/>
              <w:caps w:val="0"/>
              <w:color w:val="auto"/>
              <w:sz w:val="22"/>
              <w:szCs w:val="22"/>
              <w:lang w:val="fr-FR" w:eastAsia="fr-FR"/>
            </w:rPr>
          </w:pPr>
          <w:ins w:id="41" w:author="Auteur">
            <w:r w:rsidRPr="00334F79">
              <w:rPr>
                <w:rStyle w:val="Lienhypertexte"/>
              </w:rPr>
              <w:fldChar w:fldCharType="begin"/>
            </w:r>
            <w:r w:rsidRPr="00334F79">
              <w:rPr>
                <w:rStyle w:val="Lienhypertexte"/>
              </w:rPr>
              <w:instrText xml:space="preserve"> </w:instrText>
            </w:r>
            <w:r>
              <w:instrText>HYPERLINK \l "_Toc527036856"</w:instrText>
            </w:r>
            <w:r w:rsidRPr="00334F79">
              <w:rPr>
                <w:rStyle w:val="Lienhypertexte"/>
              </w:rPr>
              <w:instrText xml:space="preserve"> </w:instrText>
            </w:r>
            <w:r w:rsidRPr="00334F79">
              <w:rPr>
                <w:rStyle w:val="Lienhypertexte"/>
              </w:rPr>
            </w:r>
            <w:r w:rsidRPr="00334F79">
              <w:rPr>
                <w:rStyle w:val="Lienhypertexte"/>
              </w:rPr>
              <w:fldChar w:fldCharType="separate"/>
            </w:r>
            <w:r w:rsidRPr="00334F79">
              <w:rPr>
                <w:rStyle w:val="Lienhypertexte"/>
              </w:rPr>
              <w:t>Use the portal</w:t>
            </w:r>
            <w:r>
              <w:rPr>
                <w:webHidden/>
              </w:rPr>
              <w:tab/>
            </w:r>
            <w:r>
              <w:rPr>
                <w:webHidden/>
              </w:rPr>
              <w:fldChar w:fldCharType="begin"/>
            </w:r>
            <w:r>
              <w:rPr>
                <w:webHidden/>
              </w:rPr>
              <w:instrText xml:space="preserve"> PAGEREF _Toc527036856 \h </w:instrText>
            </w:r>
            <w:r>
              <w:rPr>
                <w:webHidden/>
              </w:rPr>
            </w:r>
          </w:ins>
          <w:r>
            <w:rPr>
              <w:webHidden/>
            </w:rPr>
            <w:fldChar w:fldCharType="separate"/>
          </w:r>
          <w:ins w:id="42" w:author="Auteur">
            <w:r>
              <w:rPr>
                <w:webHidden/>
              </w:rPr>
              <w:t>17</w:t>
            </w:r>
            <w:r>
              <w:rPr>
                <w:webHidden/>
              </w:rPr>
              <w:fldChar w:fldCharType="end"/>
            </w:r>
            <w:r w:rsidRPr="00334F79">
              <w:rPr>
                <w:rStyle w:val="Lienhypertexte"/>
              </w:rPr>
              <w:fldChar w:fldCharType="end"/>
            </w:r>
          </w:ins>
        </w:p>
        <w:p w:rsidR="00513899" w:rsidRDefault="00513899">
          <w:pPr>
            <w:pStyle w:val="TM2"/>
            <w:tabs>
              <w:tab w:val="right" w:pos="8777"/>
            </w:tabs>
            <w:rPr>
              <w:ins w:id="43" w:author="Auteur"/>
              <w:rFonts w:eastAsiaTheme="minorEastAsia" w:cstheme="minorBidi"/>
              <w:b w:val="0"/>
              <w:bCs w:val="0"/>
              <w:noProof/>
              <w:color w:val="auto"/>
              <w:sz w:val="22"/>
              <w:szCs w:val="22"/>
              <w:lang w:val="fr-FR" w:eastAsia="fr-FR"/>
            </w:rPr>
          </w:pPr>
          <w:ins w:id="44" w:author="Auteur">
            <w:r w:rsidRPr="00334F79">
              <w:rPr>
                <w:rStyle w:val="Lienhypertexte"/>
                <w:noProof/>
              </w:rPr>
              <w:fldChar w:fldCharType="begin"/>
            </w:r>
            <w:r w:rsidRPr="00334F79">
              <w:rPr>
                <w:rStyle w:val="Lienhypertexte"/>
                <w:noProof/>
              </w:rPr>
              <w:instrText xml:space="preserve"> </w:instrText>
            </w:r>
            <w:r>
              <w:rPr>
                <w:noProof/>
              </w:rPr>
              <w:instrText>HYPERLINK \l "_Toc527036857"</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Access the portal</w:t>
            </w:r>
            <w:r>
              <w:rPr>
                <w:noProof/>
                <w:webHidden/>
              </w:rPr>
              <w:tab/>
            </w:r>
            <w:r>
              <w:rPr>
                <w:noProof/>
                <w:webHidden/>
              </w:rPr>
              <w:fldChar w:fldCharType="begin"/>
            </w:r>
            <w:r>
              <w:rPr>
                <w:noProof/>
                <w:webHidden/>
              </w:rPr>
              <w:instrText xml:space="preserve"> PAGEREF _Toc527036857 \h </w:instrText>
            </w:r>
            <w:r>
              <w:rPr>
                <w:noProof/>
                <w:webHidden/>
              </w:rPr>
            </w:r>
          </w:ins>
          <w:r>
            <w:rPr>
              <w:noProof/>
              <w:webHidden/>
            </w:rPr>
            <w:fldChar w:fldCharType="separate"/>
          </w:r>
          <w:ins w:id="45" w:author="Auteur">
            <w:r>
              <w:rPr>
                <w:noProof/>
                <w:webHidden/>
              </w:rPr>
              <w:t>17</w:t>
            </w:r>
            <w:r>
              <w:rPr>
                <w:noProof/>
                <w:webHidden/>
              </w:rPr>
              <w:fldChar w:fldCharType="end"/>
            </w:r>
            <w:r w:rsidRPr="00334F79">
              <w:rPr>
                <w:rStyle w:val="Lienhypertexte"/>
                <w:noProof/>
              </w:rPr>
              <w:fldChar w:fldCharType="end"/>
            </w:r>
          </w:ins>
        </w:p>
        <w:p w:rsidR="00513899" w:rsidRDefault="00513899">
          <w:pPr>
            <w:pStyle w:val="TM2"/>
            <w:tabs>
              <w:tab w:val="right" w:pos="8777"/>
            </w:tabs>
            <w:rPr>
              <w:ins w:id="46" w:author="Auteur"/>
              <w:rFonts w:eastAsiaTheme="minorEastAsia" w:cstheme="minorBidi"/>
              <w:b w:val="0"/>
              <w:bCs w:val="0"/>
              <w:noProof/>
              <w:color w:val="auto"/>
              <w:sz w:val="22"/>
              <w:szCs w:val="22"/>
              <w:lang w:val="fr-FR" w:eastAsia="fr-FR"/>
            </w:rPr>
          </w:pPr>
          <w:ins w:id="47" w:author="Auteur">
            <w:r w:rsidRPr="00334F79">
              <w:rPr>
                <w:rStyle w:val="Lienhypertexte"/>
                <w:noProof/>
              </w:rPr>
              <w:fldChar w:fldCharType="begin"/>
            </w:r>
            <w:r w:rsidRPr="00334F79">
              <w:rPr>
                <w:rStyle w:val="Lienhypertexte"/>
                <w:noProof/>
              </w:rPr>
              <w:instrText xml:space="preserve"> </w:instrText>
            </w:r>
            <w:r>
              <w:rPr>
                <w:noProof/>
              </w:rPr>
              <w:instrText>HYPERLINK \l "_Toc527036858"</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Read an order</w:t>
            </w:r>
            <w:r>
              <w:rPr>
                <w:noProof/>
                <w:webHidden/>
              </w:rPr>
              <w:tab/>
            </w:r>
            <w:r>
              <w:rPr>
                <w:noProof/>
                <w:webHidden/>
              </w:rPr>
              <w:fldChar w:fldCharType="begin"/>
            </w:r>
            <w:r>
              <w:rPr>
                <w:noProof/>
                <w:webHidden/>
              </w:rPr>
              <w:instrText xml:space="preserve"> PAGEREF _Toc527036858 \h </w:instrText>
            </w:r>
            <w:r>
              <w:rPr>
                <w:noProof/>
                <w:webHidden/>
              </w:rPr>
            </w:r>
          </w:ins>
          <w:r>
            <w:rPr>
              <w:noProof/>
              <w:webHidden/>
            </w:rPr>
            <w:fldChar w:fldCharType="separate"/>
          </w:r>
          <w:ins w:id="48" w:author="Auteur">
            <w:r>
              <w:rPr>
                <w:noProof/>
                <w:webHidden/>
              </w:rPr>
              <w:t>18</w:t>
            </w:r>
            <w:r>
              <w:rPr>
                <w:noProof/>
                <w:webHidden/>
              </w:rPr>
              <w:fldChar w:fldCharType="end"/>
            </w:r>
            <w:r w:rsidRPr="00334F79">
              <w:rPr>
                <w:rStyle w:val="Lienhypertexte"/>
                <w:noProof/>
              </w:rPr>
              <w:fldChar w:fldCharType="end"/>
            </w:r>
          </w:ins>
        </w:p>
        <w:p w:rsidR="00513899" w:rsidRDefault="00513899">
          <w:pPr>
            <w:pStyle w:val="TM2"/>
            <w:tabs>
              <w:tab w:val="right" w:pos="8777"/>
            </w:tabs>
            <w:rPr>
              <w:ins w:id="49" w:author="Auteur"/>
              <w:rFonts w:eastAsiaTheme="minorEastAsia" w:cstheme="minorBidi"/>
              <w:b w:val="0"/>
              <w:bCs w:val="0"/>
              <w:noProof/>
              <w:color w:val="auto"/>
              <w:sz w:val="22"/>
              <w:szCs w:val="22"/>
              <w:lang w:val="fr-FR" w:eastAsia="fr-FR"/>
            </w:rPr>
          </w:pPr>
          <w:ins w:id="50" w:author="Auteur">
            <w:r w:rsidRPr="00334F79">
              <w:rPr>
                <w:rStyle w:val="Lienhypertexte"/>
                <w:noProof/>
              </w:rPr>
              <w:fldChar w:fldCharType="begin"/>
            </w:r>
            <w:r w:rsidRPr="00334F79">
              <w:rPr>
                <w:rStyle w:val="Lienhypertexte"/>
                <w:noProof/>
              </w:rPr>
              <w:instrText xml:space="preserve"> </w:instrText>
            </w:r>
            <w:r>
              <w:rPr>
                <w:noProof/>
              </w:rPr>
              <w:instrText>HYPERLINK \l "_Toc527036859"</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Create an order</w:t>
            </w:r>
            <w:r>
              <w:rPr>
                <w:noProof/>
                <w:webHidden/>
              </w:rPr>
              <w:tab/>
            </w:r>
            <w:r>
              <w:rPr>
                <w:noProof/>
                <w:webHidden/>
              </w:rPr>
              <w:fldChar w:fldCharType="begin"/>
            </w:r>
            <w:r>
              <w:rPr>
                <w:noProof/>
                <w:webHidden/>
              </w:rPr>
              <w:instrText xml:space="preserve"> PAGEREF _Toc527036859 \h </w:instrText>
            </w:r>
            <w:r>
              <w:rPr>
                <w:noProof/>
                <w:webHidden/>
              </w:rPr>
            </w:r>
          </w:ins>
          <w:r>
            <w:rPr>
              <w:noProof/>
              <w:webHidden/>
            </w:rPr>
            <w:fldChar w:fldCharType="separate"/>
          </w:r>
          <w:ins w:id="51" w:author="Auteur">
            <w:r>
              <w:rPr>
                <w:noProof/>
                <w:webHidden/>
              </w:rPr>
              <w:t>18</w:t>
            </w:r>
            <w:r>
              <w:rPr>
                <w:noProof/>
                <w:webHidden/>
              </w:rPr>
              <w:fldChar w:fldCharType="end"/>
            </w:r>
            <w:r w:rsidRPr="00334F79">
              <w:rPr>
                <w:rStyle w:val="Lienhypertexte"/>
                <w:noProof/>
              </w:rPr>
              <w:fldChar w:fldCharType="end"/>
            </w:r>
          </w:ins>
        </w:p>
        <w:p w:rsidR="00513899" w:rsidRDefault="00513899">
          <w:pPr>
            <w:pStyle w:val="TM1"/>
            <w:rPr>
              <w:ins w:id="52" w:author="Auteur"/>
              <w:rFonts w:asciiTheme="minorHAnsi" w:eastAsiaTheme="minorEastAsia" w:hAnsiTheme="minorHAnsi" w:cstheme="minorBidi"/>
              <w:b w:val="0"/>
              <w:bCs w:val="0"/>
              <w:caps w:val="0"/>
              <w:color w:val="auto"/>
              <w:sz w:val="22"/>
              <w:szCs w:val="22"/>
              <w:lang w:val="fr-FR" w:eastAsia="fr-FR"/>
            </w:rPr>
          </w:pPr>
          <w:ins w:id="53" w:author="Auteur">
            <w:r w:rsidRPr="00334F79">
              <w:rPr>
                <w:rStyle w:val="Lienhypertexte"/>
              </w:rPr>
              <w:fldChar w:fldCharType="begin"/>
            </w:r>
            <w:r w:rsidRPr="00334F79">
              <w:rPr>
                <w:rStyle w:val="Lienhypertexte"/>
              </w:rPr>
              <w:instrText xml:space="preserve"> </w:instrText>
            </w:r>
            <w:r>
              <w:instrText>HYPERLINK \l "_Toc527036860"</w:instrText>
            </w:r>
            <w:r w:rsidRPr="00334F79">
              <w:rPr>
                <w:rStyle w:val="Lienhypertexte"/>
              </w:rPr>
              <w:instrText xml:space="preserve"> </w:instrText>
            </w:r>
            <w:r w:rsidRPr="00334F79">
              <w:rPr>
                <w:rStyle w:val="Lienhypertexte"/>
              </w:rPr>
            </w:r>
            <w:r w:rsidRPr="00334F79">
              <w:rPr>
                <w:rStyle w:val="Lienhypertexte"/>
              </w:rPr>
              <w:fldChar w:fldCharType="separate"/>
            </w:r>
            <w:r w:rsidRPr="00334F79">
              <w:rPr>
                <w:rStyle w:val="Lienhypertexte"/>
              </w:rPr>
              <w:t>For developers</w:t>
            </w:r>
            <w:r>
              <w:rPr>
                <w:webHidden/>
              </w:rPr>
              <w:tab/>
            </w:r>
            <w:r>
              <w:rPr>
                <w:webHidden/>
              </w:rPr>
              <w:fldChar w:fldCharType="begin"/>
            </w:r>
            <w:r>
              <w:rPr>
                <w:webHidden/>
              </w:rPr>
              <w:instrText xml:space="preserve"> PAGEREF _Toc527036860 \h </w:instrText>
            </w:r>
            <w:r>
              <w:rPr>
                <w:webHidden/>
              </w:rPr>
            </w:r>
          </w:ins>
          <w:r>
            <w:rPr>
              <w:webHidden/>
            </w:rPr>
            <w:fldChar w:fldCharType="separate"/>
          </w:r>
          <w:ins w:id="54" w:author="Auteur">
            <w:r>
              <w:rPr>
                <w:webHidden/>
              </w:rPr>
              <w:t>21</w:t>
            </w:r>
            <w:r>
              <w:rPr>
                <w:webHidden/>
              </w:rPr>
              <w:fldChar w:fldCharType="end"/>
            </w:r>
            <w:r w:rsidRPr="00334F79">
              <w:rPr>
                <w:rStyle w:val="Lienhypertexte"/>
              </w:rPr>
              <w:fldChar w:fldCharType="end"/>
            </w:r>
          </w:ins>
        </w:p>
        <w:p w:rsidR="00513899" w:rsidRDefault="00513899">
          <w:pPr>
            <w:pStyle w:val="TM2"/>
            <w:tabs>
              <w:tab w:val="right" w:pos="8777"/>
            </w:tabs>
            <w:rPr>
              <w:ins w:id="55" w:author="Auteur"/>
              <w:rFonts w:eastAsiaTheme="minorEastAsia" w:cstheme="minorBidi"/>
              <w:b w:val="0"/>
              <w:bCs w:val="0"/>
              <w:noProof/>
              <w:color w:val="auto"/>
              <w:sz w:val="22"/>
              <w:szCs w:val="22"/>
              <w:lang w:val="fr-FR" w:eastAsia="fr-FR"/>
            </w:rPr>
          </w:pPr>
          <w:ins w:id="56" w:author="Auteur">
            <w:r w:rsidRPr="00334F79">
              <w:rPr>
                <w:rStyle w:val="Lienhypertexte"/>
                <w:noProof/>
              </w:rPr>
              <w:fldChar w:fldCharType="begin"/>
            </w:r>
            <w:r w:rsidRPr="00334F79">
              <w:rPr>
                <w:rStyle w:val="Lienhypertexte"/>
                <w:noProof/>
              </w:rPr>
              <w:instrText xml:space="preserve"> </w:instrText>
            </w:r>
            <w:r>
              <w:rPr>
                <w:noProof/>
              </w:rPr>
              <w:instrText>HYPERLINK \l "_Toc527036861"</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List the orders</w:t>
            </w:r>
            <w:r>
              <w:rPr>
                <w:noProof/>
                <w:webHidden/>
              </w:rPr>
              <w:tab/>
            </w:r>
            <w:r>
              <w:rPr>
                <w:noProof/>
                <w:webHidden/>
              </w:rPr>
              <w:fldChar w:fldCharType="begin"/>
            </w:r>
            <w:r>
              <w:rPr>
                <w:noProof/>
                <w:webHidden/>
              </w:rPr>
              <w:instrText xml:space="preserve"> PAGEREF _Toc527036861 \h </w:instrText>
            </w:r>
            <w:r>
              <w:rPr>
                <w:noProof/>
                <w:webHidden/>
              </w:rPr>
            </w:r>
          </w:ins>
          <w:r>
            <w:rPr>
              <w:noProof/>
              <w:webHidden/>
            </w:rPr>
            <w:fldChar w:fldCharType="separate"/>
          </w:r>
          <w:ins w:id="57" w:author="Auteur">
            <w:r>
              <w:rPr>
                <w:noProof/>
                <w:webHidden/>
              </w:rPr>
              <w:t>22</w:t>
            </w:r>
            <w:r>
              <w:rPr>
                <w:noProof/>
                <w:webHidden/>
              </w:rPr>
              <w:fldChar w:fldCharType="end"/>
            </w:r>
            <w:r w:rsidRPr="00334F79">
              <w:rPr>
                <w:rStyle w:val="Lienhypertexte"/>
                <w:noProof/>
              </w:rPr>
              <w:fldChar w:fldCharType="end"/>
            </w:r>
          </w:ins>
        </w:p>
        <w:p w:rsidR="00513899" w:rsidRDefault="00513899">
          <w:pPr>
            <w:pStyle w:val="TM2"/>
            <w:tabs>
              <w:tab w:val="right" w:pos="8777"/>
            </w:tabs>
            <w:rPr>
              <w:ins w:id="58" w:author="Auteur"/>
              <w:rFonts w:eastAsiaTheme="minorEastAsia" w:cstheme="minorBidi"/>
              <w:b w:val="0"/>
              <w:bCs w:val="0"/>
              <w:noProof/>
              <w:color w:val="auto"/>
              <w:sz w:val="22"/>
              <w:szCs w:val="22"/>
              <w:lang w:val="fr-FR" w:eastAsia="fr-FR"/>
            </w:rPr>
          </w:pPr>
          <w:ins w:id="59" w:author="Auteur">
            <w:r w:rsidRPr="00334F79">
              <w:rPr>
                <w:rStyle w:val="Lienhypertexte"/>
                <w:noProof/>
              </w:rPr>
              <w:fldChar w:fldCharType="begin"/>
            </w:r>
            <w:r w:rsidRPr="00334F79">
              <w:rPr>
                <w:rStyle w:val="Lienhypertexte"/>
                <w:noProof/>
              </w:rPr>
              <w:instrText xml:space="preserve"> </w:instrText>
            </w:r>
            <w:r>
              <w:rPr>
                <w:noProof/>
              </w:rPr>
              <w:instrText>HYPERLINK \l "_Toc527036862"</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Read an order</w:t>
            </w:r>
            <w:r>
              <w:rPr>
                <w:noProof/>
                <w:webHidden/>
              </w:rPr>
              <w:tab/>
            </w:r>
            <w:r>
              <w:rPr>
                <w:noProof/>
                <w:webHidden/>
              </w:rPr>
              <w:fldChar w:fldCharType="begin"/>
            </w:r>
            <w:r>
              <w:rPr>
                <w:noProof/>
                <w:webHidden/>
              </w:rPr>
              <w:instrText xml:space="preserve"> PAGEREF _Toc527036862 \h </w:instrText>
            </w:r>
            <w:r>
              <w:rPr>
                <w:noProof/>
                <w:webHidden/>
              </w:rPr>
            </w:r>
          </w:ins>
          <w:r>
            <w:rPr>
              <w:noProof/>
              <w:webHidden/>
            </w:rPr>
            <w:fldChar w:fldCharType="separate"/>
          </w:r>
          <w:ins w:id="60" w:author="Auteur">
            <w:r>
              <w:rPr>
                <w:noProof/>
                <w:webHidden/>
              </w:rPr>
              <w:t>25</w:t>
            </w:r>
            <w:r>
              <w:rPr>
                <w:noProof/>
                <w:webHidden/>
              </w:rPr>
              <w:fldChar w:fldCharType="end"/>
            </w:r>
            <w:r w:rsidRPr="00334F79">
              <w:rPr>
                <w:rStyle w:val="Lienhypertexte"/>
                <w:noProof/>
              </w:rPr>
              <w:fldChar w:fldCharType="end"/>
            </w:r>
          </w:ins>
        </w:p>
        <w:p w:rsidR="00513899" w:rsidRDefault="00513899">
          <w:pPr>
            <w:pStyle w:val="TM2"/>
            <w:tabs>
              <w:tab w:val="right" w:pos="8777"/>
            </w:tabs>
            <w:rPr>
              <w:ins w:id="61" w:author="Auteur"/>
              <w:rFonts w:eastAsiaTheme="minorEastAsia" w:cstheme="minorBidi"/>
              <w:b w:val="0"/>
              <w:bCs w:val="0"/>
              <w:noProof/>
              <w:color w:val="auto"/>
              <w:sz w:val="22"/>
              <w:szCs w:val="22"/>
              <w:lang w:val="fr-FR" w:eastAsia="fr-FR"/>
            </w:rPr>
          </w:pPr>
          <w:ins w:id="62" w:author="Auteur">
            <w:r w:rsidRPr="00334F79">
              <w:rPr>
                <w:rStyle w:val="Lienhypertexte"/>
                <w:noProof/>
              </w:rPr>
              <w:fldChar w:fldCharType="begin"/>
            </w:r>
            <w:r w:rsidRPr="00334F79">
              <w:rPr>
                <w:rStyle w:val="Lienhypertexte"/>
                <w:noProof/>
              </w:rPr>
              <w:instrText xml:space="preserve"> </w:instrText>
            </w:r>
            <w:r>
              <w:rPr>
                <w:noProof/>
              </w:rPr>
              <w:instrText>HYPERLINK \l "_Toc527036863"</w:instrText>
            </w:r>
            <w:r w:rsidRPr="00334F79">
              <w:rPr>
                <w:rStyle w:val="Lienhypertexte"/>
                <w:noProof/>
              </w:rPr>
              <w:instrText xml:space="preserve"> </w:instrText>
            </w:r>
            <w:r w:rsidRPr="00334F79">
              <w:rPr>
                <w:rStyle w:val="Lienhypertexte"/>
                <w:noProof/>
              </w:rPr>
            </w:r>
            <w:r w:rsidRPr="00334F79">
              <w:rPr>
                <w:rStyle w:val="Lienhypertexte"/>
                <w:noProof/>
              </w:rPr>
              <w:fldChar w:fldCharType="separate"/>
            </w:r>
            <w:r w:rsidRPr="00334F79">
              <w:rPr>
                <w:rStyle w:val="Lienhypertexte"/>
                <w:noProof/>
              </w:rPr>
              <w:t>Create an order while logged in</w:t>
            </w:r>
            <w:r>
              <w:rPr>
                <w:noProof/>
                <w:webHidden/>
              </w:rPr>
              <w:tab/>
            </w:r>
            <w:r>
              <w:rPr>
                <w:noProof/>
                <w:webHidden/>
              </w:rPr>
              <w:fldChar w:fldCharType="begin"/>
            </w:r>
            <w:r>
              <w:rPr>
                <w:noProof/>
                <w:webHidden/>
              </w:rPr>
              <w:instrText xml:space="preserve"> PAGEREF _Toc527036863 \h </w:instrText>
            </w:r>
            <w:r>
              <w:rPr>
                <w:noProof/>
                <w:webHidden/>
              </w:rPr>
            </w:r>
          </w:ins>
          <w:r>
            <w:rPr>
              <w:noProof/>
              <w:webHidden/>
            </w:rPr>
            <w:fldChar w:fldCharType="separate"/>
          </w:r>
          <w:ins w:id="63" w:author="Auteur">
            <w:r>
              <w:rPr>
                <w:noProof/>
                <w:webHidden/>
              </w:rPr>
              <w:t>26</w:t>
            </w:r>
            <w:r>
              <w:rPr>
                <w:noProof/>
                <w:webHidden/>
              </w:rPr>
              <w:fldChar w:fldCharType="end"/>
            </w:r>
            <w:r w:rsidRPr="00334F79">
              <w:rPr>
                <w:rStyle w:val="Lienhypertexte"/>
                <w:noProof/>
              </w:rPr>
              <w:fldChar w:fldCharType="end"/>
            </w:r>
          </w:ins>
        </w:p>
        <w:p w:rsidR="00614DC8" w:rsidDel="00513899" w:rsidRDefault="00614DC8">
          <w:pPr>
            <w:pStyle w:val="TM1"/>
            <w:rPr>
              <w:del w:id="64" w:author="Auteur"/>
              <w:rFonts w:asciiTheme="minorHAnsi" w:eastAsiaTheme="minorEastAsia" w:hAnsiTheme="minorHAnsi" w:cstheme="minorBidi"/>
              <w:b w:val="0"/>
              <w:bCs w:val="0"/>
              <w:caps w:val="0"/>
              <w:color w:val="auto"/>
              <w:sz w:val="22"/>
              <w:szCs w:val="22"/>
              <w:lang w:val="fr-FR" w:eastAsia="fr-FR"/>
            </w:rPr>
          </w:pPr>
          <w:del w:id="65" w:author="Auteur">
            <w:r w:rsidRPr="00513899" w:rsidDel="00513899">
              <w:rPr>
                <w:rFonts w:ascii="Arial" w:hAnsi="Arial"/>
                <w:sz w:val="22"/>
                <w:rPrChange w:id="66" w:author="Auteur">
                  <w:rPr>
                    <w:rStyle w:val="Lienhypertexte"/>
                  </w:rPr>
                </w:rPrChange>
              </w:rPr>
              <w:delText>Requirements</w:delText>
            </w:r>
            <w:r w:rsidDel="00513899">
              <w:rPr>
                <w:webHidden/>
              </w:rPr>
              <w:tab/>
            </w:r>
            <w:r w:rsidR="00577314" w:rsidDel="00513899">
              <w:rPr>
                <w:webHidden/>
              </w:rPr>
              <w:delText>4</w:delText>
            </w:r>
          </w:del>
        </w:p>
        <w:p w:rsidR="00614DC8" w:rsidDel="00513899" w:rsidRDefault="00614DC8">
          <w:pPr>
            <w:pStyle w:val="TM2"/>
            <w:tabs>
              <w:tab w:val="right" w:pos="8777"/>
            </w:tabs>
            <w:rPr>
              <w:del w:id="67" w:author="Auteur"/>
              <w:rFonts w:eastAsiaTheme="minorEastAsia" w:cstheme="minorBidi"/>
              <w:b w:val="0"/>
              <w:bCs w:val="0"/>
              <w:noProof/>
              <w:color w:val="auto"/>
              <w:sz w:val="22"/>
              <w:szCs w:val="22"/>
              <w:lang w:val="fr-FR" w:eastAsia="fr-FR"/>
            </w:rPr>
          </w:pPr>
          <w:del w:id="68" w:author="Auteur">
            <w:r w:rsidRPr="00513899" w:rsidDel="00513899">
              <w:rPr>
                <w:rFonts w:ascii="Arial" w:hAnsi="Arial"/>
                <w:noProof/>
                <w:sz w:val="22"/>
                <w:rPrChange w:id="69" w:author="Auteur">
                  <w:rPr>
                    <w:rStyle w:val="Lienhypertexte"/>
                    <w:noProof/>
                  </w:rPr>
                </w:rPrChange>
              </w:rPr>
              <w:delText>Install Microsoft Visual C++ 2012 Redistributable (x64)</w:delText>
            </w:r>
            <w:r w:rsidDel="00513899">
              <w:rPr>
                <w:noProof/>
                <w:webHidden/>
              </w:rPr>
              <w:tab/>
            </w:r>
            <w:r w:rsidR="00577314" w:rsidDel="00513899">
              <w:rPr>
                <w:noProof/>
                <w:webHidden/>
              </w:rPr>
              <w:delText>4</w:delText>
            </w:r>
          </w:del>
        </w:p>
        <w:p w:rsidR="00614DC8" w:rsidDel="00513899" w:rsidRDefault="00614DC8">
          <w:pPr>
            <w:pStyle w:val="TM2"/>
            <w:tabs>
              <w:tab w:val="right" w:pos="8777"/>
            </w:tabs>
            <w:rPr>
              <w:del w:id="70" w:author="Auteur"/>
              <w:rFonts w:eastAsiaTheme="minorEastAsia" w:cstheme="minorBidi"/>
              <w:b w:val="0"/>
              <w:bCs w:val="0"/>
              <w:noProof/>
              <w:color w:val="auto"/>
              <w:sz w:val="22"/>
              <w:szCs w:val="22"/>
              <w:lang w:val="fr-FR" w:eastAsia="fr-FR"/>
            </w:rPr>
          </w:pPr>
          <w:del w:id="71" w:author="Auteur">
            <w:r w:rsidRPr="00513899" w:rsidDel="00513899">
              <w:rPr>
                <w:rFonts w:ascii="Arial" w:hAnsi="Arial"/>
                <w:noProof/>
                <w:sz w:val="22"/>
                <w:rPrChange w:id="72" w:author="Auteur">
                  <w:rPr>
                    <w:rStyle w:val="Lienhypertexte"/>
                    <w:noProof/>
                  </w:rPr>
                </w:rPrChange>
              </w:rPr>
              <w:delText>Install Microsoft Visual C++ 2015 Redistributable (x64)</w:delText>
            </w:r>
            <w:r w:rsidDel="00513899">
              <w:rPr>
                <w:noProof/>
                <w:webHidden/>
              </w:rPr>
              <w:tab/>
            </w:r>
            <w:r w:rsidR="00577314" w:rsidDel="00513899">
              <w:rPr>
                <w:noProof/>
                <w:webHidden/>
              </w:rPr>
              <w:delText>4</w:delText>
            </w:r>
          </w:del>
        </w:p>
        <w:p w:rsidR="00614DC8" w:rsidDel="00513899" w:rsidRDefault="00614DC8">
          <w:pPr>
            <w:pStyle w:val="TM1"/>
            <w:rPr>
              <w:del w:id="73" w:author="Auteur"/>
              <w:rFonts w:asciiTheme="minorHAnsi" w:eastAsiaTheme="minorEastAsia" w:hAnsiTheme="minorHAnsi" w:cstheme="minorBidi"/>
              <w:b w:val="0"/>
              <w:bCs w:val="0"/>
              <w:caps w:val="0"/>
              <w:color w:val="auto"/>
              <w:sz w:val="22"/>
              <w:szCs w:val="22"/>
              <w:lang w:val="fr-FR" w:eastAsia="fr-FR"/>
            </w:rPr>
          </w:pPr>
          <w:del w:id="74" w:author="Auteur">
            <w:r w:rsidRPr="00513899" w:rsidDel="00513899">
              <w:rPr>
                <w:rFonts w:ascii="Arial" w:hAnsi="Arial"/>
                <w:sz w:val="22"/>
                <w:rPrChange w:id="75" w:author="Auteur">
                  <w:rPr>
                    <w:rStyle w:val="Lienhypertexte"/>
                  </w:rPr>
                </w:rPrChange>
              </w:rPr>
              <w:delText>Build the portal</w:delText>
            </w:r>
            <w:r w:rsidDel="00513899">
              <w:rPr>
                <w:webHidden/>
              </w:rPr>
              <w:tab/>
            </w:r>
            <w:r w:rsidR="00577314" w:rsidDel="00513899">
              <w:rPr>
                <w:webHidden/>
              </w:rPr>
              <w:delText>5</w:delText>
            </w:r>
          </w:del>
        </w:p>
        <w:p w:rsidR="00614DC8" w:rsidDel="00513899" w:rsidRDefault="00614DC8">
          <w:pPr>
            <w:pStyle w:val="TM2"/>
            <w:tabs>
              <w:tab w:val="right" w:pos="8777"/>
            </w:tabs>
            <w:rPr>
              <w:del w:id="76" w:author="Auteur"/>
              <w:rFonts w:eastAsiaTheme="minorEastAsia" w:cstheme="minorBidi"/>
              <w:b w:val="0"/>
              <w:bCs w:val="0"/>
              <w:noProof/>
              <w:color w:val="auto"/>
              <w:sz w:val="22"/>
              <w:szCs w:val="22"/>
              <w:lang w:val="fr-FR" w:eastAsia="fr-FR"/>
            </w:rPr>
          </w:pPr>
          <w:del w:id="77" w:author="Auteur">
            <w:r w:rsidRPr="00513899" w:rsidDel="00513899">
              <w:rPr>
                <w:rFonts w:ascii="Arial" w:hAnsi="Arial"/>
                <w:noProof/>
                <w:sz w:val="22"/>
                <w:rPrChange w:id="78" w:author="Auteur">
                  <w:rPr>
                    <w:rStyle w:val="Lienhypertexte"/>
                    <w:noProof/>
                  </w:rPr>
                </w:rPrChange>
              </w:rPr>
              <w:delText>Install and configure WampServer</w:delText>
            </w:r>
            <w:r w:rsidDel="00513899">
              <w:rPr>
                <w:noProof/>
                <w:webHidden/>
              </w:rPr>
              <w:tab/>
            </w:r>
            <w:r w:rsidR="00577314" w:rsidDel="00513899">
              <w:rPr>
                <w:noProof/>
                <w:webHidden/>
              </w:rPr>
              <w:delText>5</w:delText>
            </w:r>
          </w:del>
        </w:p>
        <w:p w:rsidR="00614DC8" w:rsidDel="00513899" w:rsidRDefault="00614DC8">
          <w:pPr>
            <w:pStyle w:val="TM2"/>
            <w:tabs>
              <w:tab w:val="right" w:pos="8777"/>
            </w:tabs>
            <w:rPr>
              <w:del w:id="79" w:author="Auteur"/>
              <w:rFonts w:eastAsiaTheme="minorEastAsia" w:cstheme="minorBidi"/>
              <w:b w:val="0"/>
              <w:bCs w:val="0"/>
              <w:noProof/>
              <w:color w:val="auto"/>
              <w:sz w:val="22"/>
              <w:szCs w:val="22"/>
              <w:lang w:val="fr-FR" w:eastAsia="fr-FR"/>
            </w:rPr>
          </w:pPr>
          <w:del w:id="80" w:author="Auteur">
            <w:r w:rsidRPr="00513899" w:rsidDel="00513899">
              <w:rPr>
                <w:rFonts w:ascii="Arial" w:hAnsi="Arial"/>
                <w:noProof/>
                <w:sz w:val="22"/>
                <w:rPrChange w:id="81" w:author="Auteur">
                  <w:rPr>
                    <w:rStyle w:val="Lienhypertexte"/>
                    <w:noProof/>
                  </w:rPr>
                </w:rPrChange>
              </w:rPr>
              <w:delText>Configure the server and the pool of Web services</w:delText>
            </w:r>
            <w:r w:rsidDel="00513899">
              <w:rPr>
                <w:noProof/>
                <w:webHidden/>
              </w:rPr>
              <w:tab/>
            </w:r>
            <w:r w:rsidR="00577314" w:rsidDel="00513899">
              <w:rPr>
                <w:noProof/>
                <w:webHidden/>
              </w:rPr>
              <w:delText>7</w:delText>
            </w:r>
          </w:del>
        </w:p>
        <w:p w:rsidR="00614DC8" w:rsidDel="00513899" w:rsidRDefault="00614DC8">
          <w:pPr>
            <w:pStyle w:val="TM2"/>
            <w:tabs>
              <w:tab w:val="right" w:pos="8777"/>
            </w:tabs>
            <w:rPr>
              <w:del w:id="82" w:author="Auteur"/>
              <w:rFonts w:eastAsiaTheme="minorEastAsia" w:cstheme="minorBidi"/>
              <w:b w:val="0"/>
              <w:bCs w:val="0"/>
              <w:noProof/>
              <w:color w:val="auto"/>
              <w:sz w:val="22"/>
              <w:szCs w:val="22"/>
              <w:lang w:val="fr-FR" w:eastAsia="fr-FR"/>
            </w:rPr>
          </w:pPr>
          <w:del w:id="83" w:author="Auteur">
            <w:r w:rsidRPr="00513899" w:rsidDel="00513899">
              <w:rPr>
                <w:rFonts w:ascii="Arial" w:hAnsi="Arial"/>
                <w:noProof/>
                <w:sz w:val="22"/>
                <w:rPrChange w:id="84" w:author="Auteur">
                  <w:rPr>
                    <w:rStyle w:val="Lienhypertexte"/>
                    <w:noProof/>
                  </w:rPr>
                </w:rPrChange>
              </w:rPr>
              <w:delText>Install and configure the PHP Web portal</w:delText>
            </w:r>
            <w:r w:rsidDel="00513899">
              <w:rPr>
                <w:noProof/>
                <w:webHidden/>
              </w:rPr>
              <w:tab/>
            </w:r>
            <w:r w:rsidR="00577314" w:rsidDel="00513899">
              <w:rPr>
                <w:noProof/>
                <w:webHidden/>
              </w:rPr>
              <w:delText>9</w:delText>
            </w:r>
          </w:del>
        </w:p>
        <w:p w:rsidR="00614DC8" w:rsidDel="00513899" w:rsidRDefault="00614DC8">
          <w:pPr>
            <w:pStyle w:val="TM3"/>
            <w:tabs>
              <w:tab w:val="right" w:pos="8777"/>
            </w:tabs>
            <w:rPr>
              <w:del w:id="85" w:author="Auteur"/>
              <w:rFonts w:eastAsiaTheme="minorEastAsia" w:cstheme="minorBidi"/>
              <w:noProof/>
              <w:color w:val="auto"/>
              <w:sz w:val="22"/>
              <w:szCs w:val="22"/>
              <w:lang w:val="fr-FR" w:eastAsia="fr-FR"/>
            </w:rPr>
          </w:pPr>
          <w:del w:id="86" w:author="Auteur">
            <w:r w:rsidRPr="00513899" w:rsidDel="00513899">
              <w:rPr>
                <w:rFonts w:ascii="Arial" w:hAnsi="Arial"/>
                <w:noProof/>
                <w:sz w:val="22"/>
                <w:rPrChange w:id="87" w:author="Auteur">
                  <w:rPr>
                    <w:rStyle w:val="Lienhypertexte"/>
                    <w:noProof/>
                  </w:rPr>
                </w:rPrChange>
              </w:rPr>
              <w:delText>Download the PHP web portal project files</w:delText>
            </w:r>
            <w:r w:rsidDel="00513899">
              <w:rPr>
                <w:noProof/>
                <w:webHidden/>
              </w:rPr>
              <w:tab/>
            </w:r>
            <w:r w:rsidR="00577314" w:rsidDel="00513899">
              <w:rPr>
                <w:noProof/>
                <w:webHidden/>
              </w:rPr>
              <w:delText>9</w:delText>
            </w:r>
          </w:del>
        </w:p>
        <w:p w:rsidR="00614DC8" w:rsidDel="00513899" w:rsidRDefault="00614DC8">
          <w:pPr>
            <w:pStyle w:val="TM3"/>
            <w:tabs>
              <w:tab w:val="right" w:pos="8777"/>
            </w:tabs>
            <w:rPr>
              <w:del w:id="88" w:author="Auteur"/>
              <w:rFonts w:eastAsiaTheme="minorEastAsia" w:cstheme="minorBidi"/>
              <w:noProof/>
              <w:color w:val="auto"/>
              <w:sz w:val="22"/>
              <w:szCs w:val="22"/>
              <w:lang w:val="fr-FR" w:eastAsia="fr-FR"/>
            </w:rPr>
          </w:pPr>
          <w:del w:id="89" w:author="Auteur">
            <w:r w:rsidRPr="00513899" w:rsidDel="00513899">
              <w:rPr>
                <w:rFonts w:ascii="Arial" w:hAnsi="Arial"/>
                <w:noProof/>
                <w:sz w:val="22"/>
                <w:rPrChange w:id="90" w:author="Auteur">
                  <w:rPr>
                    <w:rStyle w:val="Lienhypertexte"/>
                    <w:noProof/>
                  </w:rPr>
                </w:rPrChange>
              </w:rPr>
              <w:delText>Configure the portal</w:delText>
            </w:r>
            <w:r w:rsidDel="00513899">
              <w:rPr>
                <w:noProof/>
                <w:webHidden/>
              </w:rPr>
              <w:tab/>
            </w:r>
            <w:r w:rsidR="00577314" w:rsidDel="00513899">
              <w:rPr>
                <w:noProof/>
                <w:webHidden/>
              </w:rPr>
              <w:delText>10</w:delText>
            </w:r>
          </w:del>
        </w:p>
        <w:p w:rsidR="00614DC8" w:rsidDel="00513899" w:rsidRDefault="00614DC8">
          <w:pPr>
            <w:pStyle w:val="TM3"/>
            <w:tabs>
              <w:tab w:val="right" w:pos="8777"/>
            </w:tabs>
            <w:rPr>
              <w:del w:id="91" w:author="Auteur"/>
              <w:rFonts w:eastAsiaTheme="minorEastAsia" w:cstheme="minorBidi"/>
              <w:noProof/>
              <w:color w:val="auto"/>
              <w:sz w:val="22"/>
              <w:szCs w:val="22"/>
              <w:lang w:val="fr-FR" w:eastAsia="fr-FR"/>
            </w:rPr>
          </w:pPr>
          <w:del w:id="92" w:author="Auteur">
            <w:r w:rsidRPr="00513899" w:rsidDel="00513899">
              <w:rPr>
                <w:rFonts w:ascii="Arial" w:hAnsi="Arial"/>
                <w:noProof/>
                <w:sz w:val="22"/>
                <w:rPrChange w:id="93" w:author="Auteur">
                  <w:rPr>
                    <w:rStyle w:val="Lienhypertexte"/>
                    <w:noProof/>
                  </w:rPr>
                </w:rPrChange>
              </w:rPr>
              <w:delText>Install the application patch</w:delText>
            </w:r>
            <w:r w:rsidDel="00513899">
              <w:rPr>
                <w:noProof/>
                <w:webHidden/>
              </w:rPr>
              <w:tab/>
            </w:r>
            <w:r w:rsidR="00577314" w:rsidDel="00513899">
              <w:rPr>
                <w:noProof/>
                <w:webHidden/>
              </w:rPr>
              <w:delText>11</w:delText>
            </w:r>
          </w:del>
        </w:p>
        <w:p w:rsidR="00614DC8" w:rsidDel="00513899" w:rsidRDefault="00614DC8">
          <w:pPr>
            <w:pStyle w:val="TM2"/>
            <w:tabs>
              <w:tab w:val="right" w:pos="8777"/>
            </w:tabs>
            <w:rPr>
              <w:del w:id="94" w:author="Auteur"/>
              <w:rFonts w:eastAsiaTheme="minorEastAsia" w:cstheme="minorBidi"/>
              <w:b w:val="0"/>
              <w:bCs w:val="0"/>
              <w:noProof/>
              <w:color w:val="auto"/>
              <w:sz w:val="22"/>
              <w:szCs w:val="22"/>
              <w:lang w:val="fr-FR" w:eastAsia="fr-FR"/>
            </w:rPr>
          </w:pPr>
          <w:del w:id="95" w:author="Auteur">
            <w:r w:rsidRPr="00513899" w:rsidDel="00513899">
              <w:rPr>
                <w:rFonts w:ascii="Arial" w:hAnsi="Arial"/>
                <w:noProof/>
                <w:sz w:val="22"/>
                <w:rPrChange w:id="96" w:author="Auteur">
                  <w:rPr>
                    <w:rStyle w:val="Lienhypertexte"/>
                    <w:noProof/>
                  </w:rPr>
                </w:rPrChange>
              </w:rPr>
              <w:delText>Publish the Web service</w:delText>
            </w:r>
            <w:r w:rsidDel="00513899">
              <w:rPr>
                <w:noProof/>
                <w:webHidden/>
              </w:rPr>
              <w:tab/>
            </w:r>
            <w:r w:rsidR="00577314" w:rsidDel="00513899">
              <w:rPr>
                <w:noProof/>
                <w:webHidden/>
              </w:rPr>
              <w:delText>13</w:delText>
            </w:r>
          </w:del>
        </w:p>
        <w:p w:rsidR="00614DC8" w:rsidDel="00513899" w:rsidRDefault="00614DC8">
          <w:pPr>
            <w:pStyle w:val="TM1"/>
            <w:rPr>
              <w:del w:id="97" w:author="Auteur"/>
              <w:rFonts w:asciiTheme="minorHAnsi" w:eastAsiaTheme="minorEastAsia" w:hAnsiTheme="minorHAnsi" w:cstheme="minorBidi"/>
              <w:b w:val="0"/>
              <w:bCs w:val="0"/>
              <w:caps w:val="0"/>
              <w:color w:val="auto"/>
              <w:sz w:val="22"/>
              <w:szCs w:val="22"/>
              <w:lang w:val="fr-FR" w:eastAsia="fr-FR"/>
            </w:rPr>
          </w:pPr>
          <w:del w:id="98" w:author="Auteur">
            <w:r w:rsidRPr="00513899" w:rsidDel="00513899">
              <w:rPr>
                <w:rFonts w:ascii="Arial" w:hAnsi="Arial"/>
                <w:sz w:val="22"/>
                <w:rPrChange w:id="99" w:author="Auteur">
                  <w:rPr>
                    <w:rStyle w:val="Lienhypertexte"/>
                  </w:rPr>
                </w:rPrChange>
              </w:rPr>
              <w:delText>Use the portal</w:delText>
            </w:r>
            <w:r w:rsidDel="00513899">
              <w:rPr>
                <w:webHidden/>
              </w:rPr>
              <w:tab/>
            </w:r>
            <w:r w:rsidR="00577314" w:rsidDel="00513899">
              <w:rPr>
                <w:webHidden/>
              </w:rPr>
              <w:delText>14</w:delText>
            </w:r>
          </w:del>
        </w:p>
        <w:p w:rsidR="00614DC8" w:rsidDel="00513899" w:rsidRDefault="00614DC8">
          <w:pPr>
            <w:pStyle w:val="TM2"/>
            <w:tabs>
              <w:tab w:val="right" w:pos="8777"/>
            </w:tabs>
            <w:rPr>
              <w:del w:id="100" w:author="Auteur"/>
              <w:rFonts w:eastAsiaTheme="minorEastAsia" w:cstheme="minorBidi"/>
              <w:b w:val="0"/>
              <w:bCs w:val="0"/>
              <w:noProof/>
              <w:color w:val="auto"/>
              <w:sz w:val="22"/>
              <w:szCs w:val="22"/>
              <w:lang w:val="fr-FR" w:eastAsia="fr-FR"/>
            </w:rPr>
          </w:pPr>
          <w:del w:id="101" w:author="Auteur">
            <w:r w:rsidRPr="00513899" w:rsidDel="00513899">
              <w:rPr>
                <w:rFonts w:ascii="Arial" w:hAnsi="Arial"/>
                <w:noProof/>
                <w:sz w:val="22"/>
                <w:rPrChange w:id="102" w:author="Auteur">
                  <w:rPr>
                    <w:rStyle w:val="Lienhypertexte"/>
                    <w:noProof/>
                  </w:rPr>
                </w:rPrChange>
              </w:rPr>
              <w:delText>Access the portal</w:delText>
            </w:r>
            <w:r w:rsidDel="00513899">
              <w:rPr>
                <w:noProof/>
                <w:webHidden/>
              </w:rPr>
              <w:tab/>
            </w:r>
            <w:r w:rsidR="00577314" w:rsidDel="00513899">
              <w:rPr>
                <w:noProof/>
                <w:webHidden/>
              </w:rPr>
              <w:delText>14</w:delText>
            </w:r>
          </w:del>
        </w:p>
        <w:p w:rsidR="00614DC8" w:rsidDel="00513899" w:rsidRDefault="00614DC8">
          <w:pPr>
            <w:pStyle w:val="TM2"/>
            <w:tabs>
              <w:tab w:val="right" w:pos="8777"/>
            </w:tabs>
            <w:rPr>
              <w:del w:id="103" w:author="Auteur"/>
              <w:rFonts w:eastAsiaTheme="minorEastAsia" w:cstheme="minorBidi"/>
              <w:b w:val="0"/>
              <w:bCs w:val="0"/>
              <w:noProof/>
              <w:color w:val="auto"/>
              <w:sz w:val="22"/>
              <w:szCs w:val="22"/>
              <w:lang w:val="fr-FR" w:eastAsia="fr-FR"/>
            </w:rPr>
          </w:pPr>
          <w:del w:id="104" w:author="Auteur">
            <w:r w:rsidRPr="00513899" w:rsidDel="00513899">
              <w:rPr>
                <w:rFonts w:ascii="Arial" w:hAnsi="Arial"/>
                <w:noProof/>
                <w:sz w:val="22"/>
                <w:rPrChange w:id="105" w:author="Auteur">
                  <w:rPr>
                    <w:rStyle w:val="Lienhypertexte"/>
                    <w:noProof/>
                  </w:rPr>
                </w:rPrChange>
              </w:rPr>
              <w:delText>Read an order</w:delText>
            </w:r>
            <w:r w:rsidDel="00513899">
              <w:rPr>
                <w:noProof/>
                <w:webHidden/>
              </w:rPr>
              <w:tab/>
            </w:r>
            <w:r w:rsidR="00577314" w:rsidDel="00513899">
              <w:rPr>
                <w:noProof/>
                <w:webHidden/>
              </w:rPr>
              <w:delText>15</w:delText>
            </w:r>
          </w:del>
        </w:p>
        <w:p w:rsidR="00614DC8" w:rsidDel="00513899" w:rsidRDefault="00614DC8">
          <w:pPr>
            <w:pStyle w:val="TM2"/>
            <w:tabs>
              <w:tab w:val="right" w:pos="8777"/>
            </w:tabs>
            <w:rPr>
              <w:del w:id="106" w:author="Auteur"/>
              <w:rFonts w:eastAsiaTheme="minorEastAsia" w:cstheme="minorBidi"/>
              <w:b w:val="0"/>
              <w:bCs w:val="0"/>
              <w:noProof/>
              <w:color w:val="auto"/>
              <w:sz w:val="22"/>
              <w:szCs w:val="22"/>
              <w:lang w:val="fr-FR" w:eastAsia="fr-FR"/>
            </w:rPr>
          </w:pPr>
          <w:del w:id="107" w:author="Auteur">
            <w:r w:rsidRPr="00513899" w:rsidDel="00513899">
              <w:rPr>
                <w:rFonts w:ascii="Arial" w:hAnsi="Arial"/>
                <w:noProof/>
                <w:sz w:val="22"/>
                <w:rPrChange w:id="108" w:author="Auteur">
                  <w:rPr>
                    <w:rStyle w:val="Lienhypertexte"/>
                    <w:noProof/>
                  </w:rPr>
                </w:rPrChange>
              </w:rPr>
              <w:delText>Create an order</w:delText>
            </w:r>
            <w:r w:rsidDel="00513899">
              <w:rPr>
                <w:noProof/>
                <w:webHidden/>
              </w:rPr>
              <w:tab/>
            </w:r>
            <w:r w:rsidR="00577314" w:rsidDel="00513899">
              <w:rPr>
                <w:noProof/>
                <w:webHidden/>
              </w:rPr>
              <w:delText>15</w:delText>
            </w:r>
          </w:del>
        </w:p>
        <w:p w:rsidR="00614DC8" w:rsidDel="00513899" w:rsidRDefault="00614DC8">
          <w:pPr>
            <w:pStyle w:val="TM2"/>
            <w:tabs>
              <w:tab w:val="right" w:pos="8777"/>
            </w:tabs>
            <w:rPr>
              <w:del w:id="109" w:author="Auteur"/>
              <w:rFonts w:eastAsiaTheme="minorEastAsia" w:cstheme="minorBidi"/>
              <w:b w:val="0"/>
              <w:bCs w:val="0"/>
              <w:noProof/>
              <w:color w:val="auto"/>
              <w:sz w:val="22"/>
              <w:szCs w:val="22"/>
              <w:lang w:val="fr-FR" w:eastAsia="fr-FR"/>
            </w:rPr>
          </w:pPr>
          <w:del w:id="110" w:author="Auteur">
            <w:r w:rsidRPr="00513899" w:rsidDel="00513899">
              <w:rPr>
                <w:rFonts w:ascii="Arial" w:hAnsi="Arial"/>
                <w:noProof/>
                <w:sz w:val="22"/>
                <w:rPrChange w:id="111" w:author="Auteur">
                  <w:rPr>
                    <w:rStyle w:val="Lienhypertexte"/>
                    <w:noProof/>
                  </w:rPr>
                </w:rPrChange>
              </w:rPr>
              <w:delText>Create an order</w:delText>
            </w:r>
            <w:r w:rsidDel="00513899">
              <w:rPr>
                <w:noProof/>
                <w:webHidden/>
              </w:rPr>
              <w:tab/>
            </w:r>
            <w:r w:rsidR="00577314" w:rsidDel="00513899">
              <w:rPr>
                <w:noProof/>
                <w:webHidden/>
              </w:rPr>
              <w:delText>16</w:delText>
            </w:r>
          </w:del>
        </w:p>
        <w:p w:rsidR="00614DC8" w:rsidDel="00513899" w:rsidRDefault="00614DC8">
          <w:pPr>
            <w:pStyle w:val="TM1"/>
            <w:rPr>
              <w:del w:id="112" w:author="Auteur"/>
              <w:rFonts w:asciiTheme="minorHAnsi" w:eastAsiaTheme="minorEastAsia" w:hAnsiTheme="minorHAnsi" w:cstheme="minorBidi"/>
              <w:b w:val="0"/>
              <w:bCs w:val="0"/>
              <w:caps w:val="0"/>
              <w:color w:val="auto"/>
              <w:sz w:val="22"/>
              <w:szCs w:val="22"/>
              <w:lang w:val="fr-FR" w:eastAsia="fr-FR"/>
            </w:rPr>
          </w:pPr>
          <w:del w:id="113" w:author="Auteur">
            <w:r w:rsidRPr="00513899" w:rsidDel="00513899">
              <w:rPr>
                <w:rFonts w:ascii="Arial" w:hAnsi="Arial"/>
                <w:sz w:val="22"/>
                <w:rPrChange w:id="114" w:author="Auteur">
                  <w:rPr>
                    <w:rStyle w:val="Lienhypertexte"/>
                  </w:rPr>
                </w:rPrChange>
              </w:rPr>
              <w:delText>For developers</w:delText>
            </w:r>
            <w:r w:rsidDel="00513899">
              <w:rPr>
                <w:webHidden/>
              </w:rPr>
              <w:tab/>
            </w:r>
            <w:r w:rsidR="00577314" w:rsidDel="00513899">
              <w:rPr>
                <w:webHidden/>
              </w:rPr>
              <w:delText>18</w:delText>
            </w:r>
          </w:del>
        </w:p>
        <w:p w:rsidR="00614DC8" w:rsidDel="00513899" w:rsidRDefault="00614DC8">
          <w:pPr>
            <w:pStyle w:val="TM2"/>
            <w:tabs>
              <w:tab w:val="right" w:pos="8777"/>
            </w:tabs>
            <w:rPr>
              <w:del w:id="115" w:author="Auteur"/>
              <w:rFonts w:eastAsiaTheme="minorEastAsia" w:cstheme="minorBidi"/>
              <w:b w:val="0"/>
              <w:bCs w:val="0"/>
              <w:noProof/>
              <w:color w:val="auto"/>
              <w:sz w:val="22"/>
              <w:szCs w:val="22"/>
              <w:lang w:val="fr-FR" w:eastAsia="fr-FR"/>
            </w:rPr>
          </w:pPr>
          <w:del w:id="116" w:author="Auteur">
            <w:r w:rsidRPr="00513899" w:rsidDel="00513899">
              <w:rPr>
                <w:rFonts w:ascii="Arial" w:hAnsi="Arial"/>
                <w:noProof/>
                <w:sz w:val="22"/>
                <w:rPrChange w:id="117" w:author="Auteur">
                  <w:rPr>
                    <w:rStyle w:val="Lienhypertexte"/>
                    <w:noProof/>
                  </w:rPr>
                </w:rPrChange>
              </w:rPr>
              <w:delText>List the orders</w:delText>
            </w:r>
            <w:r w:rsidDel="00513899">
              <w:rPr>
                <w:noProof/>
                <w:webHidden/>
              </w:rPr>
              <w:tab/>
            </w:r>
            <w:r w:rsidR="00577314" w:rsidDel="00513899">
              <w:rPr>
                <w:noProof/>
                <w:webHidden/>
              </w:rPr>
              <w:delText>19</w:delText>
            </w:r>
          </w:del>
        </w:p>
        <w:p w:rsidR="00614DC8" w:rsidDel="00513899" w:rsidRDefault="00614DC8">
          <w:pPr>
            <w:pStyle w:val="TM2"/>
            <w:tabs>
              <w:tab w:val="right" w:pos="8777"/>
            </w:tabs>
            <w:rPr>
              <w:del w:id="118" w:author="Auteur"/>
              <w:rFonts w:eastAsiaTheme="minorEastAsia" w:cstheme="minorBidi"/>
              <w:b w:val="0"/>
              <w:bCs w:val="0"/>
              <w:noProof/>
              <w:color w:val="auto"/>
              <w:sz w:val="22"/>
              <w:szCs w:val="22"/>
              <w:lang w:val="fr-FR" w:eastAsia="fr-FR"/>
            </w:rPr>
          </w:pPr>
          <w:del w:id="119" w:author="Auteur">
            <w:r w:rsidRPr="00513899" w:rsidDel="00513899">
              <w:rPr>
                <w:rFonts w:ascii="Arial" w:hAnsi="Arial"/>
                <w:noProof/>
                <w:sz w:val="22"/>
                <w:rPrChange w:id="120" w:author="Auteur">
                  <w:rPr>
                    <w:rStyle w:val="Lienhypertexte"/>
                    <w:noProof/>
                  </w:rPr>
                </w:rPrChange>
              </w:rPr>
              <w:delText>Read an order</w:delText>
            </w:r>
            <w:r w:rsidDel="00513899">
              <w:rPr>
                <w:noProof/>
                <w:webHidden/>
              </w:rPr>
              <w:tab/>
            </w:r>
            <w:r w:rsidR="00577314" w:rsidDel="00513899">
              <w:rPr>
                <w:noProof/>
                <w:webHidden/>
              </w:rPr>
              <w:delText>22</w:delText>
            </w:r>
          </w:del>
        </w:p>
        <w:p w:rsidR="00614DC8" w:rsidDel="00513899" w:rsidRDefault="00614DC8">
          <w:pPr>
            <w:pStyle w:val="TM2"/>
            <w:tabs>
              <w:tab w:val="right" w:pos="8777"/>
            </w:tabs>
            <w:rPr>
              <w:del w:id="121" w:author="Auteur"/>
              <w:rFonts w:eastAsiaTheme="minorEastAsia" w:cstheme="minorBidi"/>
              <w:b w:val="0"/>
              <w:bCs w:val="0"/>
              <w:noProof/>
              <w:color w:val="auto"/>
              <w:sz w:val="22"/>
              <w:szCs w:val="22"/>
              <w:lang w:val="fr-FR" w:eastAsia="fr-FR"/>
            </w:rPr>
          </w:pPr>
          <w:del w:id="122" w:author="Auteur">
            <w:r w:rsidRPr="00513899" w:rsidDel="00513899">
              <w:rPr>
                <w:rFonts w:ascii="Arial" w:hAnsi="Arial"/>
                <w:noProof/>
                <w:sz w:val="22"/>
                <w:rPrChange w:id="123" w:author="Auteur">
                  <w:rPr>
                    <w:rStyle w:val="Lienhypertexte"/>
                    <w:noProof/>
                  </w:rPr>
                </w:rPrChange>
              </w:rPr>
              <w:delText>Create an order while logged in</w:delText>
            </w:r>
            <w:r w:rsidDel="00513899">
              <w:rPr>
                <w:noProof/>
                <w:webHidden/>
              </w:rPr>
              <w:tab/>
            </w:r>
            <w:r w:rsidR="00577314" w:rsidDel="00513899">
              <w:rPr>
                <w:noProof/>
                <w:webHidden/>
              </w:rPr>
              <w:delText>23</w:delText>
            </w:r>
          </w:del>
        </w:p>
        <w:p w:rsidR="005F40A6" w:rsidRDefault="005F40A6">
          <w:r>
            <w:rPr>
              <w:b/>
              <w:bCs/>
              <w:noProof/>
            </w:rPr>
            <w:fldChar w:fldCharType="end"/>
          </w:r>
        </w:p>
      </w:sdtContent>
    </w:sdt>
    <w:p w:rsidR="002F7BC0" w:rsidRPr="00B43CCC" w:rsidRDefault="002F7BC0" w:rsidP="00B266E1">
      <w:pPr>
        <w:pStyle w:val="SAGETitleDate"/>
      </w:pPr>
      <w:r>
        <w:t>June 2016</w:t>
      </w:r>
      <w:bookmarkStart w:id="124" w:name="_Contents"/>
      <w:bookmarkEnd w:id="124"/>
    </w:p>
    <w:p w:rsidR="002F7BC0" w:rsidRPr="00233F20" w:rsidRDefault="002F7BC0" w:rsidP="005C08D7">
      <w:pPr>
        <w:pStyle w:val="SAGEHeading1"/>
        <w:framePr w:wrap="around"/>
        <w:rPr>
          <w:caps/>
        </w:rPr>
      </w:pPr>
      <w:bookmarkStart w:id="125" w:name="_Toc527036843"/>
      <w:r>
        <w:lastRenderedPageBreak/>
        <w:t>Requirements</w:t>
      </w:r>
      <w:bookmarkEnd w:id="125"/>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 xml:space="preserve">Windows </w:t>
      </w:r>
      <w:proofErr w:type="gramStart"/>
      <w:r>
        <w:t>64 bit</w:t>
      </w:r>
      <w:proofErr w:type="gramEnd"/>
      <w:r>
        <w:t xml:space="preserve"> operating system</w:t>
      </w:r>
    </w:p>
    <w:p w:rsidR="002F7BC0" w:rsidRPr="009A2A42" w:rsidRDefault="00901199" w:rsidP="002F7BC0">
      <w:pPr>
        <w:pStyle w:val="SAGEBullet1"/>
        <w:numPr>
          <w:ilvl w:val="0"/>
          <w:numId w:val="1"/>
        </w:numPr>
      </w:pPr>
      <w:r>
        <w:t xml:space="preserve">Update </w:t>
      </w:r>
      <w:r w:rsidR="002F7BC0" w:rsidRPr="009A2A42">
        <w:t xml:space="preserve">9.0.2 </w:t>
      </w:r>
      <w:r w:rsidR="002F7BC0">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126" w:name="_Toc453676511"/>
      <w:bookmarkStart w:id="127" w:name="_Toc527036844"/>
      <w:r>
        <w:t xml:space="preserve">Install </w:t>
      </w:r>
      <w:r w:rsidRPr="00E955CF">
        <w:t>Microsoft Visual C++ 2012 Redistributable (x64)</w:t>
      </w:r>
      <w:bookmarkEnd w:id="126"/>
      <w:bookmarkEnd w:id="127"/>
    </w:p>
    <w:p w:rsidR="002F7BC0" w:rsidRDefault="002F7BC0" w:rsidP="005C08D7">
      <w:pPr>
        <w:pStyle w:val="SAGEBodyText"/>
        <w:rPr>
          <w:rStyle w:val="Lienhypertexte"/>
        </w:rPr>
      </w:pPr>
      <w:r>
        <w:t>From</w:t>
      </w:r>
      <w:r w:rsidRPr="009D3BC7">
        <w:t xml:space="preserve"> </w:t>
      </w:r>
      <w:hyperlink r:id="rId14" w:history="1">
        <w:r w:rsidRPr="00D34BCF">
          <w:rPr>
            <w:rStyle w:val="Lienhypertexte"/>
          </w:rPr>
          <w:t>https://www.microsoft.com/en-US/download/details.aspx?id=30679</w:t>
        </w:r>
      </w:hyperlink>
    </w:p>
    <w:p w:rsidR="002F7BC0" w:rsidRDefault="002F7BC0" w:rsidP="005C08D7">
      <w:pPr>
        <w:pStyle w:val="SAGEBodyText"/>
        <w:rPr>
          <w:rStyle w:val="Lienhypertexte"/>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lang w:val="fr-FR" w:eastAsia="fr-FR"/>
        </w:rPr>
        <w:drawing>
          <wp:inline distT="0" distB="0" distL="0" distR="0" wp14:anchorId="4098845A" wp14:editId="361A5480">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2F7BC0" w:rsidRPr="002F55C2" w:rsidRDefault="002F7BC0" w:rsidP="005C08D7">
      <w:pPr>
        <w:pStyle w:val="SAGEBullet1"/>
        <w:numPr>
          <w:ilvl w:val="0"/>
          <w:numId w:val="0"/>
        </w:numPr>
        <w:ind w:left="340"/>
      </w:pPr>
    </w:p>
    <w:p w:rsidR="002F7BC0" w:rsidRPr="00103F6D" w:rsidRDefault="002F7BC0" w:rsidP="005C08D7">
      <w:pPr>
        <w:pStyle w:val="SAGEHeading1"/>
        <w:framePr w:wrap="around"/>
      </w:pPr>
      <w:bookmarkStart w:id="128" w:name="_Toc449016740"/>
      <w:bookmarkStart w:id="129" w:name="_Toc527036845"/>
      <w:r w:rsidRPr="00103F6D">
        <w:lastRenderedPageBreak/>
        <w:t>Build the portal</w:t>
      </w:r>
      <w:bookmarkEnd w:id="129"/>
    </w:p>
    <w:p w:rsidR="002F7BC0" w:rsidRDefault="002F7BC0" w:rsidP="005C08D7">
      <w:pPr>
        <w:pStyle w:val="SAGEHeading2"/>
      </w:pPr>
      <w:bookmarkStart w:id="130" w:name="_Toc453676512"/>
      <w:bookmarkStart w:id="131" w:name="_Toc527036846"/>
      <w:r w:rsidRPr="00C607D6">
        <w:t>I</w:t>
      </w:r>
      <w:r w:rsidRPr="00B13E2D">
        <w:t xml:space="preserve">nstall </w:t>
      </w:r>
      <w:r>
        <w:t xml:space="preserve">and configure </w:t>
      </w:r>
      <w:r w:rsidRPr="00B13E2D">
        <w:t>WampServer</w:t>
      </w:r>
      <w:bookmarkEnd w:id="128"/>
      <w:bookmarkEnd w:id="130"/>
      <w:bookmarkEnd w:id="131"/>
    </w:p>
    <w:p w:rsidR="005A4428" w:rsidRDefault="002F7BC0" w:rsidP="005C08D7">
      <w:pPr>
        <w:pStyle w:val="SAGEBodyText"/>
        <w:rPr>
          <w:rStyle w:val="Lienhypertexte"/>
          <w:u w:val="none"/>
        </w:rPr>
      </w:pPr>
      <w:r>
        <w:t xml:space="preserve">You can download WampServer from </w:t>
      </w:r>
      <w:hyperlink r:id="rId16" w:history="1">
        <w:r w:rsidRPr="003411F5">
          <w:rPr>
            <w:rStyle w:val="Lienhypertexte"/>
          </w:rPr>
          <w:t>www.wampserver.com</w:t>
        </w:r>
      </w:hyperlink>
      <w:r>
        <w:rPr>
          <w:rStyle w:val="Lienhypertexte"/>
        </w:rPr>
        <w:t>.</w:t>
      </w:r>
      <w:r>
        <w:rPr>
          <w:rStyle w:val="Lienhypertexte"/>
          <w:u w:val="none"/>
        </w:rPr>
        <w:t xml:space="preserve"> </w:t>
      </w:r>
    </w:p>
    <w:p w:rsidR="005A4428" w:rsidRDefault="005A4428" w:rsidP="005C08D7">
      <w:pPr>
        <w:pStyle w:val="SAGEBodyText"/>
        <w:rPr>
          <w:rStyle w:val="Lienhypertexte"/>
          <w:u w:val="none"/>
        </w:rPr>
      </w:pPr>
      <w:ins w:id="132" w:author="Auteur">
        <w:r>
          <w:rPr>
            <w:noProof/>
          </w:rPr>
          <w:drawing>
            <wp:inline distT="0" distB="0" distL="0" distR="0" wp14:anchorId="6FEBD3DB" wp14:editId="452B7743">
              <wp:extent cx="5579745" cy="2075180"/>
              <wp:effectExtent l="0" t="0" r="190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75180"/>
                      </a:xfrm>
                      <a:prstGeom prst="rect">
                        <a:avLst/>
                      </a:prstGeom>
                    </pic:spPr>
                  </pic:pic>
                </a:graphicData>
              </a:graphic>
            </wp:inline>
          </w:drawing>
        </w:r>
      </w:ins>
    </w:p>
    <w:p w:rsidR="002F7BC0" w:rsidRDefault="002F7BC0" w:rsidP="005C08D7">
      <w:pPr>
        <w:pStyle w:val="SAGEBodyText"/>
      </w:pPr>
      <w:r w:rsidRPr="000C3F89">
        <w:t>On the homepage, scroll down</w:t>
      </w:r>
      <w:r>
        <w:t xml:space="preserve"> and download this one:</w:t>
      </w:r>
    </w:p>
    <w:p w:rsidR="005A4428" w:rsidDel="005A4428" w:rsidRDefault="005A4428" w:rsidP="005A4428">
      <w:pPr>
        <w:pStyle w:val="SAGEBodyText"/>
        <w:rPr>
          <w:del w:id="133" w:author="Auteur"/>
          <w:b/>
        </w:rPr>
      </w:pPr>
      <w:r>
        <w:rPr>
          <w:b/>
        </w:rPr>
        <w:t>WAMP SERVER 64 BITS (X64) 3.0.6</w:t>
      </w:r>
    </w:p>
    <w:p w:rsidR="005A4428" w:rsidRDefault="005A4428" w:rsidP="005A4428">
      <w:pPr>
        <w:pStyle w:val="SAGEBodyText"/>
        <w:rPr>
          <w:ins w:id="134" w:author="Auteur"/>
          <w:b/>
        </w:rPr>
      </w:pPr>
      <w:del w:id="135" w:author="Auteur">
        <w:r w:rsidDel="005A4428">
          <w:rPr>
            <w:b/>
          </w:rPr>
          <w:delText xml:space="preserve">La version qui est en fait téléchargée est au minimum 3.1.4 </w:delText>
        </w:r>
      </w:del>
    </w:p>
    <w:p w:rsidR="005A4428" w:rsidRPr="00513899" w:rsidRDefault="005A4428" w:rsidP="00513899">
      <w:pPr>
        <w:pStyle w:val="SAGEBodyText"/>
        <w:rPr>
          <w:ins w:id="136" w:author="Auteur"/>
          <w:b/>
          <w:rPrChange w:id="137" w:author="Auteur">
            <w:rPr>
              <w:ins w:id="138" w:author="Auteur"/>
              <w:rFonts w:ascii="Segoe UI" w:eastAsia="Times New Roman" w:hAnsi="Segoe UI" w:cs="Segoe UI"/>
              <w:sz w:val="21"/>
              <w:szCs w:val="21"/>
              <w:lang w:val="en" w:eastAsia="fr-FR"/>
            </w:rPr>
          </w:rPrChange>
        </w:rPr>
        <w:pPrChange w:id="139" w:author="Auteur">
          <w:pPr>
            <w:shd w:val="clear" w:color="auto" w:fill="FFFFFF"/>
            <w:spacing w:line="240" w:lineRule="auto"/>
          </w:pPr>
        </w:pPrChange>
      </w:pPr>
      <w:ins w:id="140" w:author="Auteur">
        <w:r w:rsidRPr="00513899">
          <w:rPr>
            <w:b/>
            <w:rPrChange w:id="141" w:author="Auteur">
              <w:rPr>
                <w:rFonts w:ascii="Segoe UI" w:eastAsia="Times New Roman" w:hAnsi="Segoe UI" w:cs="Segoe UI"/>
                <w:sz w:val="21"/>
                <w:szCs w:val="21"/>
                <w:lang w:val="en" w:eastAsia="fr-FR"/>
              </w:rPr>
            </w:rPrChange>
          </w:rPr>
          <w:t xml:space="preserve">The version that is </w:t>
        </w:r>
        <w:proofErr w:type="gramStart"/>
        <w:r w:rsidRPr="00513899">
          <w:rPr>
            <w:b/>
            <w:rPrChange w:id="142" w:author="Auteur">
              <w:rPr>
                <w:rFonts w:ascii="Segoe UI" w:eastAsia="Times New Roman" w:hAnsi="Segoe UI" w:cs="Segoe UI"/>
                <w:sz w:val="21"/>
                <w:szCs w:val="21"/>
                <w:lang w:val="en" w:eastAsia="fr-FR"/>
              </w:rPr>
            </w:rPrChange>
          </w:rPr>
          <w:t>actually downloaded</w:t>
        </w:r>
        <w:proofErr w:type="gramEnd"/>
        <w:r w:rsidRPr="00513899">
          <w:rPr>
            <w:b/>
            <w:rPrChange w:id="143" w:author="Auteur">
              <w:rPr>
                <w:rFonts w:ascii="Segoe UI" w:eastAsia="Times New Roman" w:hAnsi="Segoe UI" w:cs="Segoe UI"/>
                <w:sz w:val="21"/>
                <w:szCs w:val="21"/>
                <w:lang w:val="en" w:eastAsia="fr-FR"/>
              </w:rPr>
            </w:rPrChange>
          </w:rPr>
          <w:t xml:space="preserve"> is at least 3.1.4</w:t>
        </w:r>
      </w:ins>
    </w:p>
    <w:p w:rsidR="005A4428" w:rsidRPr="002F55C2" w:rsidRDefault="005A4428" w:rsidP="005A4428">
      <w:pPr>
        <w:pStyle w:val="SAGEBodyText"/>
        <w:rPr>
          <w:b/>
        </w:rPr>
      </w:pPr>
    </w:p>
    <w:p w:rsidR="005A4428" w:rsidDel="005A4428" w:rsidRDefault="005A4428" w:rsidP="005A4428">
      <w:pPr>
        <w:pStyle w:val="SAGEBodyText"/>
        <w:rPr>
          <w:del w:id="144" w:author="Auteur"/>
          <w:b/>
        </w:rPr>
      </w:pPr>
    </w:p>
    <w:p w:rsidR="005A4428" w:rsidRPr="00513899" w:rsidRDefault="002F7BC0" w:rsidP="005A4428">
      <w:pPr>
        <w:shd w:val="clear" w:color="auto" w:fill="FFFFFF"/>
        <w:spacing w:line="240" w:lineRule="auto"/>
        <w:rPr>
          <w:ins w:id="145" w:author="Auteur"/>
          <w:color w:val="51534A"/>
          <w:rPrChange w:id="146" w:author="Auteur">
            <w:rPr>
              <w:ins w:id="147" w:author="Auteur"/>
              <w:rFonts w:ascii="Segoe UI" w:eastAsia="Times New Roman" w:hAnsi="Segoe UI" w:cs="Segoe UI"/>
              <w:sz w:val="21"/>
              <w:szCs w:val="21"/>
              <w:lang w:val="en" w:eastAsia="fr-FR"/>
            </w:rPr>
          </w:rPrChange>
        </w:rPr>
      </w:pPr>
      <w:del w:id="148" w:author="Auteur">
        <w:r w:rsidDel="005A4428">
          <w:delText xml:space="preserve">By default, WampServer installs to </w:delText>
        </w:r>
        <w:r w:rsidRPr="002F55C2" w:rsidDel="005A4428">
          <w:rPr>
            <w:b/>
          </w:rPr>
          <w:delText>c:\sage\wamp</w:delText>
        </w:r>
        <w:r w:rsidDel="005A4428">
          <w:delText>, but you can select a different folder when prompted.</w:delText>
        </w:r>
      </w:del>
      <w:ins w:id="149" w:author="Auteur">
        <w:r w:rsidR="005A4428" w:rsidRPr="00513899">
          <w:rPr>
            <w:color w:val="51534A"/>
            <w:rPrChange w:id="150" w:author="Auteur">
              <w:rPr>
                <w:rFonts w:ascii="Segoe UI" w:eastAsia="Times New Roman" w:hAnsi="Segoe UI" w:cs="Segoe UI"/>
                <w:sz w:val="21"/>
                <w:szCs w:val="21"/>
                <w:lang w:val="en" w:eastAsia="fr-FR"/>
              </w:rPr>
            </w:rPrChange>
          </w:rPr>
          <w:t xml:space="preserve">By default, WampServer installs in </w:t>
        </w:r>
        <w:r w:rsidR="005A4428" w:rsidRPr="00513899">
          <w:rPr>
            <w:b/>
            <w:color w:val="51534A"/>
            <w:rPrChange w:id="151" w:author="Auteur">
              <w:rPr>
                <w:rFonts w:ascii="Segoe UI" w:eastAsia="Times New Roman" w:hAnsi="Segoe UI" w:cs="Segoe UI"/>
                <w:sz w:val="21"/>
                <w:szCs w:val="21"/>
                <w:lang w:val="en" w:eastAsia="fr-FR"/>
              </w:rPr>
            </w:rPrChange>
          </w:rPr>
          <w:t>C:\wamp64</w:t>
        </w:r>
        <w:r w:rsidR="005A4428" w:rsidRPr="00513899">
          <w:rPr>
            <w:color w:val="51534A"/>
            <w:rPrChange w:id="152" w:author="Auteur">
              <w:rPr>
                <w:rFonts w:ascii="Segoe UI" w:eastAsia="Times New Roman" w:hAnsi="Segoe UI" w:cs="Segoe UI"/>
                <w:sz w:val="21"/>
                <w:szCs w:val="21"/>
                <w:lang w:val="en" w:eastAsia="fr-FR"/>
              </w:rPr>
            </w:rPrChange>
          </w:rPr>
          <w:t xml:space="preserve"> but it is best to choose </w:t>
        </w:r>
        <w:r w:rsidR="005A4428" w:rsidRPr="00513899">
          <w:rPr>
            <w:b/>
            <w:color w:val="51534A"/>
            <w:rPrChange w:id="153" w:author="Auteur">
              <w:rPr>
                <w:rFonts w:ascii="Segoe UI" w:eastAsia="Times New Roman" w:hAnsi="Segoe UI" w:cs="Segoe UI"/>
                <w:sz w:val="21"/>
                <w:szCs w:val="21"/>
                <w:lang w:val="en" w:eastAsia="fr-FR"/>
              </w:rPr>
            </w:rPrChange>
          </w:rPr>
          <w:t>c:\sage\wamp</w:t>
        </w:r>
        <w:r w:rsidR="005A4428" w:rsidRPr="00513899">
          <w:rPr>
            <w:color w:val="51534A"/>
            <w:rPrChange w:id="154" w:author="Auteur">
              <w:rPr>
                <w:rFonts w:ascii="Segoe UI" w:eastAsia="Times New Roman" w:hAnsi="Segoe UI" w:cs="Segoe UI"/>
                <w:sz w:val="21"/>
                <w:szCs w:val="21"/>
                <w:lang w:val="en" w:eastAsia="fr-FR"/>
              </w:rPr>
            </w:rPrChange>
          </w:rPr>
          <w:t xml:space="preserve">, or a different folder. </w:t>
        </w:r>
      </w:ins>
    </w:p>
    <w:p w:rsidR="005A4428" w:rsidRPr="003241E7" w:rsidRDefault="005A4428" w:rsidP="005C08D7">
      <w:pPr>
        <w:pStyle w:val="SAGEBodyText"/>
      </w:pP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lang w:val="fr-FR" w:eastAsia="fr-FR"/>
        </w:rPr>
        <w:lastRenderedPageBreak/>
        <w:drawing>
          <wp:inline distT="0" distB="0" distL="0" distR="0" wp14:anchorId="6EF19EFA" wp14:editId="6183BF00">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150BC5BE" wp14:editId="4D9BF6A3">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5A4428" w:rsidRDefault="005A4428" w:rsidP="005A4428">
      <w:pPr>
        <w:shd w:val="clear" w:color="auto" w:fill="FFFFFF"/>
        <w:spacing w:line="240" w:lineRule="auto"/>
        <w:rPr>
          <w:ins w:id="155" w:author="Auteur"/>
          <w:color w:val="51534A"/>
        </w:rPr>
      </w:pPr>
      <w:ins w:id="156" w:author="Auteur">
        <w:r w:rsidRPr="00513899">
          <w:rPr>
            <w:color w:val="51534A"/>
            <w:rPrChange w:id="157" w:author="Auteur">
              <w:rPr>
                <w:rFonts w:ascii="Segoe UI" w:eastAsia="Times New Roman" w:hAnsi="Segoe UI" w:cs="Segoe UI"/>
                <w:sz w:val="21"/>
                <w:szCs w:val="21"/>
                <w:lang w:val="en" w:eastAsia="fr-FR"/>
              </w:rPr>
            </w:rPrChange>
          </w:rPr>
          <w:t xml:space="preserve">Then you can choose a </w:t>
        </w:r>
        <w:r w:rsidRPr="00513899">
          <w:rPr>
            <w:color w:val="51534A"/>
            <w:rPrChange w:id="158" w:author="Auteur">
              <w:rPr>
                <w:rFonts w:ascii="Segoe UI" w:eastAsia="Times New Roman" w:hAnsi="Segoe UI" w:cs="Segoe UI"/>
                <w:sz w:val="21"/>
                <w:szCs w:val="21"/>
                <w:shd w:val="clear" w:color="auto" w:fill="D4D4D4"/>
                <w:lang w:val="en" w:eastAsia="fr-FR"/>
              </w:rPr>
            </w:rPrChange>
          </w:rPr>
          <w:t>default</w:t>
        </w:r>
        <w:r w:rsidRPr="00513899">
          <w:rPr>
            <w:color w:val="51534A"/>
            <w:rPrChange w:id="159" w:author="Auteur">
              <w:rPr>
                <w:rFonts w:ascii="Segoe UI" w:eastAsia="Times New Roman" w:hAnsi="Segoe UI" w:cs="Segoe UI"/>
                <w:sz w:val="21"/>
                <w:szCs w:val="21"/>
                <w:lang w:val="en" w:eastAsia="fr-FR"/>
              </w:rPr>
            </w:rPrChange>
          </w:rPr>
          <w:t xml:space="preserve"> text Editor. </w:t>
        </w:r>
      </w:ins>
    </w:p>
    <w:p w:rsidR="005A4428" w:rsidRDefault="005A4428" w:rsidP="005A4428">
      <w:pPr>
        <w:shd w:val="clear" w:color="auto" w:fill="FFFFFF"/>
        <w:spacing w:line="240" w:lineRule="auto"/>
        <w:rPr>
          <w:ins w:id="160" w:author="Auteur"/>
          <w:color w:val="51534A"/>
        </w:rPr>
      </w:pPr>
    </w:p>
    <w:p w:rsidR="005A4428" w:rsidRPr="00513899" w:rsidRDefault="005A4428" w:rsidP="005A4428">
      <w:pPr>
        <w:shd w:val="clear" w:color="auto" w:fill="FFFFFF"/>
        <w:spacing w:line="240" w:lineRule="auto"/>
        <w:rPr>
          <w:ins w:id="161" w:author="Auteur"/>
          <w:color w:val="51534A"/>
          <w:rPrChange w:id="162" w:author="Auteur">
            <w:rPr>
              <w:ins w:id="163" w:author="Auteur"/>
              <w:rFonts w:ascii="Segoe UI" w:eastAsia="Times New Roman" w:hAnsi="Segoe UI" w:cs="Segoe UI"/>
              <w:sz w:val="21"/>
              <w:szCs w:val="21"/>
              <w:lang w:val="en" w:eastAsia="fr-FR"/>
            </w:rPr>
          </w:rPrChange>
        </w:rPr>
      </w:pPr>
      <w:ins w:id="164" w:author="Auteur">
        <w:r w:rsidRPr="00513899">
          <w:rPr>
            <w:color w:val="51534A"/>
            <w:rPrChange w:id="165" w:author="Auteur">
              <w:rPr>
                <w:rFonts w:ascii="Segoe UI" w:eastAsia="Times New Roman" w:hAnsi="Segoe UI" w:cs="Segoe UI"/>
                <w:sz w:val="21"/>
                <w:szCs w:val="21"/>
                <w:lang w:val="en" w:eastAsia="fr-FR"/>
              </w:rPr>
            </w:rPrChange>
          </w:rPr>
          <w:t>Example Notepad + + (32bits)</w:t>
        </w:r>
      </w:ins>
    </w:p>
    <w:p w:rsidR="005A4428" w:rsidRDefault="005A4428" w:rsidP="005A4428">
      <w:pPr>
        <w:pStyle w:val="SAGEBodyText"/>
        <w:rPr>
          <w:ins w:id="166" w:author="Auteur"/>
        </w:rPr>
      </w:pPr>
    </w:p>
    <w:p w:rsidR="005A4428" w:rsidRDefault="005A4428" w:rsidP="005A4428">
      <w:pPr>
        <w:pStyle w:val="SAGEBodyText"/>
        <w:rPr>
          <w:ins w:id="167" w:author="Auteur"/>
        </w:rPr>
      </w:pPr>
      <w:ins w:id="168" w:author="Auteur">
        <w:r>
          <w:rPr>
            <w:noProof/>
          </w:rPr>
          <w:drawing>
            <wp:inline distT="0" distB="0" distL="0" distR="0" wp14:anchorId="2D69EEF6" wp14:editId="5401251D">
              <wp:extent cx="5362575" cy="2619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2619375"/>
                      </a:xfrm>
                      <a:prstGeom prst="rect">
                        <a:avLst/>
                      </a:prstGeom>
                    </pic:spPr>
                  </pic:pic>
                </a:graphicData>
              </a:graphic>
            </wp:inline>
          </w:drawing>
        </w:r>
      </w:ins>
    </w:p>
    <w:p w:rsidR="005A4428" w:rsidRDefault="005A4428" w:rsidP="005A4428">
      <w:pPr>
        <w:spacing w:line="240" w:lineRule="auto"/>
        <w:rPr>
          <w:ins w:id="169" w:author="Auteur"/>
        </w:rPr>
      </w:pPr>
    </w:p>
    <w:p w:rsidR="005A4428" w:rsidRPr="00513899" w:rsidRDefault="005A4428" w:rsidP="005A4428">
      <w:pPr>
        <w:shd w:val="clear" w:color="auto" w:fill="FFFFFF"/>
        <w:spacing w:line="240" w:lineRule="auto"/>
        <w:rPr>
          <w:ins w:id="170" w:author="Auteur"/>
          <w:rFonts w:asciiTheme="minorHAnsi" w:eastAsia="Times New Roman" w:hAnsiTheme="minorHAnsi"/>
          <w:color w:val="2B2421" w:themeColor="text1"/>
          <w:lang w:val="en-US"/>
          <w:rPrChange w:id="171" w:author="Auteur">
            <w:rPr>
              <w:ins w:id="172" w:author="Auteur"/>
              <w:rFonts w:ascii="Segoe UI" w:eastAsia="Times New Roman" w:hAnsi="Segoe UI" w:cs="Segoe UI"/>
              <w:sz w:val="21"/>
              <w:szCs w:val="21"/>
              <w:lang w:val="en" w:eastAsia="fr-FR"/>
            </w:rPr>
          </w:rPrChange>
        </w:rPr>
      </w:pPr>
      <w:ins w:id="173" w:author="Auteur">
        <w:r w:rsidRPr="00513899">
          <w:rPr>
            <w:rFonts w:asciiTheme="minorHAnsi" w:eastAsia="Times New Roman" w:hAnsiTheme="minorHAnsi"/>
            <w:color w:val="2B2421" w:themeColor="text1"/>
            <w:lang w:val="en-US"/>
            <w:rPrChange w:id="174" w:author="Auteur">
              <w:rPr>
                <w:rFonts w:ascii="Segoe UI" w:eastAsia="Times New Roman" w:hAnsi="Segoe UI" w:cs="Segoe UI"/>
                <w:sz w:val="21"/>
                <w:szCs w:val="21"/>
                <w:lang w:val="en" w:eastAsia="fr-FR"/>
              </w:rPr>
            </w:rPrChange>
          </w:rPr>
          <w:t>Then on your desktop</w:t>
        </w:r>
        <w:r>
          <w:rPr>
            <w:rFonts w:asciiTheme="minorHAnsi" w:eastAsia="Times New Roman" w:hAnsiTheme="minorHAnsi"/>
            <w:color w:val="2B2421" w:themeColor="text1"/>
            <w:lang w:val="en-US"/>
          </w:rPr>
          <w:t>,</w:t>
        </w:r>
        <w:r w:rsidRPr="00513899">
          <w:rPr>
            <w:rFonts w:asciiTheme="minorHAnsi" w:eastAsia="Times New Roman" w:hAnsiTheme="minorHAnsi"/>
            <w:color w:val="2B2421" w:themeColor="text1"/>
            <w:lang w:val="en-US"/>
            <w:rPrChange w:id="175" w:author="Auteur">
              <w:rPr>
                <w:rFonts w:asciiTheme="minorHAnsi" w:eastAsia="Times New Roman" w:hAnsiTheme="minorHAnsi"/>
                <w:color w:val="2B2421" w:themeColor="text1"/>
                <w:lang w:val="en-US"/>
              </w:rPr>
            </w:rPrChange>
          </w:rPr>
          <w:t xml:space="preserve"> </w:t>
        </w:r>
        <w:r>
          <w:rPr>
            <w:rFonts w:asciiTheme="minorHAnsi" w:eastAsia="Times New Roman" w:hAnsiTheme="minorHAnsi"/>
            <w:color w:val="2B2421" w:themeColor="text1"/>
            <w:lang w:val="en-US"/>
          </w:rPr>
          <w:t>t</w:t>
        </w:r>
        <w:r w:rsidRPr="00513899">
          <w:rPr>
            <w:rFonts w:asciiTheme="minorHAnsi" w:eastAsia="Times New Roman" w:hAnsiTheme="minorHAnsi"/>
            <w:color w:val="2B2421" w:themeColor="text1"/>
            <w:lang w:val="en-US"/>
            <w:rPrChange w:id="176" w:author="Auteur">
              <w:rPr>
                <w:rFonts w:ascii="Segoe UI" w:eastAsia="Times New Roman" w:hAnsi="Segoe UI" w:cs="Segoe UI"/>
                <w:sz w:val="21"/>
                <w:szCs w:val="21"/>
                <w:lang w:val="en" w:eastAsia="fr-FR"/>
              </w:rPr>
            </w:rPrChange>
          </w:rPr>
          <w:t xml:space="preserve">his program allows to start, stop or configure the server </w:t>
        </w:r>
        <w:proofErr w:type="spellStart"/>
        <w:r w:rsidRPr="00513899">
          <w:rPr>
            <w:rFonts w:asciiTheme="minorHAnsi" w:eastAsia="Times New Roman" w:hAnsiTheme="minorHAnsi"/>
            <w:color w:val="2B2421" w:themeColor="text1"/>
            <w:lang w:val="en-US"/>
            <w:rPrChange w:id="177"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178" w:author="Auteur">
              <w:rPr>
                <w:rFonts w:ascii="Segoe UI" w:eastAsia="Times New Roman" w:hAnsi="Segoe UI" w:cs="Segoe UI"/>
                <w:sz w:val="21"/>
                <w:szCs w:val="21"/>
                <w:lang w:val="en" w:eastAsia="fr-FR"/>
              </w:rPr>
            </w:rPrChange>
          </w:rPr>
          <w:t xml:space="preserve"> </w:t>
        </w:r>
      </w:ins>
    </w:p>
    <w:p w:rsidR="005A4428" w:rsidRDefault="005A4428" w:rsidP="005A4428">
      <w:pPr>
        <w:pStyle w:val="Bullet1"/>
        <w:ind w:left="357" w:hanging="357"/>
        <w:rPr>
          <w:ins w:id="179" w:author="Auteur"/>
          <w:noProof/>
        </w:rPr>
      </w:pPr>
    </w:p>
    <w:p w:rsidR="005A4428" w:rsidRDefault="005A4428" w:rsidP="005A4428">
      <w:pPr>
        <w:pStyle w:val="Bullet1"/>
        <w:ind w:left="357" w:hanging="357"/>
        <w:rPr>
          <w:ins w:id="180" w:author="Auteur"/>
          <w:noProof/>
        </w:rPr>
      </w:pPr>
      <w:ins w:id="181" w:author="Auteur">
        <w:r>
          <w:rPr>
            <w:noProof/>
          </w:rPr>
          <w:lastRenderedPageBreak/>
          <w:drawing>
            <wp:anchor distT="0" distB="0" distL="114300" distR="114300" simplePos="0" relativeHeight="251695616" behindDoc="0" locked="0" layoutInCell="1" allowOverlap="1" wp14:anchorId="4AF9A9E5" wp14:editId="66F7804B">
              <wp:simplePos x="0" y="0"/>
              <wp:positionH relativeFrom="column">
                <wp:posOffset>575945</wp:posOffset>
              </wp:positionH>
              <wp:positionV relativeFrom="paragraph">
                <wp:posOffset>190500</wp:posOffset>
              </wp:positionV>
              <wp:extent cx="989330" cy="885190"/>
              <wp:effectExtent l="0" t="0" r="127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9330" cy="885190"/>
                      </a:xfrm>
                      <a:prstGeom prst="rect">
                        <a:avLst/>
                      </a:prstGeom>
                      <a:noFill/>
                      <a:ln>
                        <a:noFill/>
                      </a:ln>
                    </pic:spPr>
                  </pic:pic>
                </a:graphicData>
              </a:graphic>
            </wp:anchor>
          </w:drawing>
        </w:r>
      </w:ins>
    </w:p>
    <w:p w:rsidR="005A4428" w:rsidRDefault="005A4428" w:rsidP="005A4428">
      <w:pPr>
        <w:pStyle w:val="Bullet1"/>
        <w:ind w:left="357" w:hanging="357"/>
        <w:rPr>
          <w:ins w:id="182" w:author="Auteur"/>
          <w:noProof/>
        </w:rPr>
      </w:pPr>
    </w:p>
    <w:p w:rsidR="005A4428" w:rsidRDefault="005A4428" w:rsidP="005A4428">
      <w:pPr>
        <w:pStyle w:val="Bullet1"/>
        <w:ind w:left="357" w:hanging="357"/>
        <w:rPr>
          <w:ins w:id="183" w:author="Auteur"/>
          <w:noProof/>
        </w:rPr>
      </w:pPr>
    </w:p>
    <w:p w:rsidR="005A4428" w:rsidRDefault="005A4428" w:rsidP="005A4428">
      <w:pPr>
        <w:pStyle w:val="Bullet1"/>
        <w:ind w:left="357" w:hanging="357"/>
        <w:rPr>
          <w:ins w:id="184" w:author="Auteur"/>
          <w:noProof/>
        </w:rPr>
      </w:pPr>
    </w:p>
    <w:p w:rsidR="005A4428" w:rsidRDefault="005A4428" w:rsidP="005A4428">
      <w:pPr>
        <w:pStyle w:val="Bullet1"/>
        <w:ind w:left="357" w:hanging="357"/>
        <w:rPr>
          <w:ins w:id="185" w:author="Auteur"/>
        </w:rPr>
      </w:pPr>
    </w:p>
    <w:p w:rsidR="005A4428" w:rsidRDefault="005A4428" w:rsidP="005A4428">
      <w:pPr>
        <w:pStyle w:val="Bullet1"/>
        <w:ind w:left="357" w:hanging="357"/>
        <w:rPr>
          <w:ins w:id="186" w:author="Auteur"/>
        </w:rPr>
      </w:pPr>
    </w:p>
    <w:p w:rsidR="005A4428" w:rsidRDefault="005A4428" w:rsidP="00513899">
      <w:pPr>
        <w:pStyle w:val="Bullet1"/>
        <w:ind w:left="357" w:hanging="357"/>
        <w:rPr>
          <w:ins w:id="187" w:author="Auteur"/>
        </w:rPr>
        <w:pPrChange w:id="188" w:author="Auteur">
          <w:pPr>
            <w:shd w:val="clear" w:color="auto" w:fill="FFFFFF"/>
            <w:spacing w:line="240" w:lineRule="auto"/>
          </w:pPr>
        </w:pPrChange>
      </w:pPr>
      <w:ins w:id="189" w:author="Auteur">
        <w:r w:rsidRPr="00513899">
          <w:rPr>
            <w:rPrChange w:id="190" w:author="Auteur">
              <w:rPr>
                <w:rFonts w:ascii="Segoe UI" w:eastAsia="Times New Roman" w:hAnsi="Segoe UI" w:cs="Segoe UI"/>
                <w:sz w:val="21"/>
                <w:szCs w:val="21"/>
                <w:lang w:val="en" w:eastAsia="fr-FR"/>
              </w:rPr>
            </w:rPrChange>
          </w:rPr>
          <w:t xml:space="preserve">Launch </w:t>
        </w:r>
        <w:r w:rsidRPr="00513899">
          <w:rPr>
            <w:rPrChange w:id="191" w:author="Auteur">
              <w:rPr/>
            </w:rPrChange>
          </w:rPr>
          <w:t>it</w:t>
        </w:r>
        <w:r w:rsidRPr="00513899">
          <w:rPr>
            <w:rPrChange w:id="192" w:author="Auteur">
              <w:rPr>
                <w:rFonts w:ascii="Segoe UI" w:eastAsia="Times New Roman" w:hAnsi="Segoe UI" w:cs="Segoe UI"/>
                <w:sz w:val="21"/>
                <w:szCs w:val="21"/>
                <w:lang w:val="en" w:eastAsia="fr-FR"/>
              </w:rPr>
            </w:rPrChange>
          </w:rPr>
          <w:t xml:space="preserve">. </w:t>
        </w:r>
      </w:ins>
    </w:p>
    <w:p w:rsidR="005A4428" w:rsidRPr="00513899" w:rsidRDefault="005A4428" w:rsidP="00513899">
      <w:pPr>
        <w:pStyle w:val="Bullet1"/>
        <w:ind w:left="357" w:hanging="357"/>
        <w:rPr>
          <w:ins w:id="193" w:author="Auteur"/>
          <w:rPrChange w:id="194" w:author="Auteur">
            <w:rPr>
              <w:ins w:id="195" w:author="Auteur"/>
              <w:rFonts w:ascii="Segoe UI" w:eastAsia="Times New Roman" w:hAnsi="Segoe UI" w:cs="Segoe UI"/>
              <w:sz w:val="21"/>
              <w:szCs w:val="21"/>
              <w:lang w:val="en" w:eastAsia="fr-FR"/>
            </w:rPr>
          </w:rPrChange>
        </w:rPr>
        <w:pPrChange w:id="196" w:author="Auteur">
          <w:pPr>
            <w:shd w:val="clear" w:color="auto" w:fill="FFFFFF"/>
            <w:spacing w:line="240" w:lineRule="auto"/>
          </w:pPr>
        </w:pPrChange>
      </w:pPr>
      <w:ins w:id="197" w:author="Auteur">
        <w:r w:rsidRPr="00513899">
          <w:rPr>
            <w:rPrChange w:id="198" w:author="Auteur">
              <w:rPr>
                <w:rFonts w:ascii="Segoe UI" w:eastAsia="Times New Roman" w:hAnsi="Segoe UI" w:cs="Segoe UI"/>
                <w:sz w:val="21"/>
                <w:szCs w:val="21"/>
                <w:lang w:val="en" w:eastAsia="fr-FR"/>
              </w:rPr>
            </w:rPrChange>
          </w:rPr>
          <w:t xml:space="preserve">The notification icon changes color and must become </w:t>
        </w:r>
        <w:r w:rsidRPr="00513899">
          <w:rPr>
            <w:rPrChange w:id="199" w:author="Auteur">
              <w:rPr>
                <w:rFonts w:ascii="Segoe UI" w:eastAsia="Times New Roman" w:hAnsi="Segoe UI" w:cs="Segoe UI"/>
                <w:sz w:val="21"/>
                <w:szCs w:val="21"/>
                <w:shd w:val="clear" w:color="auto" w:fill="D4D4D4"/>
                <w:lang w:val="en" w:eastAsia="fr-FR"/>
              </w:rPr>
            </w:rPrChange>
          </w:rPr>
          <w:t>Green</w:t>
        </w:r>
        <w:r w:rsidRPr="00513899">
          <w:rPr>
            <w:rPrChange w:id="200" w:author="Auteur">
              <w:rPr>
                <w:rFonts w:ascii="Segoe UI" w:eastAsia="Times New Roman" w:hAnsi="Segoe UI" w:cs="Segoe UI"/>
                <w:sz w:val="21"/>
                <w:szCs w:val="21"/>
                <w:lang w:val="en" w:eastAsia="fr-FR"/>
              </w:rPr>
            </w:rPrChange>
          </w:rPr>
          <w:t>.</w:t>
        </w:r>
      </w:ins>
    </w:p>
    <w:p w:rsidR="005A4428" w:rsidRDefault="005A4428" w:rsidP="005A4428">
      <w:pPr>
        <w:pStyle w:val="Bullet1"/>
        <w:ind w:left="357" w:hanging="357"/>
        <w:rPr>
          <w:ins w:id="201" w:author="Auteur"/>
        </w:rPr>
      </w:pPr>
    </w:p>
    <w:p w:rsidR="005A4428" w:rsidRDefault="005A4428" w:rsidP="005A4428">
      <w:pPr>
        <w:pStyle w:val="Bullet1"/>
        <w:ind w:left="357" w:hanging="357"/>
        <w:rPr>
          <w:ins w:id="202" w:author="Auteur"/>
        </w:rPr>
      </w:pPr>
    </w:p>
    <w:p w:rsidR="005A4428" w:rsidRDefault="005A4428" w:rsidP="005A4428">
      <w:pPr>
        <w:pStyle w:val="Bullet1"/>
        <w:ind w:left="357" w:hanging="357"/>
        <w:rPr>
          <w:ins w:id="203" w:author="Auteur"/>
        </w:rPr>
      </w:pPr>
      <w:ins w:id="204" w:author="Auteur">
        <w:r>
          <w:rPr>
            <w:noProof/>
          </w:rPr>
          <w:drawing>
            <wp:anchor distT="0" distB="0" distL="114300" distR="114300" simplePos="0" relativeHeight="251697664" behindDoc="0" locked="0" layoutInCell="1" allowOverlap="1" wp14:anchorId="4001AFBD" wp14:editId="1BBFAE1E">
              <wp:simplePos x="0" y="0"/>
              <wp:positionH relativeFrom="column">
                <wp:posOffset>684530</wp:posOffset>
              </wp:positionH>
              <wp:positionV relativeFrom="paragraph">
                <wp:posOffset>5715</wp:posOffset>
              </wp:positionV>
              <wp:extent cx="2066925" cy="285750"/>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6925" cy="285750"/>
                      </a:xfrm>
                      <a:prstGeom prst="rect">
                        <a:avLst/>
                      </a:prstGeom>
                    </pic:spPr>
                  </pic:pic>
                </a:graphicData>
              </a:graphic>
            </wp:anchor>
          </w:drawing>
        </w:r>
      </w:ins>
    </w:p>
    <w:p w:rsidR="005A4428" w:rsidRDefault="005A4428" w:rsidP="005A4428">
      <w:pPr>
        <w:pStyle w:val="Bullet1"/>
        <w:ind w:left="357" w:hanging="357"/>
        <w:rPr>
          <w:ins w:id="205" w:author="Auteur"/>
        </w:rPr>
      </w:pPr>
      <w:ins w:id="206" w:author="Auteur">
        <w:r>
          <w:rPr>
            <w:noProof/>
          </w:rPr>
          <w:drawing>
            <wp:anchor distT="0" distB="0" distL="114300" distR="114300" simplePos="0" relativeHeight="251696640" behindDoc="0" locked="0" layoutInCell="1" allowOverlap="1" wp14:anchorId="2387812D" wp14:editId="207371BE">
              <wp:simplePos x="0" y="0"/>
              <wp:positionH relativeFrom="column">
                <wp:posOffset>478</wp:posOffset>
              </wp:positionH>
              <wp:positionV relativeFrom="paragraph">
                <wp:posOffset>-228087</wp:posOffset>
              </wp:positionV>
              <wp:extent cx="342900" cy="3619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ins>
    </w:p>
    <w:p w:rsidR="005A4428" w:rsidRDefault="005A4428" w:rsidP="005A4428">
      <w:pPr>
        <w:pStyle w:val="Bullet1"/>
        <w:ind w:left="357" w:hanging="357"/>
        <w:rPr>
          <w:ins w:id="207" w:author="Auteur"/>
        </w:rPr>
      </w:pPr>
    </w:p>
    <w:p w:rsidR="000A04DC" w:rsidRDefault="000A04DC" w:rsidP="000A04DC">
      <w:pPr>
        <w:shd w:val="clear" w:color="auto" w:fill="FFFFFF"/>
        <w:spacing w:line="240" w:lineRule="auto"/>
        <w:rPr>
          <w:ins w:id="208" w:author="Auteur"/>
          <w:rFonts w:asciiTheme="minorHAnsi" w:eastAsia="Times New Roman" w:hAnsiTheme="minorHAnsi"/>
          <w:color w:val="2B2421" w:themeColor="text1"/>
          <w:lang w:val="en-US"/>
        </w:rPr>
      </w:pPr>
      <w:ins w:id="209" w:author="Auteur">
        <w:r w:rsidRPr="00513899">
          <w:rPr>
            <w:rFonts w:asciiTheme="minorHAnsi" w:eastAsia="Times New Roman" w:hAnsiTheme="minorHAnsi"/>
            <w:color w:val="2B2421" w:themeColor="text1"/>
            <w:lang w:val="en-US"/>
            <w:rPrChange w:id="210" w:author="Auteur">
              <w:rPr>
                <w:rFonts w:ascii="Segoe UI" w:eastAsia="Times New Roman" w:hAnsi="Segoe UI" w:cs="Segoe UI"/>
                <w:sz w:val="21"/>
                <w:szCs w:val="21"/>
                <w:lang w:val="en" w:eastAsia="fr-FR"/>
              </w:rPr>
            </w:rPrChange>
          </w:rPr>
          <w:t xml:space="preserve">Launch the </w:t>
        </w:r>
        <w:proofErr w:type="spellStart"/>
        <w:r w:rsidRPr="00513899">
          <w:rPr>
            <w:rFonts w:asciiTheme="minorHAnsi" w:eastAsia="Times New Roman" w:hAnsiTheme="minorHAnsi"/>
            <w:color w:val="2B2421" w:themeColor="text1"/>
            <w:lang w:val="en-US"/>
            <w:rPrChange w:id="211" w:author="Auteur">
              <w:rPr>
                <w:rFonts w:ascii="Segoe UI" w:eastAsia="Times New Roman" w:hAnsi="Segoe UI" w:cs="Segoe UI"/>
                <w:sz w:val="21"/>
                <w:szCs w:val="21"/>
                <w:lang w:val="en" w:eastAsia="fr-FR"/>
              </w:rPr>
            </w:rPrChange>
          </w:rPr>
          <w:t>Wamp</w:t>
        </w:r>
        <w:proofErr w:type="spellEnd"/>
        <w:r w:rsidRPr="00513899">
          <w:rPr>
            <w:rFonts w:asciiTheme="minorHAnsi" w:eastAsia="Times New Roman" w:hAnsiTheme="minorHAnsi"/>
            <w:color w:val="2B2421" w:themeColor="text1"/>
            <w:lang w:val="en-US"/>
            <w:rPrChange w:id="212" w:author="Auteur">
              <w:rPr>
                <w:rFonts w:ascii="Segoe UI" w:eastAsia="Times New Roman" w:hAnsi="Segoe UI" w:cs="Segoe UI"/>
                <w:sz w:val="21"/>
                <w:szCs w:val="21"/>
                <w:lang w:val="en" w:eastAsia="fr-FR"/>
              </w:rPr>
            </w:rPrChange>
          </w:rPr>
          <w:t xml:space="preserve"> server page by clicking on this Icon. </w:t>
        </w:r>
      </w:ins>
    </w:p>
    <w:p w:rsidR="000A04DC" w:rsidRDefault="000A04DC" w:rsidP="000A04DC">
      <w:pPr>
        <w:shd w:val="clear" w:color="auto" w:fill="FFFFFF"/>
        <w:spacing w:line="240" w:lineRule="auto"/>
        <w:rPr>
          <w:ins w:id="213" w:author="Auteur"/>
          <w:rFonts w:asciiTheme="minorHAnsi" w:eastAsia="Times New Roman" w:hAnsiTheme="minorHAnsi"/>
          <w:color w:val="2B2421" w:themeColor="text1"/>
          <w:lang w:val="en-US"/>
        </w:rPr>
      </w:pPr>
    </w:p>
    <w:p w:rsidR="000A04DC" w:rsidRPr="00513899" w:rsidRDefault="000A04DC" w:rsidP="000A04DC">
      <w:pPr>
        <w:shd w:val="clear" w:color="auto" w:fill="FFFFFF"/>
        <w:spacing w:line="240" w:lineRule="auto"/>
        <w:rPr>
          <w:ins w:id="214" w:author="Auteur"/>
          <w:rFonts w:asciiTheme="minorHAnsi" w:eastAsia="Times New Roman" w:hAnsiTheme="minorHAnsi"/>
          <w:color w:val="2B2421" w:themeColor="text1"/>
          <w:lang w:val="en-US"/>
          <w:rPrChange w:id="215" w:author="Auteur">
            <w:rPr>
              <w:ins w:id="216" w:author="Auteur"/>
              <w:rFonts w:ascii="Segoe UI" w:eastAsia="Times New Roman" w:hAnsi="Segoe UI" w:cs="Segoe UI"/>
              <w:sz w:val="21"/>
              <w:szCs w:val="21"/>
              <w:lang w:val="en" w:eastAsia="fr-FR"/>
            </w:rPr>
          </w:rPrChange>
        </w:rPr>
      </w:pPr>
      <w:ins w:id="217" w:author="Auteur">
        <w:r w:rsidRPr="00513899">
          <w:rPr>
            <w:rFonts w:asciiTheme="minorHAnsi" w:eastAsia="Times New Roman" w:hAnsiTheme="minorHAnsi"/>
            <w:color w:val="2B2421" w:themeColor="text1"/>
            <w:lang w:val="en-US"/>
            <w:rPrChange w:id="218" w:author="Auteur">
              <w:rPr>
                <w:rFonts w:ascii="Segoe UI" w:eastAsia="Times New Roman" w:hAnsi="Segoe UI" w:cs="Segoe UI"/>
                <w:sz w:val="21"/>
                <w:szCs w:val="21"/>
                <w:lang w:val="en" w:eastAsia="fr-FR"/>
              </w:rPr>
            </w:rPrChange>
          </w:rPr>
          <w:t xml:space="preserve">Then </w:t>
        </w:r>
        <w:r w:rsidRPr="00513899">
          <w:rPr>
            <w:rFonts w:asciiTheme="minorHAnsi" w:eastAsia="Times New Roman" w:hAnsiTheme="minorHAnsi"/>
            <w:color w:val="2B2421" w:themeColor="text1"/>
            <w:lang w:val="en-US"/>
            <w:rPrChange w:id="219" w:author="Auteur">
              <w:rPr>
                <w:rFonts w:ascii="Segoe UI" w:eastAsia="Times New Roman" w:hAnsi="Segoe UI" w:cs="Segoe UI"/>
                <w:sz w:val="21"/>
                <w:szCs w:val="21"/>
                <w:shd w:val="clear" w:color="auto" w:fill="D4D4D4"/>
                <w:lang w:val="en" w:eastAsia="fr-FR"/>
              </w:rPr>
            </w:rPrChange>
          </w:rPr>
          <w:t>select</w:t>
        </w:r>
        <w:r w:rsidRPr="00513899">
          <w:rPr>
            <w:rFonts w:asciiTheme="minorHAnsi" w:eastAsia="Times New Roman" w:hAnsiTheme="minorHAnsi"/>
            <w:color w:val="2B2421" w:themeColor="text1"/>
            <w:lang w:val="en-US"/>
            <w:rPrChange w:id="220" w:author="Auteur">
              <w:rPr>
                <w:rFonts w:ascii="Segoe UI" w:eastAsia="Times New Roman" w:hAnsi="Segoe UI" w:cs="Segoe UI"/>
                <w:sz w:val="21"/>
                <w:szCs w:val="21"/>
                <w:lang w:val="en" w:eastAsia="fr-FR"/>
              </w:rPr>
            </w:rPrChange>
          </w:rPr>
          <w:t xml:space="preserve"> Localhost.</w:t>
        </w:r>
      </w:ins>
    </w:p>
    <w:p w:rsidR="005A4428" w:rsidRDefault="005A4428" w:rsidP="00513899">
      <w:pPr>
        <w:pStyle w:val="Bullet1"/>
        <w:ind w:left="0" w:firstLine="0"/>
        <w:rPr>
          <w:ins w:id="221" w:author="Auteur"/>
        </w:rPr>
        <w:pPrChange w:id="222" w:author="Auteur">
          <w:pPr>
            <w:pStyle w:val="Bullet1"/>
            <w:ind w:left="357" w:hanging="357"/>
          </w:pPr>
        </w:pPrChange>
      </w:pPr>
      <w:ins w:id="223" w:author="Auteur">
        <w:r>
          <w:rPr>
            <w:noProof/>
          </w:rPr>
          <w:drawing>
            <wp:anchor distT="0" distB="0" distL="114300" distR="114300" simplePos="0" relativeHeight="251698688" behindDoc="0" locked="0" layoutInCell="1" allowOverlap="1" wp14:anchorId="07DF4A10" wp14:editId="1C28F898">
              <wp:simplePos x="0" y="0"/>
              <wp:positionH relativeFrom="column">
                <wp:posOffset>2466340</wp:posOffset>
              </wp:positionH>
              <wp:positionV relativeFrom="paragraph">
                <wp:posOffset>1905</wp:posOffset>
              </wp:positionV>
              <wp:extent cx="869950" cy="1561465"/>
              <wp:effectExtent l="0" t="0" r="6350"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69950" cy="1561465"/>
                      </a:xfrm>
                      <a:prstGeom prst="rect">
                        <a:avLst/>
                      </a:prstGeom>
                    </pic:spPr>
                  </pic:pic>
                </a:graphicData>
              </a:graphic>
              <wp14:sizeRelH relativeFrom="margin">
                <wp14:pctWidth>0</wp14:pctWidth>
              </wp14:sizeRelH>
              <wp14:sizeRelV relativeFrom="margin">
                <wp14:pctHeight>0</wp14:pctHeight>
              </wp14:sizeRelV>
            </wp:anchor>
          </w:drawing>
        </w:r>
      </w:ins>
    </w:p>
    <w:p w:rsidR="005A4428" w:rsidRDefault="005A4428" w:rsidP="005A4428">
      <w:pPr>
        <w:pStyle w:val="Bullet1"/>
        <w:ind w:left="357" w:hanging="357"/>
        <w:rPr>
          <w:ins w:id="224" w:author="Auteur"/>
        </w:rPr>
      </w:pPr>
    </w:p>
    <w:p w:rsidR="005A4428" w:rsidRDefault="005A4428" w:rsidP="005A4428">
      <w:pPr>
        <w:pStyle w:val="Bullet1"/>
        <w:ind w:left="357" w:hanging="357"/>
        <w:rPr>
          <w:ins w:id="225" w:author="Auteur"/>
        </w:rPr>
      </w:pPr>
    </w:p>
    <w:p w:rsidR="005A4428" w:rsidRDefault="005A4428" w:rsidP="005A4428">
      <w:pPr>
        <w:pStyle w:val="Bullet1"/>
        <w:ind w:left="357" w:hanging="357"/>
        <w:rPr>
          <w:ins w:id="226" w:author="Auteur"/>
        </w:rPr>
      </w:pPr>
    </w:p>
    <w:p w:rsidR="005A4428" w:rsidRDefault="005A4428" w:rsidP="005A4428">
      <w:pPr>
        <w:pStyle w:val="Bullet1"/>
        <w:ind w:left="357" w:hanging="357"/>
        <w:rPr>
          <w:ins w:id="227" w:author="Auteur"/>
        </w:rPr>
      </w:pPr>
    </w:p>
    <w:p w:rsidR="005A4428" w:rsidRDefault="005A4428" w:rsidP="005A4428">
      <w:pPr>
        <w:pStyle w:val="Bullet1"/>
        <w:ind w:left="357" w:hanging="357"/>
        <w:rPr>
          <w:ins w:id="228" w:author="Auteur"/>
        </w:rPr>
      </w:pPr>
    </w:p>
    <w:p w:rsidR="005A4428" w:rsidRDefault="005A4428" w:rsidP="005A4428">
      <w:pPr>
        <w:pStyle w:val="Bullet1"/>
        <w:ind w:left="357" w:hanging="357"/>
        <w:rPr>
          <w:ins w:id="229" w:author="Auteur"/>
        </w:rPr>
      </w:pPr>
    </w:p>
    <w:p w:rsidR="005A4428" w:rsidRDefault="005A4428" w:rsidP="005A4428">
      <w:pPr>
        <w:pStyle w:val="Bullet1"/>
        <w:ind w:left="357" w:hanging="357"/>
        <w:rPr>
          <w:ins w:id="230" w:author="Auteur"/>
        </w:rPr>
      </w:pPr>
    </w:p>
    <w:p w:rsidR="005A4428" w:rsidRDefault="005A4428" w:rsidP="005A4428">
      <w:pPr>
        <w:pStyle w:val="Bullet1"/>
        <w:ind w:left="357" w:hanging="357"/>
        <w:rPr>
          <w:ins w:id="231" w:author="Auteur"/>
        </w:rPr>
      </w:pPr>
    </w:p>
    <w:p w:rsidR="000A04DC" w:rsidRDefault="000A04DC" w:rsidP="005A4428">
      <w:pPr>
        <w:pStyle w:val="Bullet1"/>
        <w:ind w:left="357" w:hanging="357"/>
        <w:rPr>
          <w:ins w:id="232" w:author="Auteur"/>
        </w:rPr>
      </w:pPr>
      <w:ins w:id="233" w:author="Auteur">
        <w:r>
          <w:rPr>
            <w:lang w:val="en"/>
          </w:rPr>
          <w:t>You then have the next page if all goes Well.</w:t>
        </w:r>
      </w:ins>
    </w:p>
    <w:p w:rsidR="005A4428" w:rsidRDefault="005A4428" w:rsidP="005A4428">
      <w:pPr>
        <w:pStyle w:val="Bullet1"/>
        <w:ind w:left="357" w:hanging="357"/>
        <w:rPr>
          <w:ins w:id="234" w:author="Auteur"/>
        </w:rPr>
      </w:pPr>
      <w:ins w:id="235" w:author="Auteur">
        <w:r>
          <w:rPr>
            <w:noProof/>
          </w:rPr>
          <w:drawing>
            <wp:anchor distT="0" distB="0" distL="114300" distR="114300" simplePos="0" relativeHeight="251699712" behindDoc="0" locked="0" layoutInCell="1" allowOverlap="1" wp14:anchorId="6AD59C35" wp14:editId="1FD697EA">
              <wp:simplePos x="0" y="0"/>
              <wp:positionH relativeFrom="margin">
                <wp:posOffset>599440</wp:posOffset>
              </wp:positionH>
              <wp:positionV relativeFrom="paragraph">
                <wp:posOffset>69850</wp:posOffset>
              </wp:positionV>
              <wp:extent cx="2914015" cy="1767205"/>
              <wp:effectExtent l="0" t="0" r="635" b="444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4015" cy="1767205"/>
                      </a:xfrm>
                      <a:prstGeom prst="rect">
                        <a:avLst/>
                      </a:prstGeom>
                    </pic:spPr>
                  </pic:pic>
                </a:graphicData>
              </a:graphic>
              <wp14:sizeRelH relativeFrom="margin">
                <wp14:pctWidth>0</wp14:pctWidth>
              </wp14:sizeRelH>
              <wp14:sizeRelV relativeFrom="margin">
                <wp14:pctHeight>0</wp14:pctHeight>
              </wp14:sizeRelV>
            </wp:anchor>
          </w:drawing>
        </w:r>
      </w:ins>
    </w:p>
    <w:p w:rsidR="005A4428" w:rsidRDefault="005A4428" w:rsidP="005A4428">
      <w:pPr>
        <w:pStyle w:val="Bullet1"/>
        <w:ind w:left="357" w:hanging="357"/>
        <w:rPr>
          <w:ins w:id="236" w:author="Auteur"/>
        </w:rPr>
      </w:pPr>
    </w:p>
    <w:p w:rsidR="005A4428" w:rsidRDefault="005A4428" w:rsidP="005A4428">
      <w:pPr>
        <w:pStyle w:val="Bullet1"/>
        <w:ind w:left="357" w:hanging="357"/>
        <w:rPr>
          <w:ins w:id="237" w:author="Auteur"/>
        </w:rPr>
      </w:pPr>
    </w:p>
    <w:p w:rsidR="005A4428" w:rsidRDefault="005A4428" w:rsidP="005A4428">
      <w:pPr>
        <w:pStyle w:val="Bullet1"/>
        <w:ind w:left="357" w:hanging="357"/>
        <w:rPr>
          <w:ins w:id="238" w:author="Auteur"/>
        </w:rPr>
      </w:pPr>
    </w:p>
    <w:p w:rsidR="005A4428" w:rsidRDefault="005A4428" w:rsidP="005A4428">
      <w:pPr>
        <w:pStyle w:val="Bullet1"/>
        <w:ind w:left="357" w:hanging="357"/>
        <w:rPr>
          <w:ins w:id="239" w:author="Auteur"/>
        </w:rPr>
      </w:pPr>
    </w:p>
    <w:p w:rsidR="005A4428" w:rsidRDefault="005A4428" w:rsidP="005A4428">
      <w:pPr>
        <w:pStyle w:val="Bullet1"/>
        <w:ind w:left="357" w:hanging="357"/>
        <w:rPr>
          <w:ins w:id="240" w:author="Auteur"/>
        </w:rPr>
      </w:pPr>
    </w:p>
    <w:p w:rsidR="005A4428" w:rsidRDefault="005A4428" w:rsidP="005A4428">
      <w:pPr>
        <w:pStyle w:val="Bullet1"/>
        <w:ind w:left="357" w:hanging="357"/>
        <w:rPr>
          <w:ins w:id="241" w:author="Auteur"/>
        </w:rPr>
      </w:pPr>
    </w:p>
    <w:p w:rsidR="005A4428" w:rsidRDefault="005A4428" w:rsidP="005A4428">
      <w:pPr>
        <w:pStyle w:val="Bullet1"/>
        <w:ind w:left="357" w:hanging="357"/>
        <w:rPr>
          <w:ins w:id="242" w:author="Auteur"/>
        </w:rPr>
      </w:pPr>
    </w:p>
    <w:p w:rsidR="005A4428" w:rsidRDefault="005A4428" w:rsidP="005A4428">
      <w:pPr>
        <w:pStyle w:val="Bullet1"/>
        <w:ind w:left="357" w:hanging="357"/>
        <w:rPr>
          <w:ins w:id="243" w:author="Auteur"/>
        </w:rPr>
      </w:pPr>
    </w:p>
    <w:p w:rsidR="005A4428" w:rsidRDefault="005A4428" w:rsidP="005A4428">
      <w:pPr>
        <w:pStyle w:val="Bullet1"/>
        <w:ind w:left="357" w:hanging="357"/>
        <w:rPr>
          <w:ins w:id="244" w:author="Auteur"/>
        </w:rPr>
      </w:pPr>
    </w:p>
    <w:p w:rsidR="005A4428" w:rsidRDefault="005A4428" w:rsidP="005A4428">
      <w:pPr>
        <w:rPr>
          <w:ins w:id="245" w:author="Auteur"/>
        </w:rPr>
      </w:pPr>
    </w:p>
    <w:p w:rsidR="005A4428" w:rsidRDefault="005A4428" w:rsidP="005A4428">
      <w:pPr>
        <w:rPr>
          <w:ins w:id="246" w:author="Auteur"/>
        </w:rPr>
      </w:pPr>
    </w:p>
    <w:p w:rsidR="000A04DC" w:rsidRDefault="000A04DC" w:rsidP="005A4428">
      <w:pPr>
        <w:rPr>
          <w:ins w:id="247" w:author="Auteur"/>
        </w:rPr>
      </w:pPr>
      <w:ins w:id="248" w:author="Auteur">
        <w:r>
          <w:rPr>
            <w:lang w:val="en"/>
          </w:rPr>
          <w:t xml:space="preserve">It is necessary to change the default HTTP port, which is </w:t>
        </w:r>
        <w:r>
          <w:rPr>
            <w:b/>
            <w:lang w:val="en"/>
          </w:rPr>
          <w:t>80</w:t>
        </w:r>
        <w:r>
          <w:rPr>
            <w:lang w:val="en"/>
          </w:rPr>
          <w:t xml:space="preserve">. For example, you can change it to </w:t>
        </w:r>
        <w:r>
          <w:rPr>
            <w:b/>
            <w:lang w:val="en"/>
          </w:rPr>
          <w:t>8125</w:t>
        </w:r>
        <w:r>
          <w:rPr>
            <w:lang w:val="en"/>
          </w:rPr>
          <w:t xml:space="preserve"> or another port.</w:t>
        </w:r>
      </w:ins>
    </w:p>
    <w:p w:rsidR="005A4428" w:rsidRDefault="005A4428" w:rsidP="005A4428">
      <w:pPr>
        <w:spacing w:line="240" w:lineRule="auto"/>
        <w:rPr>
          <w:ins w:id="249" w:author="Auteur"/>
        </w:rPr>
      </w:pPr>
      <w:ins w:id="250" w:author="Auteur">
        <w:r>
          <w:br w:type="page"/>
        </w:r>
      </w:ins>
    </w:p>
    <w:p w:rsidR="005A4428" w:rsidRDefault="005A4428" w:rsidP="005A4428">
      <w:pPr>
        <w:rPr>
          <w:ins w:id="251" w:author="Auteur"/>
        </w:rPr>
      </w:pPr>
    </w:p>
    <w:p w:rsidR="000A04DC" w:rsidRDefault="000A04DC" w:rsidP="005A4428">
      <w:pPr>
        <w:rPr>
          <w:ins w:id="252" w:author="Auteur"/>
        </w:rPr>
      </w:pPr>
      <w:ins w:id="253" w:author="Auteur">
        <w:r>
          <w:rPr>
            <w:lang w:val="en"/>
          </w:rPr>
          <w:t xml:space="preserve">Right click on the </w:t>
        </w:r>
        <w:proofErr w:type="spellStart"/>
        <w:r>
          <w:rPr>
            <w:lang w:val="en"/>
          </w:rPr>
          <w:t>Wamp</w:t>
        </w:r>
        <w:proofErr w:type="spellEnd"/>
        <w:r>
          <w:rPr>
            <w:lang w:val="en"/>
          </w:rPr>
          <w:t xml:space="preserve"> icon then Tools then use a port other than 80</w:t>
        </w:r>
      </w:ins>
    </w:p>
    <w:p w:rsidR="005A4428" w:rsidRDefault="005A4428" w:rsidP="005A4428">
      <w:pPr>
        <w:rPr>
          <w:ins w:id="254" w:author="Auteur"/>
        </w:rPr>
      </w:pPr>
    </w:p>
    <w:p w:rsidR="005A4428" w:rsidRDefault="005A4428" w:rsidP="005A4428">
      <w:pPr>
        <w:rPr>
          <w:ins w:id="255" w:author="Auteur"/>
        </w:rPr>
      </w:pPr>
    </w:p>
    <w:p w:rsidR="005A4428" w:rsidRDefault="005A4428" w:rsidP="005A4428">
      <w:pPr>
        <w:rPr>
          <w:ins w:id="256" w:author="Auteur"/>
        </w:rPr>
      </w:pPr>
      <w:ins w:id="257" w:author="Auteur">
        <w:r>
          <w:rPr>
            <w:noProof/>
          </w:rPr>
          <mc:AlternateContent>
            <mc:Choice Requires="wps">
              <w:drawing>
                <wp:anchor distT="0" distB="0" distL="114300" distR="114300" simplePos="0" relativeHeight="251700736" behindDoc="0" locked="0" layoutInCell="1" allowOverlap="1" wp14:anchorId="068EACD3" wp14:editId="2A88D2B3">
                  <wp:simplePos x="0" y="0"/>
                  <wp:positionH relativeFrom="column">
                    <wp:posOffset>-24748</wp:posOffset>
                  </wp:positionH>
                  <wp:positionV relativeFrom="paragraph">
                    <wp:posOffset>1730392</wp:posOffset>
                  </wp:positionV>
                  <wp:extent cx="1145059" cy="140043"/>
                  <wp:effectExtent l="19050" t="19050" r="17145" b="12700"/>
                  <wp:wrapNone/>
                  <wp:docPr id="54" name="Rectangle : coins arrondis 54"/>
                  <wp:cNvGraphicFramePr/>
                  <a:graphic xmlns:a="http://schemas.openxmlformats.org/drawingml/2006/main">
                    <a:graphicData uri="http://schemas.microsoft.com/office/word/2010/wordprocessingShape">
                      <wps:wsp>
                        <wps:cNvSpPr/>
                        <wps:spPr>
                          <a:xfrm>
                            <a:off x="0" y="0"/>
                            <a:ext cx="1145059" cy="1400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69ADB" id="Rectangle : coins arrondis 54" o:spid="_x0000_s1026" style="position:absolute;margin-left:-1.95pt;margin-top:136.25pt;width:90.15pt;height:11.0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" filled="f" strokecolor="red" strokeweight="3pt"/>
              </w:pict>
            </mc:Fallback>
          </mc:AlternateContent>
        </w:r>
        <w:r>
          <w:rPr>
            <w:noProof/>
          </w:rPr>
          <w:drawing>
            <wp:inline distT="0" distB="0" distL="0" distR="0" wp14:anchorId="5E07F1C5" wp14:editId="71D2FD1D">
              <wp:extent cx="2710249" cy="42947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2675" cy="4314466"/>
                      </a:xfrm>
                      <a:prstGeom prst="rect">
                        <a:avLst/>
                      </a:prstGeom>
                      <a:noFill/>
                      <a:ln>
                        <a:noFill/>
                      </a:ln>
                    </pic:spPr>
                  </pic:pic>
                </a:graphicData>
              </a:graphic>
            </wp:inline>
          </w:drawing>
        </w:r>
      </w:ins>
    </w:p>
    <w:p w:rsidR="005A4428" w:rsidRPr="00674266" w:rsidRDefault="005A4428" w:rsidP="005A4428">
      <w:pPr>
        <w:rPr>
          <w:ins w:id="258" w:author="Auteur"/>
        </w:rPr>
      </w:pPr>
    </w:p>
    <w:p w:rsidR="000A04DC" w:rsidRDefault="000A04DC" w:rsidP="005A4428">
      <w:pPr>
        <w:pStyle w:val="Bullet1"/>
        <w:ind w:left="357" w:hanging="357"/>
        <w:rPr>
          <w:ins w:id="259" w:author="Auteur"/>
        </w:rPr>
      </w:pPr>
      <w:ins w:id="260" w:author="Auteur">
        <w:r>
          <w:rPr>
            <w:noProof/>
            <w:lang w:val="en"/>
          </w:rPr>
          <w:drawing>
            <wp:anchor distT="0" distB="0" distL="114300" distR="114300" simplePos="0" relativeHeight="251702784" behindDoc="0" locked="0" layoutInCell="1" allowOverlap="1" wp14:anchorId="4645269D" wp14:editId="65E73039">
              <wp:simplePos x="0" y="0"/>
              <wp:positionH relativeFrom="column">
                <wp:posOffset>2948872</wp:posOffset>
              </wp:positionH>
              <wp:positionV relativeFrom="paragraph">
                <wp:posOffset>132869</wp:posOffset>
              </wp:positionV>
              <wp:extent cx="2076450" cy="12001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6450" cy="1200150"/>
                      </a:xfrm>
                      <a:prstGeom prst="rect">
                        <a:avLst/>
                      </a:prstGeom>
                    </pic:spPr>
                  </pic:pic>
                </a:graphicData>
              </a:graphic>
            </wp:anchor>
          </w:drawing>
        </w:r>
        <w:r>
          <w:rPr>
            <w:lang w:val="en"/>
          </w:rPr>
          <w:t xml:space="preserve">Enter the new port: </w:t>
        </w:r>
        <w:r w:rsidRPr="00C04D22">
          <w:rPr>
            <w:b/>
            <w:lang w:val="en"/>
          </w:rPr>
          <w:t>8125</w:t>
        </w:r>
      </w:ins>
    </w:p>
    <w:p w:rsidR="005A4428" w:rsidRDefault="005A4428" w:rsidP="005A4428">
      <w:pPr>
        <w:pStyle w:val="Bullet1"/>
        <w:ind w:left="357" w:hanging="357"/>
        <w:rPr>
          <w:ins w:id="261" w:author="Auteur"/>
        </w:rPr>
      </w:pPr>
    </w:p>
    <w:p w:rsidR="005A4428" w:rsidRDefault="005A4428" w:rsidP="005A4428">
      <w:pPr>
        <w:pStyle w:val="Bullet1"/>
        <w:ind w:left="357" w:hanging="357"/>
        <w:rPr>
          <w:ins w:id="262" w:author="Auteur"/>
        </w:rPr>
      </w:pPr>
    </w:p>
    <w:p w:rsidR="005A4428" w:rsidRDefault="005A4428" w:rsidP="005A4428">
      <w:pPr>
        <w:pStyle w:val="Bullet1"/>
        <w:ind w:left="357" w:hanging="357"/>
        <w:rPr>
          <w:ins w:id="263" w:author="Auteur"/>
        </w:rPr>
      </w:pPr>
    </w:p>
    <w:p w:rsidR="005A4428" w:rsidRDefault="005A4428" w:rsidP="005A4428">
      <w:pPr>
        <w:pStyle w:val="Bullet1"/>
        <w:ind w:left="357" w:hanging="357"/>
        <w:rPr>
          <w:ins w:id="264" w:author="Auteur"/>
        </w:rPr>
      </w:pPr>
    </w:p>
    <w:p w:rsidR="005A4428" w:rsidRDefault="005A4428" w:rsidP="005A4428">
      <w:pPr>
        <w:pStyle w:val="SAGEBodyText"/>
        <w:rPr>
          <w:ins w:id="265" w:author="Auteur"/>
        </w:rPr>
      </w:pPr>
    </w:p>
    <w:p w:rsidR="005A4428" w:rsidRDefault="005A4428" w:rsidP="005A4428">
      <w:pPr>
        <w:pStyle w:val="SAGEBodyText"/>
        <w:rPr>
          <w:ins w:id="266" w:author="Auteur"/>
        </w:rPr>
      </w:pPr>
    </w:p>
    <w:p w:rsidR="005A4428" w:rsidRDefault="000A04DC" w:rsidP="005A4428">
      <w:pPr>
        <w:pStyle w:val="SAGEBodyText"/>
        <w:rPr>
          <w:ins w:id="267" w:author="Auteur"/>
        </w:rPr>
      </w:pPr>
      <w:ins w:id="268" w:author="Auteur">
        <w:r>
          <w:rPr>
            <w:lang w:val="en"/>
          </w:rPr>
          <w:t>Verify that the page is running on this new port.</w:t>
        </w:r>
      </w:ins>
    </w:p>
    <w:p w:rsidR="000A04DC" w:rsidRDefault="000A04DC" w:rsidP="005A4428">
      <w:pPr>
        <w:pStyle w:val="SAGEBodyText"/>
        <w:rPr>
          <w:ins w:id="269" w:author="Auteur"/>
        </w:rPr>
      </w:pPr>
      <w:ins w:id="270" w:author="Auteur">
        <w:r>
          <w:rPr>
            <w:lang w:val="en"/>
          </w:rPr>
          <w:t xml:space="preserve">The </w:t>
        </w:r>
        <w:proofErr w:type="spellStart"/>
        <w:r>
          <w:rPr>
            <w:lang w:val="en"/>
          </w:rPr>
          <w:t>Wamp</w:t>
        </w:r>
        <w:proofErr w:type="spellEnd"/>
        <w:r>
          <w:rPr>
            <w:lang w:val="en"/>
          </w:rPr>
          <w:t xml:space="preserve"> server includes both MySQL and MariaDB Databases.</w:t>
        </w:r>
      </w:ins>
    </w:p>
    <w:p w:rsidR="000A04DC" w:rsidRDefault="000A04DC" w:rsidP="005A4428">
      <w:pPr>
        <w:pStyle w:val="SAGEBodyText"/>
        <w:rPr>
          <w:ins w:id="271" w:author="Auteur"/>
        </w:rPr>
      </w:pPr>
      <w:ins w:id="272" w:author="Auteur">
        <w:r>
          <w:rPr>
            <w:lang w:val="en"/>
          </w:rPr>
          <w:t xml:space="preserve">To </w:t>
        </w:r>
        <w:r>
          <w:rPr>
            <w:lang w:val="en"/>
          </w:rPr>
          <w:t>have more</w:t>
        </w:r>
        <w:r>
          <w:rPr>
            <w:lang w:val="en"/>
          </w:rPr>
          <w:t xml:space="preserve"> resources on our machine, you can stop these two bases.</w:t>
        </w:r>
      </w:ins>
    </w:p>
    <w:p w:rsidR="005A4428" w:rsidRDefault="005A4428" w:rsidP="005A4428">
      <w:pPr>
        <w:pStyle w:val="SAGEBodyText"/>
        <w:rPr>
          <w:ins w:id="273" w:author="Auteur"/>
        </w:rPr>
      </w:pPr>
      <w:ins w:id="274" w:author="Auteur">
        <w:r>
          <w:rPr>
            <w:noProof/>
          </w:rPr>
          <w:lastRenderedPageBreak/>
          <w:drawing>
            <wp:inline distT="0" distB="0" distL="0" distR="0" wp14:anchorId="7131D6B7" wp14:editId="20072CC8">
              <wp:extent cx="1779270" cy="2018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9270" cy="2018030"/>
                      </a:xfrm>
                      <a:prstGeom prst="rect">
                        <a:avLst/>
                      </a:prstGeom>
                      <a:noFill/>
                      <a:ln>
                        <a:noFill/>
                      </a:ln>
                    </pic:spPr>
                  </pic:pic>
                </a:graphicData>
              </a:graphic>
            </wp:inline>
          </w:drawing>
        </w:r>
      </w:ins>
    </w:p>
    <w:p w:rsidR="000A04DC" w:rsidRDefault="000A04DC" w:rsidP="005A4428">
      <w:pPr>
        <w:pStyle w:val="SAGEBodyText"/>
        <w:rPr>
          <w:ins w:id="275" w:author="Auteur"/>
        </w:rPr>
      </w:pPr>
      <w:ins w:id="276" w:author="Auteur">
        <w:r>
          <w:rPr>
            <w:lang w:val="en"/>
          </w:rPr>
          <w:t>Deselect</w:t>
        </w:r>
        <w:r>
          <w:rPr>
            <w:lang w:val="en"/>
          </w:rPr>
          <w:t xml:space="preserve"> Allow </w:t>
        </w:r>
        <w:proofErr w:type="spellStart"/>
        <w:r>
          <w:rPr>
            <w:lang w:val="en"/>
          </w:rPr>
          <w:t>MySql</w:t>
        </w:r>
        <w:proofErr w:type="spellEnd"/>
        <w:r>
          <w:rPr>
            <w:lang w:val="en"/>
          </w:rPr>
          <w:t xml:space="preserve"> and</w:t>
        </w:r>
        <w:r>
          <w:rPr>
            <w:lang w:val="en"/>
          </w:rPr>
          <w:t xml:space="preserve"> Allow MariaDB</w:t>
        </w:r>
      </w:ins>
    </w:p>
    <w:p w:rsidR="005A4428" w:rsidRDefault="005A4428" w:rsidP="005A4428">
      <w:pPr>
        <w:pStyle w:val="SAGEBodyText"/>
        <w:rPr>
          <w:ins w:id="277" w:author="Auteur"/>
        </w:rPr>
      </w:pPr>
      <w:ins w:id="278" w:author="Auteur">
        <w:r>
          <w:rPr>
            <w:noProof/>
          </w:rPr>
          <w:drawing>
            <wp:inline distT="0" distB="0" distL="0" distR="0" wp14:anchorId="4E4DC9B3" wp14:editId="193FB817">
              <wp:extent cx="2413635" cy="2141855"/>
              <wp:effectExtent l="0" t="0" r="571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3635" cy="2141855"/>
                      </a:xfrm>
                      <a:prstGeom prst="rect">
                        <a:avLst/>
                      </a:prstGeom>
                      <a:noFill/>
                      <a:ln>
                        <a:noFill/>
                      </a:ln>
                    </pic:spPr>
                  </pic:pic>
                </a:graphicData>
              </a:graphic>
            </wp:inline>
          </w:drawing>
        </w:r>
      </w:ins>
    </w:p>
    <w:p w:rsidR="005A4428" w:rsidRDefault="005A4428" w:rsidP="005A4428">
      <w:pPr>
        <w:pStyle w:val="SAGEBodyText"/>
        <w:rPr>
          <w:ins w:id="279" w:author="Auteur"/>
        </w:rPr>
      </w:pPr>
    </w:p>
    <w:p w:rsidR="000A04DC" w:rsidRPr="00C04D22" w:rsidRDefault="000A04DC" w:rsidP="005A4428">
      <w:pPr>
        <w:pStyle w:val="SAGEBodyText"/>
        <w:rPr>
          <w:ins w:id="280" w:author="Auteur"/>
          <w:rStyle w:val="SageImportant"/>
        </w:rPr>
      </w:pPr>
      <w:ins w:id="281" w:author="Auteur">
        <w:r w:rsidRPr="00C04D22">
          <w:rPr>
            <w:rStyle w:val="SageImportant"/>
            <w:lang w:val="en"/>
          </w:rPr>
          <w:t>This PHP portal does not use any of these databases</w:t>
        </w:r>
      </w:ins>
    </w:p>
    <w:p w:rsidR="002F7BC0" w:rsidRDefault="002F7BC0" w:rsidP="005C08D7">
      <w:pPr>
        <w:pStyle w:val="Bullet1"/>
        <w:ind w:left="357" w:hanging="357"/>
      </w:pPr>
    </w:p>
    <w:p w:rsidR="002F7BC0" w:rsidRPr="00674266" w:rsidDel="005A4428" w:rsidRDefault="002F7BC0" w:rsidP="005C08D7">
      <w:pPr>
        <w:rPr>
          <w:del w:id="282" w:author="Auteur"/>
        </w:rPr>
      </w:pPr>
      <w:del w:id="283" w:author="Auteur">
        <w:r w:rsidRPr="00674266" w:rsidDel="005A4428">
          <w:delText xml:space="preserve">You </w:delText>
        </w:r>
        <w:r w:rsidDel="005A4428">
          <w:delText>need to</w:delText>
        </w:r>
        <w:r w:rsidRPr="00674266" w:rsidDel="005A4428">
          <w:delText xml:space="preserve"> change the default http port</w:delText>
        </w:r>
        <w:r w:rsidDel="005A4428">
          <w:delText xml:space="preserve">, which is </w:delText>
        </w:r>
        <w:r w:rsidRPr="001D44F7" w:rsidDel="005A4428">
          <w:rPr>
            <w:b/>
          </w:rPr>
          <w:delText>80</w:delText>
        </w:r>
        <w:r w:rsidDel="005A4428">
          <w:delText xml:space="preserve">. You can, for example, change it to </w:delText>
        </w:r>
        <w:r w:rsidRPr="001D44F7" w:rsidDel="005A4428">
          <w:rPr>
            <w:b/>
          </w:rPr>
          <w:delText>8125</w:delText>
        </w:r>
        <w:r w:rsidDel="005A4428">
          <w:delText>, or to another port.</w:delText>
        </w:r>
      </w:del>
    </w:p>
    <w:p w:rsidR="002F7BC0" w:rsidRDefault="002F7BC0" w:rsidP="005C08D7">
      <w:pPr>
        <w:pStyle w:val="Bullet1"/>
        <w:ind w:left="357" w:hanging="357"/>
      </w:pPr>
      <w:del w:id="284" w:author="Auteur">
        <w:r w:rsidDel="005A4428">
          <w:rPr>
            <w:noProof/>
            <w:lang w:val="fr-FR" w:eastAsia="fr-FR"/>
          </w:rPr>
          <w:drawing>
            <wp:anchor distT="0" distB="0" distL="114300" distR="114300" simplePos="0" relativeHeight="251667968" behindDoc="0" locked="0" layoutInCell="1" allowOverlap="1" wp14:anchorId="6CA36B3C" wp14:editId="7BD39986">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del>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Del="005A4428" w:rsidRDefault="002F7BC0" w:rsidP="005C08D7">
      <w:pPr>
        <w:pStyle w:val="SAGEBodyText"/>
        <w:rPr>
          <w:del w:id="285" w:author="Auteur"/>
        </w:rPr>
      </w:pPr>
      <w:del w:id="286" w:author="Auteur">
        <w:r w:rsidDel="005A4428">
          <w:lastRenderedPageBreak/>
          <w:delText xml:space="preserve">Navigate to </w:delText>
        </w:r>
        <w:r w:rsidRPr="006E71BE" w:rsidDel="005A4428">
          <w:rPr>
            <w:b/>
          </w:rPr>
          <w:delText>c:\Sage\wamp\bin\apache2.4.9\conf\</w:delText>
        </w:r>
      </w:del>
    </w:p>
    <w:p w:rsidR="002F7BC0" w:rsidDel="005A4428" w:rsidRDefault="002F7BC0" w:rsidP="005C08D7">
      <w:pPr>
        <w:pStyle w:val="SAGEBodyText"/>
        <w:rPr>
          <w:del w:id="287" w:author="Auteur"/>
        </w:rPr>
      </w:pPr>
      <w:del w:id="288" w:author="Auteur">
        <w:r w:rsidDel="005A4428">
          <w:delText xml:space="preserve">In Notepad ++, open </w:delText>
        </w:r>
        <w:r w:rsidRPr="006E71BE" w:rsidDel="005A4428">
          <w:rPr>
            <w:b/>
          </w:rPr>
          <w:delText>httpd.conf</w:delText>
        </w:r>
        <w:r w:rsidDel="005A4428">
          <w:delText xml:space="preserve"> and edit the file as follows: </w:delText>
        </w:r>
      </w:del>
    </w:p>
    <w:p w:rsidR="002F7BC0" w:rsidRPr="001D44F7" w:rsidDel="005A4428" w:rsidRDefault="002F7BC0" w:rsidP="005C08D7">
      <w:pPr>
        <w:pStyle w:val="Paragraphedeliste"/>
        <w:rPr>
          <w:del w:id="289" w:author="Auteur"/>
          <w:rStyle w:val="SAGETextCodeinline"/>
        </w:rPr>
      </w:pPr>
      <w:del w:id="290" w:author="Auteur">
        <w:r w:rsidRPr="001D44F7" w:rsidDel="005A4428">
          <w:rPr>
            <w:rStyle w:val="SAGETextCodeinline"/>
          </w:rPr>
          <w:delText>#</w:delText>
        </w:r>
      </w:del>
    </w:p>
    <w:p w:rsidR="002F7BC0" w:rsidRPr="001D44F7" w:rsidDel="005A4428" w:rsidRDefault="002F7BC0" w:rsidP="005C08D7">
      <w:pPr>
        <w:pStyle w:val="Paragraphedeliste"/>
        <w:rPr>
          <w:del w:id="291" w:author="Auteur"/>
          <w:rStyle w:val="SAGETextCodeinline"/>
        </w:rPr>
      </w:pPr>
      <w:del w:id="292" w:author="Auteur">
        <w:r w:rsidRPr="001D44F7" w:rsidDel="005A4428">
          <w:rPr>
            <w:rStyle w:val="SAGETextCodeinline"/>
          </w:rPr>
          <w:delText># Listen: Allows you to bind Apache to specific IP addresses and/or</w:delText>
        </w:r>
      </w:del>
    </w:p>
    <w:p w:rsidR="002F7BC0" w:rsidRPr="001D44F7" w:rsidDel="005A4428" w:rsidRDefault="002F7BC0" w:rsidP="005C08D7">
      <w:pPr>
        <w:pStyle w:val="Paragraphedeliste"/>
        <w:rPr>
          <w:del w:id="293" w:author="Auteur"/>
          <w:rStyle w:val="SAGETextCodeinline"/>
        </w:rPr>
      </w:pPr>
      <w:del w:id="294" w:author="Auteur">
        <w:r w:rsidRPr="001D44F7" w:rsidDel="005A4428">
          <w:rPr>
            <w:rStyle w:val="SAGETextCodeinline"/>
          </w:rPr>
          <w:delText># ports, instead of the default. See also the &lt;VirtualHost&gt;</w:delText>
        </w:r>
      </w:del>
    </w:p>
    <w:p w:rsidR="002F7BC0" w:rsidRPr="001D44F7" w:rsidDel="005A4428" w:rsidRDefault="002F7BC0" w:rsidP="005C08D7">
      <w:pPr>
        <w:pStyle w:val="Paragraphedeliste"/>
        <w:rPr>
          <w:del w:id="295" w:author="Auteur"/>
          <w:rStyle w:val="SAGETextCodeinline"/>
        </w:rPr>
      </w:pPr>
      <w:del w:id="296" w:author="Auteur">
        <w:r w:rsidRPr="001D44F7" w:rsidDel="005A4428">
          <w:rPr>
            <w:rStyle w:val="SAGETextCodeinline"/>
          </w:rPr>
          <w:delText># directive.</w:delText>
        </w:r>
      </w:del>
    </w:p>
    <w:p w:rsidR="002F7BC0" w:rsidRPr="001D44F7" w:rsidDel="005A4428" w:rsidRDefault="002F7BC0" w:rsidP="005C08D7">
      <w:pPr>
        <w:pStyle w:val="Paragraphedeliste"/>
        <w:rPr>
          <w:del w:id="297" w:author="Auteur"/>
          <w:rStyle w:val="SAGETextCodeinline"/>
        </w:rPr>
      </w:pPr>
      <w:del w:id="298" w:author="Auteur">
        <w:r w:rsidRPr="001D44F7" w:rsidDel="005A4428">
          <w:rPr>
            <w:rStyle w:val="SAGETextCodeinline"/>
          </w:rPr>
          <w:delText>#</w:delText>
        </w:r>
      </w:del>
    </w:p>
    <w:p w:rsidR="002F7BC0" w:rsidRPr="001D44F7" w:rsidDel="005A4428" w:rsidRDefault="002F7BC0" w:rsidP="005C08D7">
      <w:pPr>
        <w:pStyle w:val="Paragraphedeliste"/>
        <w:rPr>
          <w:del w:id="299" w:author="Auteur"/>
          <w:rStyle w:val="SAGETextCodeinline"/>
        </w:rPr>
      </w:pPr>
      <w:del w:id="300" w:author="Auteur">
        <w:r w:rsidRPr="001D44F7" w:rsidDel="005A4428">
          <w:rPr>
            <w:rStyle w:val="SAGETextCodeinline"/>
          </w:rPr>
          <w:delText xml:space="preserve"># Change this to Listen on specific IP addresses as shown below to </w:delText>
        </w:r>
      </w:del>
    </w:p>
    <w:p w:rsidR="002F7BC0" w:rsidRPr="001D44F7" w:rsidDel="005A4428" w:rsidRDefault="002F7BC0" w:rsidP="005C08D7">
      <w:pPr>
        <w:pStyle w:val="Paragraphedeliste"/>
        <w:rPr>
          <w:del w:id="301" w:author="Auteur"/>
          <w:rStyle w:val="SAGETextCodeinline"/>
        </w:rPr>
      </w:pPr>
      <w:del w:id="302" w:author="Auteur">
        <w:r w:rsidRPr="001D44F7" w:rsidDel="005A4428">
          <w:rPr>
            <w:rStyle w:val="SAGETextCodeinline"/>
          </w:rPr>
          <w:delText xml:space="preserve"># prevent Apache from </w:delText>
        </w:r>
        <w:r w:rsidDel="005A4428">
          <w:rPr>
            <w:rStyle w:val="SAGETextCodeinline"/>
          </w:rPr>
          <w:delText>seizing</w:delText>
        </w:r>
        <w:r w:rsidRPr="001D44F7" w:rsidDel="005A4428">
          <w:rPr>
            <w:rStyle w:val="SAGETextCodeinline"/>
          </w:rPr>
          <w:delText xml:space="preserve"> all bound IP addresses.</w:delText>
        </w:r>
      </w:del>
    </w:p>
    <w:p w:rsidR="002F7BC0" w:rsidRPr="001D44F7" w:rsidDel="005A4428" w:rsidRDefault="002F7BC0" w:rsidP="005C08D7">
      <w:pPr>
        <w:pStyle w:val="Paragraphedeliste"/>
        <w:rPr>
          <w:del w:id="303" w:author="Auteur"/>
          <w:rStyle w:val="SAGETextCodeinline"/>
        </w:rPr>
      </w:pPr>
      <w:del w:id="304" w:author="Auteur">
        <w:r w:rsidRPr="001D44F7" w:rsidDel="005A4428">
          <w:rPr>
            <w:rStyle w:val="SAGETextCodeinline"/>
          </w:rPr>
          <w:delText>#</w:delText>
        </w:r>
      </w:del>
    </w:p>
    <w:p w:rsidR="002F7BC0" w:rsidRPr="001D44F7" w:rsidDel="005A4428" w:rsidRDefault="002F7BC0" w:rsidP="005C08D7">
      <w:pPr>
        <w:pStyle w:val="Paragraphedeliste"/>
        <w:rPr>
          <w:del w:id="305" w:author="Auteur"/>
          <w:rStyle w:val="SAGETextCodeinline"/>
        </w:rPr>
      </w:pPr>
      <w:del w:id="306" w:author="Auteur">
        <w:r w:rsidRPr="001D44F7" w:rsidDel="005A4428">
          <w:rPr>
            <w:rStyle w:val="SAGETextCodeinline"/>
          </w:rPr>
          <w:delText>#Listen 12.34.56.78</w:delText>
        </w:r>
        <w:r w:rsidRPr="00387DB7" w:rsidDel="005A4428">
          <w:rPr>
            <w:rStyle w:val="SAGETextCodeinline"/>
          </w:rPr>
          <w:delText>:80</w:delText>
        </w:r>
        <w:r w:rsidDel="005A4428">
          <w:rPr>
            <w:rStyle w:val="SAGETextCodeinline"/>
          </w:rPr>
          <w:delText xml:space="preserve"> </w:delText>
        </w:r>
      </w:del>
    </w:p>
    <w:p w:rsidR="002F7BC0" w:rsidDel="005A4428" w:rsidRDefault="002F7BC0" w:rsidP="005C08D7">
      <w:pPr>
        <w:pStyle w:val="SAGETextCodesection"/>
        <w:rPr>
          <w:del w:id="307" w:author="Auteur"/>
        </w:rPr>
      </w:pPr>
      <w:del w:id="308" w:author="Auteur">
        <w:r w:rsidDel="005A4428">
          <w:delText>Listen [::0]:8125</w:delText>
        </w:r>
      </w:del>
    </w:p>
    <w:p w:rsidR="002F7BC0" w:rsidDel="005A4428" w:rsidRDefault="002F7BC0" w:rsidP="005C08D7">
      <w:pPr>
        <w:pStyle w:val="SAGEBodyText"/>
        <w:rPr>
          <w:del w:id="309" w:author="Auteur"/>
        </w:rPr>
      </w:pPr>
      <w:del w:id="310" w:author="Auteur">
        <w:r w:rsidDel="005A4428">
          <w:delText>Save this file and restart all services for WampServer.</w:delText>
        </w:r>
      </w:del>
    </w:p>
    <w:p w:rsidR="002F7BC0" w:rsidDel="005A4428" w:rsidRDefault="002F7BC0" w:rsidP="005C08D7">
      <w:pPr>
        <w:pStyle w:val="SAGEBodyText"/>
        <w:rPr>
          <w:del w:id="311" w:author="Auteur"/>
        </w:rPr>
      </w:pPr>
      <w:del w:id="312" w:author="Auteur">
        <w:r w:rsidDel="005A4428">
          <w:delText xml:space="preserve">Right-click the WampServer icon on your desktop or taskbar, and select </w:delText>
        </w:r>
        <w:r w:rsidRPr="00872330" w:rsidDel="005A4428">
          <w:rPr>
            <w:b/>
          </w:rPr>
          <w:delText>Restart All Services</w:delText>
        </w:r>
        <w:r w:rsidDel="005A4428">
          <w:delText>.</w:delText>
        </w:r>
      </w:del>
    </w:p>
    <w:p w:rsidR="006D700C" w:rsidRPr="003754AA" w:rsidDel="005A4428" w:rsidRDefault="006D700C" w:rsidP="006D700C">
      <w:pPr>
        <w:pStyle w:val="SAGEAdmonitionNote"/>
        <w:rPr>
          <w:del w:id="313" w:author="Auteur"/>
        </w:rPr>
      </w:pPr>
      <w:del w:id="314" w:author="Auteur">
        <w:r w:rsidRPr="00D7743F" w:rsidDel="005A4428">
          <w:rPr>
            <w:rStyle w:val="SageNote"/>
          </w:rPr>
          <w:delText>Note</w:delText>
        </w:r>
        <w:r w:rsidRPr="00F7187F" w:rsidDel="005A4428">
          <w:rPr>
            <w:color w:val="00A4CF"/>
          </w:rPr>
          <w:delText>:</w:delText>
        </w:r>
        <w:r w:rsidRPr="006A4417" w:rsidDel="005A4428">
          <w:delText xml:space="preserve"> </w:delText>
        </w:r>
        <w:r w:rsidDel="005A4428">
          <w:delText>You can use this same menu to start and stop all services for WampServer at any time.</w:delText>
        </w:r>
      </w:del>
    </w:p>
    <w:p w:rsidR="002F7BC0" w:rsidDel="005A4428" w:rsidRDefault="002F7BC0" w:rsidP="005C08D7">
      <w:pPr>
        <w:pStyle w:val="SAGEBodyText"/>
        <w:rPr>
          <w:del w:id="315" w:author="Auteur"/>
        </w:rPr>
      </w:pPr>
      <w:del w:id="316" w:author="Auteur">
        <w:r w:rsidDel="005A4428">
          <w:delText xml:space="preserve">Leave </w:delText>
        </w:r>
        <w:r w:rsidDel="005A4428">
          <w:rPr>
            <w:b/>
          </w:rPr>
          <w:delText xml:space="preserve">All Services Running </w:delText>
        </w:r>
        <w:r w:rsidRPr="000C3F89" w:rsidDel="005A4428">
          <w:delText>while you set up the portal.</w:delText>
        </w:r>
      </w:del>
    </w:p>
    <w:p w:rsidR="005A4428" w:rsidDel="000A04DC" w:rsidRDefault="005A4428" w:rsidP="005C08D7">
      <w:pPr>
        <w:pStyle w:val="SAGEBodyText"/>
        <w:rPr>
          <w:del w:id="317" w:author="Auteur"/>
        </w:rPr>
      </w:pPr>
    </w:p>
    <w:p w:rsidR="00D44FFF" w:rsidRPr="000C3F89" w:rsidDel="000A04DC" w:rsidRDefault="00D44FFF" w:rsidP="005C08D7">
      <w:pPr>
        <w:pStyle w:val="SAGEBodyText"/>
        <w:rPr>
          <w:del w:id="318" w:author="Auteur"/>
        </w:rPr>
      </w:pPr>
    </w:p>
    <w:p w:rsidR="002F7BC0" w:rsidRDefault="002F7BC0" w:rsidP="005C08D7">
      <w:pPr>
        <w:pStyle w:val="SAGEHeading2"/>
        <w:rPr>
          <w:ins w:id="319" w:author="Auteur"/>
        </w:rPr>
      </w:pPr>
      <w:bookmarkStart w:id="320" w:name="_Toc449016744"/>
      <w:bookmarkStart w:id="321" w:name="_Toc453676513"/>
      <w:bookmarkStart w:id="322" w:name="_Toc527036847"/>
      <w:r w:rsidRPr="003D68B7">
        <w:t>Configure the server and the pool of Web service</w:t>
      </w:r>
      <w:bookmarkEnd w:id="320"/>
      <w:bookmarkEnd w:id="321"/>
      <w:r w:rsidR="00D44FFF">
        <w:t>s</w:t>
      </w:r>
      <w:bookmarkEnd w:id="322"/>
    </w:p>
    <w:p w:rsidR="000A04DC" w:rsidRDefault="000A04DC" w:rsidP="00513899">
      <w:pPr>
        <w:pStyle w:val="SAGEBodyText"/>
        <w:rPr>
          <w:ins w:id="323" w:author="Auteur"/>
        </w:rPr>
        <w:pPrChange w:id="324" w:author="Auteur">
          <w:pPr>
            <w:pStyle w:val="SAGEHeading2"/>
          </w:pPr>
        </w:pPrChange>
      </w:pPr>
    </w:p>
    <w:p w:rsidR="000A04DC" w:rsidRPr="00513899" w:rsidRDefault="000A04DC" w:rsidP="00513899">
      <w:pPr>
        <w:pStyle w:val="SAGEHeading3"/>
        <w:rPr>
          <w:ins w:id="325" w:author="Auteur"/>
          <w:sz w:val="22"/>
          <w:rPrChange w:id="326" w:author="Auteur">
            <w:rPr>
              <w:ins w:id="327" w:author="Auteur"/>
            </w:rPr>
          </w:rPrChange>
        </w:rPr>
        <w:pPrChange w:id="328" w:author="Auteur">
          <w:pPr>
            <w:pStyle w:val="SAGEHeading2"/>
          </w:pPr>
        </w:pPrChange>
      </w:pPr>
      <w:bookmarkStart w:id="329" w:name="_Toc527036848"/>
      <w:ins w:id="330" w:author="Auteur">
        <w:r>
          <w:rPr>
            <w:lang w:val="en"/>
          </w:rPr>
          <w:t>Set up the Syracuse Web server</w:t>
        </w:r>
        <w:bookmarkEnd w:id="329"/>
      </w:ins>
    </w:p>
    <w:p w:rsidR="000A04DC" w:rsidRPr="00513899" w:rsidDel="000A04DC" w:rsidRDefault="000A04DC" w:rsidP="000A04DC">
      <w:pPr>
        <w:pStyle w:val="SAGEBodyText"/>
        <w:rPr>
          <w:del w:id="331" w:author="Auteur"/>
          <w:rPrChange w:id="332" w:author="Auteur">
            <w:rPr>
              <w:del w:id="333" w:author="Auteur"/>
            </w:rPr>
          </w:rPrChange>
        </w:rPr>
        <w:pPrChange w:id="334" w:author="MANTEL, Olivier" w:date="2018-10-11T15:41:00Z">
          <w:pPr>
            <w:pStyle w:val="SAGEHeading2"/>
          </w:pPr>
        </w:pPrChange>
      </w:pPr>
    </w:p>
    <w:p w:rsidR="00D44FFF" w:rsidRPr="00D44FFF" w:rsidRDefault="00D44FFF" w:rsidP="00D44FFF">
      <w:pPr>
        <w:pStyle w:val="SAGEBodyText"/>
      </w:pPr>
    </w:p>
    <w:p w:rsidR="002F7BC0" w:rsidRDefault="002F7BC0" w:rsidP="005C08D7">
      <w:pPr>
        <w:pStyle w:val="SAGEBodyText"/>
      </w:pPr>
      <w:bookmarkStart w:id="335" w:name="_Hlk506212069"/>
      <w:r>
        <w:t xml:space="preserve">In </w:t>
      </w:r>
      <w:r w:rsidR="00D44FFF">
        <w:rPr>
          <w:lang w:val="en-US"/>
        </w:rPr>
        <w:t>Enterprise Management</w:t>
      </w:r>
      <w:r w:rsidR="00D0479D">
        <w:t>, complete follow these steps:</w:t>
      </w:r>
    </w:p>
    <w:p w:rsidR="00D0479D" w:rsidRPr="003754AA" w:rsidRDefault="00D0479D" w:rsidP="00D0479D">
      <w:pPr>
        <w:pStyle w:val="SAGEAdmonitionNote"/>
      </w:pPr>
      <w:r w:rsidRPr="00D7743F">
        <w:rPr>
          <w:rStyle w:val="SageNote"/>
        </w:rPr>
        <w:t>Note</w:t>
      </w:r>
      <w:r w:rsidRPr="00F7187F">
        <w:rPr>
          <w:color w:val="00A4CF"/>
        </w:rPr>
        <w:t>:</w:t>
      </w:r>
      <w:r w:rsidRPr="006A4417">
        <w:t xml:space="preserve"> </w:t>
      </w:r>
      <w:bookmarkStart w:id="336" w:name="_Hlk506212062"/>
      <w:r>
        <w:t xml:space="preserve">The Host </w:t>
      </w:r>
      <w:bookmarkEnd w:id="336"/>
      <w:r>
        <w:t>name etc. are examples. You might have other names.</w:t>
      </w:r>
    </w:p>
    <w:p w:rsidR="00D0479D" w:rsidRDefault="00D0479D" w:rsidP="005C08D7">
      <w:pPr>
        <w:pStyle w:val="Bullet1"/>
        <w:ind w:left="0" w:firstLine="0"/>
      </w:pPr>
    </w:p>
    <w:bookmarkEnd w:id="335"/>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D0479D" w:rsidP="005C08D7">
      <w:pPr>
        <w:pStyle w:val="SAGEBodyText"/>
      </w:pPr>
      <w:r>
        <w:rPr>
          <w:noProof/>
        </w:rPr>
        <w:drawing>
          <wp:inline distT="0" distB="0" distL="0" distR="0" wp14:anchorId="5EC4B34E" wp14:editId="7FB7529A">
            <wp:extent cx="4728949" cy="189599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365" cy="1898165"/>
                    </a:xfrm>
                    <a:prstGeom prst="rect">
                      <a:avLst/>
                    </a:prstGeom>
                  </pic:spPr>
                </pic:pic>
              </a:graphicData>
            </a:graphic>
          </wp:inline>
        </w:drawing>
      </w:r>
    </w:p>
    <w:p w:rsidR="000A04DC" w:rsidRDefault="000A04DC" w:rsidP="000A04DC">
      <w:pPr>
        <w:pStyle w:val="SAGEHeading3"/>
        <w:rPr>
          <w:ins w:id="337" w:author="Auteur"/>
        </w:rPr>
      </w:pPr>
      <w:bookmarkStart w:id="338" w:name="_Toc527033560"/>
      <w:bookmarkStart w:id="339" w:name="_Toc527036849"/>
      <w:ins w:id="340" w:author="Auteur">
        <w:r>
          <w:rPr>
            <w:lang w:val="en"/>
          </w:rPr>
          <w:t>Configure the WEB services pool</w:t>
        </w:r>
        <w:bookmarkEnd w:id="338"/>
        <w:bookmarkEnd w:id="339"/>
      </w:ins>
    </w:p>
    <w:p w:rsidR="000A04DC" w:rsidRDefault="000A04DC" w:rsidP="005C08D7">
      <w:pPr>
        <w:pStyle w:val="SAGEBodyText"/>
        <w:rPr>
          <w:ins w:id="341" w:author="Auteur"/>
        </w:rPr>
      </w:pPr>
    </w:p>
    <w:p w:rsidR="000A04DC" w:rsidRDefault="002F7BC0" w:rsidP="000A04DC">
      <w:pPr>
        <w:pStyle w:val="SAGEBodyText"/>
        <w:rPr>
          <w:ins w:id="342" w:author="Auteur"/>
        </w:rPr>
      </w:pPr>
      <w:r>
        <w:t xml:space="preserve">Open </w:t>
      </w:r>
      <w:r w:rsidRPr="002E30FD">
        <w:rPr>
          <w:b/>
        </w:rPr>
        <w:t>Classic SOAP pools configuration</w:t>
      </w:r>
      <w:r>
        <w:t xml:space="preserve"> from Administration &gt; Administration &gt; Web Services</w:t>
      </w:r>
      <w:ins w:id="343" w:author="Auteur">
        <w:r w:rsidR="000A04DC">
          <w:rPr>
            <w:noProof/>
          </w:rPr>
          <w:t xml:space="preserve"> </w:t>
        </w:r>
        <w:r w:rsidR="000A04DC">
          <w:t xml:space="preserve">&gt; </w:t>
        </w:r>
        <w:r w:rsidR="000A04DC">
          <w:rPr>
            <w:b/>
          </w:rPr>
          <w:t>Classis SOAP pools configuration</w:t>
        </w:r>
      </w:ins>
    </w:p>
    <w:p w:rsidR="002F7BC0" w:rsidRDefault="002F7BC0" w:rsidP="005C08D7">
      <w:pPr>
        <w:pStyle w:val="SAGEBodyText"/>
        <w:rPr>
          <w:noProof/>
        </w:rPr>
      </w:pPr>
      <w:del w:id="344" w:author="Auteur">
        <w:r w:rsidDel="000A04DC">
          <w:delText>.</w:delText>
        </w:r>
        <w:r w:rsidRPr="00616225" w:rsidDel="000A04DC">
          <w:rPr>
            <w:noProof/>
          </w:rPr>
          <w:delText xml:space="preserve"> </w:delText>
        </w:r>
      </w:del>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lastRenderedPageBreak/>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w:t>
      </w:r>
      <w:ins w:id="345" w:author="Auteur">
        <w:r w:rsidR="000A04DC">
          <w:rPr>
            <w:noProof/>
          </w:rPr>
          <w:t xml:space="preserve">check box </w:t>
        </w:r>
      </w:ins>
      <w:del w:id="346" w:author="Auteur">
        <w:r w:rsidDel="000A04DC">
          <w:rPr>
            <w:noProof/>
          </w:rPr>
          <w:delText xml:space="preserve">Leave unchecked. </w:delText>
        </w:r>
      </w:del>
    </w:p>
    <w:p w:rsidR="002F7BC0" w:rsidRDefault="002F7BC0" w:rsidP="005C08D7">
      <w:pPr>
        <w:pStyle w:val="SAGEBodyText"/>
        <w:ind w:left="288" w:firstLine="144"/>
        <w:rPr>
          <w:noProof/>
        </w:rPr>
      </w:pPr>
      <w:r>
        <w:rPr>
          <w:noProof/>
        </w:rPr>
        <w:t>If checked, the pool starts when the Syracuse server starts.</w:t>
      </w:r>
    </w:p>
    <w:p w:rsidR="002F7BC0" w:rsidRDefault="001C35D7" w:rsidP="005C08D7">
      <w:pPr>
        <w:pStyle w:val="SAGEBodyText"/>
        <w:rPr>
          <w:noProof/>
        </w:rPr>
      </w:pPr>
      <w:r>
        <w:rPr>
          <w:b/>
          <w:noProof/>
        </w:rPr>
        <w:t>S</w:t>
      </w:r>
      <w:r w:rsidR="002F7BC0" w:rsidRPr="0044547C">
        <w:rPr>
          <w:b/>
          <w:noProof/>
        </w:rPr>
        <w:t>erver TAGS</w:t>
      </w:r>
      <w:r w:rsidR="002F7BC0">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del w:id="347" w:author="Auteur">
        <w:r w:rsidRPr="00616225" w:rsidDel="000A04DC">
          <w:rPr>
            <w:noProof/>
            <w:lang w:val="fr-FR" w:eastAsia="fr-FR"/>
          </w:rPr>
          <w:drawing>
            <wp:inline distT="0" distB="0" distL="0" distR="0" wp14:anchorId="6829AC4F" wp14:editId="3C0AC9E6">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del>
      <w:ins w:id="348" w:author="Auteur">
        <w:r w:rsidR="000A04DC">
          <w:rPr>
            <w:noProof/>
          </w:rPr>
          <w:drawing>
            <wp:inline distT="0" distB="0" distL="0" distR="0" wp14:anchorId="724DE206" wp14:editId="30E4FB70">
              <wp:extent cx="5579745" cy="1884045"/>
              <wp:effectExtent l="0" t="0" r="1905"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 xml:space="preserve">After you create the pool based on the previous steps, it displays in the list of </w:t>
      </w:r>
      <w:proofErr w:type="spellStart"/>
      <w:r>
        <w:t>soapClassicPools</w:t>
      </w:r>
      <w:proofErr w:type="spellEnd"/>
      <w:r>
        <w:t>.</w:t>
      </w:r>
    </w:p>
    <w:p w:rsidR="002F7BC0" w:rsidRDefault="002F7BC0" w:rsidP="005C08D7">
      <w:pPr>
        <w:pStyle w:val="SAGEBodyText"/>
      </w:pPr>
      <w:r>
        <w:t>Click the name of the pool you just created.</w:t>
      </w:r>
    </w:p>
    <w:p w:rsidR="002F7BC0" w:rsidRDefault="002F7BC0" w:rsidP="005C08D7">
      <w:pPr>
        <w:pStyle w:val="SAGEBodyText"/>
      </w:pPr>
      <w:r>
        <w:t xml:space="preserve">From the </w:t>
      </w:r>
      <w:r w:rsidR="001C35D7">
        <w:t>Actions</w:t>
      </w:r>
      <w:r>
        <w:t xml:space="preserve"> panel, click </w:t>
      </w:r>
      <w:r w:rsidRPr="00BB68D7">
        <w:rPr>
          <w:b/>
        </w:rPr>
        <w:t>Start/Update</w:t>
      </w:r>
      <w:r>
        <w:t>.</w:t>
      </w:r>
    </w:p>
    <w:p w:rsidR="002F7BC0" w:rsidRPr="008735B2" w:rsidRDefault="002F7BC0" w:rsidP="005C08D7">
      <w:pPr>
        <w:pStyle w:val="SAGEBodyText"/>
      </w:pPr>
      <w:r w:rsidRPr="008735B2">
        <w:rPr>
          <w:noProof/>
          <w:lang w:val="fr-FR" w:eastAsia="fr-FR"/>
        </w:rPr>
        <w:drawing>
          <wp:anchor distT="0" distB="0" distL="114300" distR="114300" simplePos="0" relativeHeight="251668992" behindDoc="0" locked="0" layoutInCell="1" allowOverlap="1" wp14:anchorId="55DF86AD" wp14:editId="1F5421E0">
            <wp:simplePos x="0" y="0"/>
            <wp:positionH relativeFrom="column">
              <wp:posOffset>170180</wp:posOffset>
            </wp:positionH>
            <wp:positionV relativeFrom="paragraph">
              <wp:posOffset>42545</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74189" cy="142421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1C35D7" w:rsidDel="000A04DC" w:rsidRDefault="001C35D7" w:rsidP="005C08D7">
      <w:pPr>
        <w:pStyle w:val="SAGEHeading2"/>
        <w:rPr>
          <w:del w:id="349" w:author="Auteur"/>
        </w:rPr>
      </w:pPr>
      <w:bookmarkStart w:id="350" w:name="_Toc453676514"/>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1C35D7" w:rsidRDefault="001C35D7" w:rsidP="001C35D7">
      <w:pPr>
        <w:pStyle w:val="SAGEBodyText"/>
      </w:pPr>
    </w:p>
    <w:p w:rsidR="002F7BC0" w:rsidRPr="00B13E2D" w:rsidRDefault="002F7BC0" w:rsidP="005C08D7">
      <w:pPr>
        <w:pStyle w:val="SAGEHeading2"/>
      </w:pPr>
      <w:bookmarkStart w:id="351" w:name="_Toc527036850"/>
      <w:r w:rsidRPr="00B13E2D">
        <w:t>Install and configure the PHP Web port</w:t>
      </w:r>
      <w:r>
        <w:t>al</w:t>
      </w:r>
      <w:bookmarkEnd w:id="350"/>
      <w:bookmarkEnd w:id="351"/>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352" w:name="_Toc453676515"/>
      <w:bookmarkStart w:id="353" w:name="_Toc527036851"/>
      <w:r>
        <w:t xml:space="preserve">Download the </w:t>
      </w:r>
      <w:r w:rsidRPr="00B13E2D">
        <w:t>PHP</w:t>
      </w:r>
      <w:r>
        <w:t xml:space="preserve"> web portal project files</w:t>
      </w:r>
      <w:bookmarkEnd w:id="352"/>
      <w:bookmarkEnd w:id="353"/>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w:t>
      </w:r>
      <w:r w:rsidR="00B679E2">
        <w:t xml:space="preserve">application </w:t>
      </w:r>
      <w:r>
        <w:t xml:space="preserve">patch for the </w:t>
      </w:r>
      <w:r w:rsidRPr="00701C86">
        <w:t xml:space="preserve">YOSOH web service. </w:t>
      </w:r>
    </w:p>
    <w:p w:rsidR="002F7BC0" w:rsidRDefault="002F7BC0" w:rsidP="005C08D7">
      <w:pPr>
        <w:pStyle w:val="SAGEBodyText"/>
        <w:rPr>
          <w:b/>
        </w:rPr>
      </w:pPr>
      <w:r>
        <w:t xml:space="preserve">From GitHub </w:t>
      </w:r>
      <w:hyperlink r:id="rId35" w:history="1">
        <w:r w:rsidRPr="009A4BFC">
          <w:rPr>
            <w:rStyle w:val="Lienhypertexte"/>
          </w:rPr>
          <w:t>https://github.com/Sage-ERP-X3/sample-x3-ws-php-webportal</w:t>
        </w:r>
      </w:hyperlink>
      <w:r>
        <w:t xml:space="preserve">, </w:t>
      </w:r>
      <w:proofErr w:type="gramStart"/>
      <w:r>
        <w:t xml:space="preserve">click </w:t>
      </w:r>
      <w:ins w:id="354" w:author="Auteur">
        <w:r w:rsidR="000A04DC">
          <w:t xml:space="preserve"> </w:t>
        </w:r>
        <w:r w:rsidR="000A04DC" w:rsidRPr="00513899">
          <w:rPr>
            <w:b/>
            <w:rPrChange w:id="355" w:author="Auteur">
              <w:rPr/>
            </w:rPrChange>
          </w:rPr>
          <w:t>Clone</w:t>
        </w:r>
        <w:proofErr w:type="gramEnd"/>
        <w:r w:rsidR="000A04DC" w:rsidRPr="00513899">
          <w:rPr>
            <w:b/>
            <w:rPrChange w:id="356" w:author="Auteur">
              <w:rPr/>
            </w:rPrChange>
          </w:rPr>
          <w:t xml:space="preserve"> or</w:t>
        </w:r>
        <w:r w:rsidR="000A04DC">
          <w:t xml:space="preserve"> </w:t>
        </w:r>
      </w:ins>
      <w:r w:rsidRPr="004378B4">
        <w:rPr>
          <w:b/>
        </w:rPr>
        <w:t>Download</w:t>
      </w:r>
      <w:r>
        <w:t>.</w:t>
      </w:r>
      <w:r w:rsidRPr="00B13E2D">
        <w:rPr>
          <w:b/>
        </w:rPr>
        <w:t xml:space="preserve"> </w:t>
      </w:r>
    </w:p>
    <w:p w:rsidR="002F7BC0" w:rsidRDefault="002F7BC0" w:rsidP="005C08D7">
      <w:pPr>
        <w:pStyle w:val="SAGEAdmonitionNote"/>
      </w:pPr>
      <w:r>
        <w:t xml:space="preserve">If you are logged in to GitHub, you have the option </w:t>
      </w:r>
      <w:del w:id="357" w:author="Auteur">
        <w:r w:rsidDel="00233ECA">
          <w:delText xml:space="preserve">to </w:delText>
        </w:r>
      </w:del>
      <w:r w:rsidRPr="00821A84">
        <w:rPr>
          <w:b/>
        </w:rPr>
        <w:t>Clone</w:t>
      </w:r>
      <w:r>
        <w:t xml:space="preserve"> or </w:t>
      </w:r>
      <w:r w:rsidR="00821A84" w:rsidRPr="00821A84">
        <w:rPr>
          <w:b/>
        </w:rPr>
        <w:t>D</w:t>
      </w:r>
      <w:r w:rsidRPr="00821A84">
        <w:rPr>
          <w:b/>
        </w:rPr>
        <w:t>ownload</w:t>
      </w:r>
      <w:ins w:id="358" w:author="Auteur">
        <w:r w:rsidR="00233ECA">
          <w:t xml:space="preserve"> without logged in</w:t>
        </w:r>
      </w:ins>
      <w:del w:id="359" w:author="Auteur">
        <w:r w:rsidDel="00233ECA">
          <w:delText>.</w:delText>
        </w:r>
      </w:del>
      <w:r>
        <w:t xml:space="preserve"> </w:t>
      </w:r>
    </w:p>
    <w:p w:rsidR="002F7BC0" w:rsidRDefault="002F7BC0" w:rsidP="005C08D7">
      <w:pPr>
        <w:pStyle w:val="SAGEAdmonitionNote"/>
      </w:pPr>
      <w:r>
        <w:t>Be sure to download the ZIP file.</w:t>
      </w:r>
    </w:p>
    <w:p w:rsidR="002F7BC0" w:rsidRDefault="002F7BC0" w:rsidP="005C08D7">
      <w:pPr>
        <w:pStyle w:val="SAGEBodyText"/>
      </w:pPr>
      <w:del w:id="360" w:author="Auteur">
        <w:r w:rsidDel="00233ECA">
          <w:rPr>
            <w:noProof/>
            <w:lang w:val="fr-FR" w:eastAsia="fr-FR"/>
          </w:rPr>
          <w:drawing>
            <wp:inline distT="0" distB="0" distL="0" distR="0" wp14:anchorId="46E8A909" wp14:editId="222782A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880" cy="2067502"/>
                      </a:xfrm>
                      <a:prstGeom prst="rect">
                        <a:avLst/>
                      </a:prstGeom>
                      <a:ln>
                        <a:solidFill>
                          <a:schemeClr val="bg1">
                            <a:lumMod val="75000"/>
                          </a:schemeClr>
                        </a:solidFill>
                      </a:ln>
                    </pic:spPr>
                  </pic:pic>
                </a:graphicData>
              </a:graphic>
            </wp:inline>
          </w:drawing>
        </w:r>
      </w:del>
      <w:ins w:id="361" w:author="Auteur">
        <w:r w:rsidR="00233ECA">
          <w:rPr>
            <w:noProof/>
          </w:rPr>
          <w:drawing>
            <wp:inline distT="0" distB="0" distL="0" distR="0" wp14:anchorId="724DE206" wp14:editId="30E4FB70">
              <wp:extent cx="5579745" cy="1884045"/>
              <wp:effectExtent l="0" t="0" r="190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884045"/>
                      </a:xfrm>
                      <a:prstGeom prst="rect">
                        <a:avLst/>
                      </a:prstGeom>
                    </pic:spPr>
                  </pic:pic>
                </a:graphicData>
              </a:graphic>
            </wp:inline>
          </w:drawing>
        </w:r>
      </w:ins>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lang w:val="fr-FR" w:eastAsia="fr-FR"/>
        </w:rPr>
        <w:drawing>
          <wp:inline distT="0" distB="0" distL="0" distR="0" wp14:anchorId="291477DF" wp14:editId="7724F537">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lang w:val="fr-FR" w:eastAsia="fr-FR"/>
        </w:rPr>
        <w:lastRenderedPageBreak/>
        <w:drawing>
          <wp:inline distT="0" distB="0" distL="0" distR="0" wp14:anchorId="091ED989" wp14:editId="63ED9B15">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362" w:name="_Toc449016746"/>
      <w:bookmarkStart w:id="363" w:name="_Toc453676516"/>
      <w:bookmarkStart w:id="364" w:name="_Toc527036852"/>
      <w:r>
        <w:t>Configure the portal</w:t>
      </w:r>
      <w:bookmarkEnd w:id="362"/>
      <w:bookmarkEnd w:id="363"/>
      <w:bookmarkEnd w:id="364"/>
    </w:p>
    <w:p w:rsidR="002F7BC0" w:rsidRDefault="002F7BC0" w:rsidP="005C08D7">
      <w:pPr>
        <w:pStyle w:val="SAGEBodyText"/>
      </w:pPr>
      <w:r>
        <w:t xml:space="preserve">Next, you need to configure the portal to communicate with </w:t>
      </w:r>
      <w:r w:rsidR="000D4363">
        <w:t>Enterprise Management</w:t>
      </w:r>
      <w:r>
        <w:t>.</w:t>
      </w:r>
    </w:p>
    <w:p w:rsidR="002F7BC0" w:rsidRDefault="002F7BC0" w:rsidP="005C08D7">
      <w:pPr>
        <w:pStyle w:val="SAGEBodyText"/>
      </w:pPr>
      <w:r>
        <w:t xml:space="preserve">In the folder </w:t>
      </w:r>
      <w:r w:rsidRPr="00EF6A76">
        <w:rPr>
          <w:b/>
        </w:rPr>
        <w:t>C:\Sage\wamp\www\sagex3\config</w:t>
      </w:r>
      <w:r>
        <w:t xml:space="preserve">, open the </w:t>
      </w:r>
      <w:proofErr w:type="spellStart"/>
      <w:r w:rsidRPr="005E2271">
        <w:rPr>
          <w:b/>
        </w:rPr>
        <w:t>Config.php</w:t>
      </w:r>
      <w:proofErr w:type="spellEnd"/>
      <w:r>
        <w:t xml:space="preserve"> file.</w:t>
      </w:r>
    </w:p>
    <w:p w:rsidR="002F7BC0" w:rsidRDefault="002F7BC0" w:rsidP="005C08D7">
      <w:pPr>
        <w:pStyle w:val="SAGEBodyText"/>
      </w:pPr>
      <w:r>
        <w:t xml:space="preserve">The following fields should match what you entered when you configured your web service pool in </w:t>
      </w:r>
      <w:r w:rsidR="00846683">
        <w:t>Enterprise Management</w:t>
      </w:r>
      <w:r>
        <w:t>:</w:t>
      </w:r>
    </w:p>
    <w:p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ins w:id="365" w:author="Auteur">
        <w:r w:rsidR="00233ECA">
          <w:rPr>
            <w:lang w:val="fr-FR"/>
          </w:rPr>
          <w:t xml:space="preserve">: </w:t>
        </w:r>
      </w:ins>
      <w:del w:id="366" w:author="Auteur">
        <w:r w:rsidRPr="00DF1C6A" w:rsidDel="00233ECA">
          <w:rPr>
            <w:lang w:val="fr-FR"/>
          </w:rPr>
          <w:tab/>
        </w:r>
        <w:r w:rsidRPr="00DF1C6A" w:rsidDel="00233ECA">
          <w:rPr>
            <w:lang w:val="fr-FR"/>
          </w:rPr>
          <w:tab/>
        </w:r>
        <w:r w:rsidRPr="00DF1C6A" w:rsidDel="00233ECA">
          <w:rPr>
            <w:lang w:val="fr-FR"/>
          </w:rPr>
          <w:tab/>
        </w:r>
        <w:r w:rsidRPr="00DF1C6A" w:rsidDel="00233ECA">
          <w:rPr>
            <w:lang w:val="fr-FR"/>
          </w:rPr>
          <w:tab/>
        </w:r>
      </w:del>
      <w:proofErr w:type="spellStart"/>
      <w:r>
        <w:rPr>
          <w:lang w:val="fr-FR"/>
        </w:rPr>
        <w:t>Y</w:t>
      </w:r>
      <w:r w:rsidRPr="00DF1C6A">
        <w:rPr>
          <w:lang w:val="fr-FR"/>
        </w:rPr>
        <w:t>our</w:t>
      </w:r>
      <w:proofErr w:type="spellEnd"/>
      <w:r w:rsidRPr="00DF1C6A">
        <w:rPr>
          <w:lang w:val="fr-FR"/>
        </w:rPr>
        <w:t xml:space="preserve"> server URL</w:t>
      </w:r>
    </w:p>
    <w:p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rsidR="002F7BC0" w:rsidRDefault="002F7BC0" w:rsidP="005C08D7">
      <w:pPr>
        <w:pStyle w:val="SAGEBodyText"/>
      </w:pPr>
      <w:r w:rsidRPr="00DF1C6A">
        <w:rPr>
          <w:lang w:val="fr-FR"/>
        </w:rPr>
        <w:tab/>
      </w:r>
      <w:r>
        <w:t>POOL_ALIAS</w:t>
      </w:r>
    </w:p>
    <w:p w:rsidR="002F7BC0" w:rsidRDefault="002F7BC0" w:rsidP="00513899">
      <w:pPr>
        <w:pStyle w:val="SAGEBodyText"/>
        <w:ind w:left="144" w:firstLine="576"/>
        <w:pPrChange w:id="367" w:author="Auteur">
          <w:pPr>
            <w:pStyle w:val="SAGEBodyText"/>
            <w:ind w:left="144"/>
          </w:pPr>
        </w:pPrChange>
      </w:pPr>
      <w:r>
        <w:t xml:space="preserve">WS_ORDER YOSOH </w:t>
      </w:r>
      <w:ins w:id="368" w:author="Auteur">
        <w:r w:rsidR="00233ECA">
          <w:t>The name of the Sales orders Web services</w:t>
        </w:r>
      </w:ins>
      <w:del w:id="369" w:author="Auteur">
        <w:r w:rsidDel="00233ECA">
          <w:delText>for orders, is just for this example. You might set up a different web service.</w:delText>
        </w:r>
      </w:del>
      <w:ins w:id="370" w:author="Auteur">
        <w:r w:rsidR="00233ECA">
          <w:t>.</w:t>
        </w:r>
      </w:ins>
    </w:p>
    <w:p w:rsidR="002F7BC0" w:rsidRDefault="002F7BC0" w:rsidP="00513899">
      <w:pPr>
        <w:pStyle w:val="SAGEBodyText"/>
        <w:ind w:left="144" w:firstLine="576"/>
        <w:pPrChange w:id="371" w:author="Auteur">
          <w:pPr>
            <w:pStyle w:val="SAGEBodyText"/>
            <w:ind w:left="144"/>
          </w:pPr>
        </w:pPrChange>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proofErr w:type="gramStart"/>
      <w:r w:rsidRPr="003035A0">
        <w:t>&lt;?</w:t>
      </w:r>
      <w:proofErr w:type="spellStart"/>
      <w:r w:rsidRPr="003035A0">
        <w:t>php</w:t>
      </w:r>
      <w:proofErr w:type="spellEnd"/>
      <w:proofErr w:type="gramEnd"/>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"admin";</w:t>
      </w:r>
    </w:p>
    <w:p w:rsidR="002F7BC0" w:rsidRPr="003035A0" w:rsidRDefault="002F7BC0" w:rsidP="005C08D7">
      <w:pPr>
        <w:pStyle w:val="SAGETextCodesection"/>
      </w:pPr>
      <w:r w:rsidRPr="003035A0">
        <w:lastRenderedPageBreak/>
        <w:tab/>
        <w:t xml:space="preserve">public static $PASSWORD        </w:t>
      </w:r>
      <w:r w:rsidRPr="003035A0">
        <w:tab/>
        <w:t>= "admin";</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public static $REQUEST_</w:t>
      </w:r>
      <w:proofErr w:type="gramStart"/>
      <w:r w:rsidRPr="003035A0">
        <w:t xml:space="preserve">CONFIG  </w:t>
      </w:r>
      <w:r w:rsidRPr="003035A0">
        <w:tab/>
      </w:r>
      <w:proofErr w:type="gramEnd"/>
      <w:r w:rsidRPr="003035A0">
        <w:t>= "</w:t>
      </w:r>
      <w:proofErr w:type="spellStart"/>
      <w:r w:rsidRPr="003035A0">
        <w:t>adxwss.optreturn</w:t>
      </w:r>
      <w:proofErr w:type="spellEnd"/>
      <w:r w:rsidRPr="003035A0">
        <w:t>=XML";</w:t>
      </w:r>
    </w:p>
    <w:p w:rsidR="002F7BC0" w:rsidRPr="003035A0" w:rsidRDefault="002F7BC0" w:rsidP="005C08D7">
      <w:pPr>
        <w:pStyle w:val="SAGETextCodesection"/>
      </w:pPr>
      <w:r w:rsidRPr="003035A0">
        <w:tab/>
        <w:t>public static $WS_</w:t>
      </w:r>
      <w:proofErr w:type="gramStart"/>
      <w:r w:rsidRPr="003035A0">
        <w:t xml:space="preserve">ORDER  </w:t>
      </w:r>
      <w:r w:rsidRPr="003035A0">
        <w:tab/>
      </w:r>
      <w:proofErr w:type="gramEnd"/>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Do not change the punctuation and formatting</w:t>
      </w:r>
      <w:r w:rsidRPr="005F58BC">
        <w:rPr>
          <w:lang w:val="en-US"/>
        </w:rPr>
        <w:t>.</w:t>
      </w:r>
    </w:p>
    <w:p w:rsidR="002F7BC0" w:rsidRPr="00EA7D7A" w:rsidRDefault="002F7BC0" w:rsidP="005C08D7">
      <w:pPr>
        <w:rPr>
          <w:lang w:val="en-US"/>
        </w:rPr>
      </w:pPr>
    </w:p>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Lienhypertexte"/>
          <w:u w:val="none"/>
        </w:rPr>
      </w:pPr>
      <w:r>
        <w:t xml:space="preserve">Enter the URL for your portal in your default browser. In this example the URL is </w:t>
      </w:r>
      <w:hyperlink r:id="rId39" w:history="1">
        <w:r w:rsidRPr="005929B5">
          <w:rPr>
            <w:rStyle w:val="Lienhypertexte"/>
            <w:lang w:val="en-US"/>
          </w:rPr>
          <w:t>http://x3pu9trainv</w:t>
        </w:r>
        <w:r w:rsidRPr="00701C86">
          <w:rPr>
            <w:rStyle w:val="Lienhypertexte"/>
            <w:lang w:val="en-US"/>
          </w:rPr>
          <w:t>m:8125/sag</w:t>
        </w:r>
        <w:r w:rsidRPr="005929B5">
          <w:rPr>
            <w:rStyle w:val="Lienhypertexte"/>
            <w:lang w:val="en-US"/>
          </w:rPr>
          <w:t>ex3/</w:t>
        </w:r>
      </w:hyperlink>
      <w:r>
        <w:rPr>
          <w:rStyle w:val="Lienhypertexte"/>
        </w:rPr>
        <w:t xml:space="preserve"> </w:t>
      </w:r>
      <w:r w:rsidRPr="005929B5">
        <w:rPr>
          <w:rStyle w:val="Lienhypertexte"/>
          <w:u w:val="none"/>
        </w:rPr>
        <w:t xml:space="preserve">  </w:t>
      </w:r>
    </w:p>
    <w:p w:rsidR="002F7BC0" w:rsidRDefault="002F7BC0" w:rsidP="005C08D7">
      <w:pPr>
        <w:spacing w:line="240" w:lineRule="auto"/>
        <w:rPr>
          <w:rStyle w:val="Lienhypertexte"/>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proofErr w:type="spellStart"/>
      <w:r w:rsidRPr="00F25697">
        <w:rPr>
          <w:rFonts w:asciiTheme="minorHAnsi" w:eastAsia="Times New Roman" w:hAnsiTheme="minorHAnsi"/>
          <w:b/>
          <w:color w:val="2B2421" w:themeColor="text1"/>
          <w:lang w:val="en-US"/>
        </w:rPr>
        <w:t>httpd.conf</w:t>
      </w:r>
      <w:proofErr w:type="spellEnd"/>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lang w:val="fr-FR" w:eastAsia="fr-FR"/>
        </w:rPr>
        <w:drawing>
          <wp:anchor distT="0" distB="0" distL="114300" distR="114300" simplePos="0" relativeHeight="251671040" behindDoc="0" locked="0" layoutInCell="1" allowOverlap="1" wp14:anchorId="0124C1FE" wp14:editId="30FE2283">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372" w:name="install_patch_x3"/>
      <w:bookmarkStart w:id="373" w:name="_Toc453676517"/>
      <w:bookmarkStart w:id="374" w:name="_Toc527036853"/>
      <w:r>
        <w:t xml:space="preserve">Install the </w:t>
      </w:r>
      <w:bookmarkEnd w:id="372"/>
      <w:r w:rsidR="00CD30D2">
        <w:t xml:space="preserve">application </w:t>
      </w:r>
      <w:r>
        <w:t>patch</w:t>
      </w:r>
      <w:bookmarkEnd w:id="373"/>
      <w:bookmarkEnd w:id="374"/>
    </w:p>
    <w:p w:rsidR="002F7BC0" w:rsidRDefault="002F7BC0" w:rsidP="005C08D7">
      <w:pPr>
        <w:pStyle w:val="Bullet1"/>
        <w:ind w:left="357" w:hanging="357"/>
      </w:pPr>
    </w:p>
    <w:p w:rsidR="002F7BC0" w:rsidRDefault="002F7BC0" w:rsidP="005C08D7">
      <w:pPr>
        <w:pStyle w:val="SAGEBodyText"/>
      </w:pPr>
      <w:r>
        <w:t>You need to install the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rsidR="00CD30D2">
        <w:t>. I</w:t>
      </w:r>
      <w:r>
        <w:t xml:space="preserve">t </w:t>
      </w:r>
      <w:r w:rsidR="00CD30D2">
        <w:t>is in</w:t>
      </w:r>
      <w:r>
        <w:t xml:space="preserve"> the following directory: C:\Sage\wamp\www\X3\PATCH_X3</w:t>
      </w:r>
      <w:ins w:id="375" w:author="Auteur">
        <w:r w:rsidR="00233ECA">
          <w:t>\V12</w:t>
        </w:r>
      </w:ins>
      <w:r>
        <w:t>.</w:t>
      </w:r>
    </w:p>
    <w:p w:rsidR="002F7BC0" w:rsidRDefault="002F7BC0" w:rsidP="005C08D7">
      <w:pPr>
        <w:pStyle w:val="SAGEBodyText"/>
      </w:pPr>
    </w:p>
    <w:p w:rsidR="002F7BC0" w:rsidRDefault="002F7BC0" w:rsidP="005C08D7">
      <w:pPr>
        <w:pStyle w:val="SAGEBodyText"/>
      </w:pPr>
      <w:r>
        <w:rPr>
          <w:noProof/>
          <w:lang w:val="fr-FR" w:eastAsia="fr-FR"/>
        </w:rPr>
        <w:lastRenderedPageBreak/>
        <w:drawing>
          <wp:inline distT="0" distB="0" distL="0" distR="0" wp14:anchorId="6DBD2C66" wp14:editId="0B60A10D">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49" cy="1549508"/>
                    </a:xfrm>
                    <a:prstGeom prst="rect">
                      <a:avLst/>
                    </a:prstGeom>
                  </pic:spPr>
                </pic:pic>
              </a:graphicData>
            </a:graphic>
          </wp:inline>
        </w:drawing>
      </w:r>
    </w:p>
    <w:p w:rsidR="005F58BC" w:rsidRPr="005F58BC" w:rsidRDefault="005F58BC" w:rsidP="005F58BC">
      <w:pPr>
        <w:spacing w:after="280"/>
      </w:pPr>
    </w:p>
    <w:p w:rsidR="005F58BC" w:rsidRPr="005F58BC" w:rsidRDefault="005F58BC" w:rsidP="005F58BC">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5F58BC">
        <w:rPr>
          <w:b/>
          <w:color w:val="C8006E"/>
          <w:lang w:val="en-US"/>
        </w:rPr>
        <w:t>Important!</w:t>
      </w:r>
      <w:r w:rsidRPr="005F58BC">
        <w:rPr>
          <w:b/>
          <w:color w:val="54585A"/>
          <w:lang w:val="en-US"/>
        </w:rPr>
        <w:t xml:space="preserve"> </w:t>
      </w:r>
      <w:r>
        <w:rPr>
          <w:lang w:val="en-US"/>
        </w:rPr>
        <w:t>You can only install the patch on the SEED folder, not the application folder.</w:t>
      </w:r>
    </w:p>
    <w:p w:rsidR="005F58BC" w:rsidRPr="00EA7D7A" w:rsidRDefault="005F58BC" w:rsidP="005F58BC">
      <w:pPr>
        <w:rPr>
          <w:lang w:val="en-US"/>
        </w:rPr>
      </w:pPr>
    </w:p>
    <w:p w:rsidR="00AA2E2E" w:rsidRDefault="00AA2E2E">
      <w:pPr>
        <w:spacing w:after="200" w:line="0" w:lineRule="auto"/>
        <w:rPr>
          <w:color w:val="51534A"/>
        </w:rPr>
      </w:pPr>
    </w:p>
    <w:p w:rsidR="002F7BC0" w:rsidRPr="00393B83" w:rsidRDefault="002F7BC0" w:rsidP="005C08D7">
      <w:pPr>
        <w:pStyle w:val="SAGEBodyText"/>
      </w:pPr>
      <w:r w:rsidRPr="00393B83">
        <w:t>The patch contains the following objects:</w:t>
      </w:r>
    </w:p>
    <w:p w:rsidR="002F7BC0" w:rsidRDefault="002F7BC0" w:rsidP="005C08D7">
      <w:pPr>
        <w:pStyle w:val="Bullet1"/>
        <w:ind w:left="357" w:hanging="357"/>
      </w:pPr>
    </w:p>
    <w:tbl>
      <w:tblPr>
        <w:tblStyle w:val="Grilledutableau"/>
        <w:tblW w:w="9175" w:type="dxa"/>
        <w:tblLayout w:type="fixed"/>
        <w:tblLook w:val="0000" w:firstRow="0" w:lastRow="0" w:firstColumn="0" w:lastColumn="0" w:noHBand="0" w:noVBand="0"/>
      </w:tblPr>
      <w:tblGrid>
        <w:gridCol w:w="939"/>
        <w:gridCol w:w="2951"/>
        <w:gridCol w:w="5285"/>
      </w:tblGrid>
      <w:tr w:rsidR="002F7BC0" w:rsidTr="00407FFB">
        <w:trPr>
          <w:trHeight w:val="457"/>
        </w:trPr>
        <w:tc>
          <w:tcPr>
            <w:tcW w:w="939" w:type="dxa"/>
            <w:shd w:val="clear" w:color="auto" w:fill="171A2A" w:themeFill="text2" w:themeFillShade="80"/>
          </w:tcPr>
          <w:p w:rsidR="002F7BC0" w:rsidRPr="00407FFB" w:rsidRDefault="002F7BC0" w:rsidP="005C08D7">
            <w:pPr>
              <w:pStyle w:val="SAGEBodyText"/>
              <w:rPr>
                <w:color w:val="FFFFFF" w:themeColor="background1"/>
                <w:lang w:eastAsia="fr-FR"/>
              </w:rPr>
            </w:pPr>
            <w:r w:rsidRPr="00407FFB">
              <w:rPr>
                <w:color w:val="FFFFFF" w:themeColor="background1"/>
                <w:lang w:eastAsia="fr-FR"/>
              </w:rPr>
              <w:t>Type</w:t>
            </w:r>
          </w:p>
        </w:tc>
        <w:tc>
          <w:tcPr>
            <w:tcW w:w="2951" w:type="dxa"/>
            <w:shd w:val="clear" w:color="auto" w:fill="171A2A" w:themeFill="text2" w:themeFillShade="80"/>
          </w:tcPr>
          <w:p w:rsidR="002F7BC0" w:rsidRPr="00407FFB" w:rsidRDefault="002F7BC0" w:rsidP="005C08D7">
            <w:pPr>
              <w:pStyle w:val="SAGEBodyText"/>
              <w:rPr>
                <w:color w:val="FFFFFF" w:themeColor="background1"/>
                <w:lang w:eastAsia="fr-FR"/>
              </w:rPr>
            </w:pPr>
            <w:r w:rsidRPr="00407FFB">
              <w:rPr>
                <w:color w:val="FFFFFF" w:themeColor="background1"/>
                <w:lang w:eastAsia="fr-FR"/>
              </w:rPr>
              <w:t>Objects</w:t>
            </w:r>
          </w:p>
        </w:tc>
        <w:tc>
          <w:tcPr>
            <w:tcW w:w="5285" w:type="dxa"/>
            <w:shd w:val="clear" w:color="auto" w:fill="171A2A" w:themeFill="text2" w:themeFillShade="80"/>
          </w:tcPr>
          <w:p w:rsidR="002F7BC0" w:rsidRPr="00407FFB" w:rsidRDefault="002F7BC0" w:rsidP="0020028E">
            <w:pPr>
              <w:pStyle w:val="SAGEBodyText"/>
              <w:tabs>
                <w:tab w:val="left" w:pos="3405"/>
              </w:tabs>
              <w:rPr>
                <w:color w:val="FFFFFF" w:themeColor="background1"/>
                <w:lang w:eastAsia="fr-FR"/>
              </w:rPr>
            </w:pPr>
            <w:r w:rsidRPr="00407FFB">
              <w:rPr>
                <w:color w:val="FFFFFF" w:themeColor="background1"/>
                <w:lang w:eastAsia="fr-FR"/>
              </w:rPr>
              <w:t>Comments</w:t>
            </w:r>
            <w:r w:rsidR="0020028E" w:rsidRPr="00407FFB">
              <w:rPr>
                <w:color w:val="FFFFFF" w:themeColor="background1"/>
                <w:lang w:eastAsia="fr-FR"/>
              </w:rPr>
              <w:tab/>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403A27" w:rsidRDefault="00403A27">
      <w:pPr>
        <w:spacing w:after="200" w:line="0" w:lineRule="auto"/>
        <w:rPr>
          <w:b/>
          <w:color w:val="51534A"/>
          <w:sz w:val="30"/>
          <w:lang w:val="en-US"/>
        </w:rPr>
      </w:pPr>
      <w:bookmarkStart w:id="376" w:name="_Toc453676518"/>
      <w:r>
        <w:rPr>
          <w:lang w:val="en-US"/>
        </w:rPr>
        <w:br w:type="page"/>
      </w:r>
    </w:p>
    <w:p w:rsidR="002F7BC0" w:rsidRDefault="00CD30D2" w:rsidP="005C08D7">
      <w:pPr>
        <w:pStyle w:val="SAGEHeading2"/>
      </w:pPr>
      <w:bookmarkStart w:id="377" w:name="_Toc527036854"/>
      <w:r>
        <w:lastRenderedPageBreak/>
        <w:t>Publish the W</w:t>
      </w:r>
      <w:r w:rsidR="002F7BC0">
        <w:t>eb service</w:t>
      </w:r>
      <w:bookmarkEnd w:id="376"/>
      <w:bookmarkEnd w:id="377"/>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CD30D2" w:rsidP="005C08D7">
      <w:pPr>
        <w:spacing w:line="240" w:lineRule="auto"/>
      </w:pPr>
      <w:r>
        <w:t>In the application</w:t>
      </w:r>
      <w:r w:rsidR="002F7BC0">
        <w:t xml:space="preserve">, navigate to </w:t>
      </w:r>
      <w:r w:rsidR="002F7BC0" w:rsidRPr="00607E47">
        <w:rPr>
          <w:b/>
        </w:rPr>
        <w:t xml:space="preserve">Development &gt; Script dictionary &gt; Scripts </w:t>
      </w:r>
      <w:r w:rsidR="002F7BC0">
        <w:t xml:space="preserve">and open </w:t>
      </w:r>
      <w:r w:rsidR="002F7BC0" w:rsidRPr="005929B5">
        <w:rPr>
          <w:b/>
        </w:rPr>
        <w:t>Web services</w:t>
      </w:r>
      <w:r w:rsidR="002F7BC0">
        <w:t xml:space="preserve"> (GESAWE).</w:t>
      </w:r>
    </w:p>
    <w:p w:rsidR="002F7BC0" w:rsidRDefault="002F7BC0" w:rsidP="005C08D7">
      <w:pPr>
        <w:pStyle w:val="SAGEBodyText"/>
        <w:rPr>
          <w:ins w:id="378" w:author="Auteur"/>
        </w:rPr>
      </w:pPr>
    </w:p>
    <w:p w:rsidR="00233ECA" w:rsidRDefault="00233ECA" w:rsidP="00233ECA">
      <w:pPr>
        <w:pStyle w:val="SAGEBodyText"/>
        <w:rPr>
          <w:ins w:id="379" w:author="Auteur"/>
        </w:rPr>
      </w:pPr>
      <w:proofErr w:type="spellStart"/>
      <w:ins w:id="380" w:author="Auteur">
        <w:r>
          <w:t>Cliquez</w:t>
        </w:r>
        <w:proofErr w:type="spellEnd"/>
        <w:r>
          <w:t xml:space="preserve"> sur </w:t>
        </w:r>
        <w:r>
          <w:rPr>
            <w:b/>
          </w:rPr>
          <w:t xml:space="preserve">Publication </w:t>
        </w:r>
        <w:proofErr w:type="spellStart"/>
        <w:r>
          <w:rPr>
            <w:b/>
          </w:rPr>
          <w:t>globale</w:t>
        </w:r>
        <w:proofErr w:type="spellEnd"/>
        <w:r>
          <w:t>.</w:t>
        </w:r>
      </w:ins>
    </w:p>
    <w:p w:rsidR="00233ECA" w:rsidRDefault="00233ECA" w:rsidP="00233ECA">
      <w:pPr>
        <w:pStyle w:val="SAGEBodyText"/>
        <w:rPr>
          <w:ins w:id="381" w:author="Auteur"/>
        </w:rPr>
      </w:pPr>
      <w:ins w:id="382" w:author="Auteur">
        <w:r>
          <w:rPr>
            <w:noProof/>
          </w:rPr>
          <w:drawing>
            <wp:inline distT="0" distB="0" distL="0" distR="0" wp14:anchorId="221FB7AF" wp14:editId="35D6717E">
              <wp:extent cx="5577205" cy="1194435"/>
              <wp:effectExtent l="0" t="0" r="4445"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205" cy="1194435"/>
                      </a:xfrm>
                      <a:prstGeom prst="rect">
                        <a:avLst/>
                      </a:prstGeom>
                      <a:noFill/>
                      <a:ln>
                        <a:noFill/>
                      </a:ln>
                    </pic:spPr>
                  </pic:pic>
                </a:graphicData>
              </a:graphic>
            </wp:inline>
          </w:drawing>
        </w:r>
      </w:ins>
    </w:p>
    <w:p w:rsidR="00233ECA" w:rsidRDefault="00233ECA" w:rsidP="00233ECA">
      <w:pPr>
        <w:pStyle w:val="SAGEHeading3"/>
        <w:rPr>
          <w:ins w:id="383" w:author="Auteur"/>
        </w:rPr>
      </w:pPr>
      <w:bookmarkStart w:id="384" w:name="_Toc527033566"/>
      <w:bookmarkStart w:id="385" w:name="_Toc527036855"/>
      <w:ins w:id="386" w:author="Auteur">
        <w:r>
          <w:t xml:space="preserve">Cas des </w:t>
        </w:r>
        <w:proofErr w:type="spellStart"/>
        <w:r>
          <w:t>erreurs</w:t>
        </w:r>
        <w:proofErr w:type="spellEnd"/>
        <w:r>
          <w:t xml:space="preserve"> </w:t>
        </w:r>
        <w:proofErr w:type="spellStart"/>
        <w:r>
          <w:t>dans</w:t>
        </w:r>
        <w:proofErr w:type="spellEnd"/>
        <w:r>
          <w:t xml:space="preserve"> la trace</w:t>
        </w:r>
        <w:bookmarkEnd w:id="384"/>
        <w:bookmarkEnd w:id="385"/>
      </w:ins>
    </w:p>
    <w:p w:rsidR="00233ECA" w:rsidRPr="003545B6" w:rsidRDefault="00233ECA" w:rsidP="00233ECA">
      <w:pPr>
        <w:pStyle w:val="SAGEBodyText"/>
        <w:rPr>
          <w:ins w:id="387" w:author="Auteur"/>
        </w:rPr>
      </w:pPr>
      <w:ins w:id="388" w:author="Auteur">
        <w:r>
          <w:rPr>
            <w:noProof/>
          </w:rPr>
          <w:drawing>
            <wp:inline distT="0" distB="0" distL="0" distR="0" wp14:anchorId="62EDE57A" wp14:editId="5B895CAD">
              <wp:extent cx="5579745" cy="2204720"/>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04720"/>
                      </a:xfrm>
                      <a:prstGeom prst="rect">
                        <a:avLst/>
                      </a:prstGeom>
                    </pic:spPr>
                  </pic:pic>
                </a:graphicData>
              </a:graphic>
            </wp:inline>
          </w:drawing>
        </w:r>
      </w:ins>
    </w:p>
    <w:p w:rsidR="00233ECA" w:rsidRDefault="00233ECA" w:rsidP="00233ECA">
      <w:pPr>
        <w:pStyle w:val="SAGEBodyText"/>
        <w:rPr>
          <w:ins w:id="389" w:author="Auteur"/>
        </w:rPr>
      </w:pPr>
      <w:proofErr w:type="spellStart"/>
      <w:ins w:id="390" w:author="Auteur">
        <w:r>
          <w:t>Seulement</w:t>
        </w:r>
        <w:proofErr w:type="spellEnd"/>
        <w:r>
          <w:t xml:space="preserve"> le web service YOSOH </w:t>
        </w:r>
        <w:proofErr w:type="spellStart"/>
        <w:r>
          <w:t>est</w:t>
        </w:r>
        <w:proofErr w:type="spellEnd"/>
        <w:r>
          <w:t xml:space="preserve"> </w:t>
        </w:r>
        <w:proofErr w:type="spellStart"/>
        <w:r>
          <w:t>utilisé</w:t>
        </w:r>
        <w:proofErr w:type="spellEnd"/>
        <w:r>
          <w:t>.</w:t>
        </w:r>
      </w:ins>
    </w:p>
    <w:p w:rsidR="00233ECA" w:rsidRDefault="00233ECA" w:rsidP="00233ECA">
      <w:pPr>
        <w:pStyle w:val="SAGEBodyText"/>
        <w:rPr>
          <w:ins w:id="391" w:author="Auteur"/>
          <w:b/>
        </w:rPr>
      </w:pPr>
      <w:proofErr w:type="spellStart"/>
      <w:ins w:id="392" w:author="Auteur">
        <w:r>
          <w:t>Dans</w:t>
        </w:r>
        <w:proofErr w:type="spellEnd"/>
        <w:r>
          <w:t xml:space="preserve"> la </w:t>
        </w:r>
        <w:proofErr w:type="spellStart"/>
        <w:r>
          <w:t>même</w:t>
        </w:r>
        <w:proofErr w:type="spellEnd"/>
        <w:r>
          <w:t xml:space="preserve"> </w:t>
        </w:r>
        <w:proofErr w:type="spellStart"/>
        <w:r>
          <w:t>fonction</w:t>
        </w:r>
        <w:proofErr w:type="spellEnd"/>
        <w:r>
          <w:t xml:space="preserve"> </w:t>
        </w:r>
        <w:proofErr w:type="spellStart"/>
        <w:r>
          <w:t>aller</w:t>
        </w:r>
        <w:proofErr w:type="spellEnd"/>
        <w:r>
          <w:t xml:space="preserve"> sur </w:t>
        </w:r>
        <w:proofErr w:type="spellStart"/>
        <w:r>
          <w:t>ce</w:t>
        </w:r>
        <w:proofErr w:type="spellEnd"/>
        <w:r>
          <w:t xml:space="preserve"> web service </w:t>
        </w:r>
        <w:r w:rsidRPr="00C04D22">
          <w:rPr>
            <w:b/>
          </w:rPr>
          <w:t>YOSOH</w:t>
        </w:r>
        <w:r>
          <w:rPr>
            <w:b/>
          </w:rPr>
          <w:t xml:space="preserve"> </w:t>
        </w:r>
        <w:r w:rsidRPr="00C04D22">
          <w:t xml:space="preserve">et </w:t>
        </w:r>
        <w:proofErr w:type="spellStart"/>
        <w:r w:rsidRPr="00C04D22">
          <w:t>cliquer</w:t>
        </w:r>
        <w:proofErr w:type="spellEnd"/>
        <w:r w:rsidRPr="00C04D22">
          <w:t xml:space="preserve"> sur le bouton</w:t>
        </w:r>
        <w:r>
          <w:rPr>
            <w:b/>
          </w:rPr>
          <w:t xml:space="preserve"> Publication.</w:t>
        </w:r>
      </w:ins>
    </w:p>
    <w:p w:rsidR="00233ECA" w:rsidRDefault="00233ECA" w:rsidP="00233ECA">
      <w:pPr>
        <w:pStyle w:val="SAGEBodyText"/>
        <w:rPr>
          <w:ins w:id="393" w:author="Auteur"/>
        </w:rPr>
      </w:pPr>
      <w:ins w:id="394" w:author="Auteur">
        <w:r>
          <w:rPr>
            <w:noProof/>
          </w:rPr>
          <w:drawing>
            <wp:inline distT="0" distB="0" distL="0" distR="0" wp14:anchorId="3FB52D24" wp14:editId="2491A52E">
              <wp:extent cx="5577205" cy="897890"/>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205" cy="897890"/>
                      </a:xfrm>
                      <a:prstGeom prst="rect">
                        <a:avLst/>
                      </a:prstGeom>
                      <a:noFill/>
                      <a:ln>
                        <a:noFill/>
                      </a:ln>
                    </pic:spPr>
                  </pic:pic>
                </a:graphicData>
              </a:graphic>
            </wp:inline>
          </w:drawing>
        </w:r>
      </w:ins>
    </w:p>
    <w:p w:rsidR="00233ECA" w:rsidRDefault="00233ECA" w:rsidP="005C08D7">
      <w:pPr>
        <w:pStyle w:val="SAGEBodyText"/>
      </w:pPr>
    </w:p>
    <w:p w:rsidR="00233ECA" w:rsidRPr="00651230" w:rsidRDefault="00233ECA" w:rsidP="00233ECA">
      <w:pPr>
        <w:pStyle w:val="SAGEHeading1"/>
        <w:framePr w:wrap="around"/>
        <w:rPr>
          <w:ins w:id="395" w:author="Auteur"/>
        </w:rPr>
      </w:pPr>
      <w:bookmarkStart w:id="396" w:name="_Toc527036856"/>
      <w:ins w:id="397" w:author="Auteur">
        <w:r w:rsidRPr="00651230">
          <w:lastRenderedPageBreak/>
          <w:t>Use the portal</w:t>
        </w:r>
        <w:bookmarkEnd w:id="396"/>
      </w:ins>
    </w:p>
    <w:p w:rsidR="002F7BC0" w:rsidRPr="00513899" w:rsidDel="00233ECA" w:rsidRDefault="002F7BC0" w:rsidP="00233ECA">
      <w:pPr>
        <w:pStyle w:val="SAGEBodyText"/>
        <w:rPr>
          <w:del w:id="398" w:author="Auteur"/>
          <w:rPrChange w:id="399" w:author="Auteur">
            <w:rPr>
              <w:del w:id="400" w:author="Auteur"/>
            </w:rPr>
          </w:rPrChange>
        </w:rPr>
        <w:pPrChange w:id="401" w:author="MANTEL, Olivier" w:date="2018-10-11T15:53:00Z">
          <w:pPr>
            <w:pStyle w:val="SAGEBodyText"/>
          </w:pPr>
        </w:pPrChange>
      </w:pPr>
      <w:del w:id="402" w:author="Auteur">
        <w:r w:rsidRPr="00513899" w:rsidDel="00233ECA">
          <w:rPr>
            <w:rPrChange w:id="403" w:author="Auteur">
              <w:rPr/>
            </w:rPrChange>
          </w:rPr>
          <w:delText xml:space="preserve">Click </w:delText>
        </w:r>
        <w:r w:rsidRPr="00513899" w:rsidDel="00233ECA">
          <w:rPr>
            <w:rPrChange w:id="404" w:author="Auteur">
              <w:rPr>
                <w:b/>
              </w:rPr>
            </w:rPrChange>
          </w:rPr>
          <w:delText>Global publication</w:delText>
        </w:r>
        <w:r w:rsidRPr="00513899" w:rsidDel="00233ECA">
          <w:rPr>
            <w:rPrChange w:id="405" w:author="Auteur">
              <w:rPr/>
            </w:rPrChange>
          </w:rPr>
          <w:delText>.</w:delText>
        </w:r>
      </w:del>
    </w:p>
    <w:p w:rsidR="002F7BC0" w:rsidRPr="00513899" w:rsidDel="00233ECA" w:rsidRDefault="009D7373" w:rsidP="00233ECA">
      <w:pPr>
        <w:pStyle w:val="SAGEBodyText"/>
        <w:rPr>
          <w:del w:id="406" w:author="Auteur"/>
          <w:rPrChange w:id="407" w:author="Auteur">
            <w:rPr>
              <w:del w:id="408" w:author="Auteur"/>
            </w:rPr>
          </w:rPrChange>
        </w:rPr>
        <w:pPrChange w:id="409" w:author="MANTEL, Olivier" w:date="2018-10-11T15:53:00Z">
          <w:pPr>
            <w:pStyle w:val="SAGEBodyText"/>
          </w:pPr>
        </w:pPrChange>
      </w:pPr>
      <w:del w:id="410" w:author="Auteur">
        <w:r w:rsidRPr="00513899" w:rsidDel="00233ECA">
          <w:rPr>
            <w:rPrChange w:id="411" w:author="Auteur">
              <w:rPr>
                <w:noProof/>
              </w:rPr>
            </w:rPrChange>
          </w:rPr>
          <w:drawing>
            <wp:inline distT="0" distB="0" distL="0" distR="0" wp14:anchorId="3C4B8DD6" wp14:editId="31A6D761">
              <wp:extent cx="5579745" cy="2240915"/>
              <wp:effectExtent l="0" t="0" r="1905"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40915"/>
                      </a:xfrm>
                      <a:prstGeom prst="rect">
                        <a:avLst/>
                      </a:prstGeom>
                    </pic:spPr>
                  </pic:pic>
                </a:graphicData>
              </a:graphic>
            </wp:inline>
          </w:drawing>
        </w:r>
      </w:del>
    </w:p>
    <w:p w:rsidR="002F7BC0" w:rsidRPr="00513899" w:rsidDel="00233ECA" w:rsidRDefault="002F7BC0" w:rsidP="00233ECA">
      <w:pPr>
        <w:pStyle w:val="SAGEBodyText"/>
        <w:rPr>
          <w:del w:id="412" w:author="Auteur"/>
          <w:rPrChange w:id="413" w:author="Auteur">
            <w:rPr>
              <w:del w:id="414" w:author="Auteur"/>
            </w:rPr>
          </w:rPrChange>
        </w:rPr>
        <w:pPrChange w:id="415" w:author="MANTEL, Olivier" w:date="2018-10-11T15:53:00Z">
          <w:pPr>
            <w:pStyle w:val="SAGEBodyText"/>
          </w:pPr>
        </w:pPrChange>
      </w:pPr>
    </w:p>
    <w:p w:rsidR="002F7BC0" w:rsidRPr="00513899" w:rsidDel="00233ECA" w:rsidRDefault="002F7BC0" w:rsidP="00233ECA">
      <w:pPr>
        <w:pStyle w:val="SAGEBodyText"/>
        <w:rPr>
          <w:del w:id="416" w:author="Auteur"/>
          <w:rPrChange w:id="417" w:author="Auteur">
            <w:rPr>
              <w:del w:id="418" w:author="Auteur"/>
            </w:rPr>
          </w:rPrChange>
        </w:rPr>
        <w:pPrChange w:id="419" w:author="MANTEL, Olivier" w:date="2018-10-11T15:53:00Z">
          <w:pPr>
            <w:pStyle w:val="SAGEBodyText"/>
          </w:pPr>
        </w:pPrChange>
      </w:pPr>
    </w:p>
    <w:p w:rsidR="002F7BC0" w:rsidRPr="00513899" w:rsidDel="00233ECA" w:rsidRDefault="002F7BC0" w:rsidP="00233ECA">
      <w:pPr>
        <w:pStyle w:val="SAGEHeading1"/>
        <w:framePr w:wrap="around"/>
        <w:rPr>
          <w:del w:id="420" w:author="Auteur"/>
          <w:rPrChange w:id="421" w:author="Auteur">
            <w:rPr>
              <w:del w:id="422" w:author="Auteur"/>
            </w:rPr>
          </w:rPrChange>
        </w:rPr>
        <w:pPrChange w:id="423" w:author="MANTEL, Olivier" w:date="2018-10-11T15:53:00Z">
          <w:pPr>
            <w:pStyle w:val="SAGEHeading1"/>
            <w:framePr w:wrap="around"/>
          </w:pPr>
        </w:pPrChange>
      </w:pPr>
      <w:del w:id="424" w:author="Auteur">
        <w:r w:rsidRPr="00513899" w:rsidDel="00233ECA">
          <w:rPr>
            <w:rPrChange w:id="425" w:author="Auteur">
              <w:rPr/>
            </w:rPrChange>
          </w:rPr>
          <w:delText>Use the portal</w:delText>
        </w:r>
      </w:del>
    </w:p>
    <w:p w:rsidR="002F7BC0" w:rsidRDefault="002F7BC0" w:rsidP="005C08D7">
      <w:pPr>
        <w:pStyle w:val="SAGEBodyText"/>
      </w:pPr>
      <w:r w:rsidRPr="00D32168">
        <w:t xml:space="preserve">Now that the web service has been published, you can begin accessing </w:t>
      </w:r>
      <w:r w:rsidR="00D129CD">
        <w:t xml:space="preserve">application </w:t>
      </w:r>
      <w:r w:rsidRPr="00D32168">
        <w:t xml:space="preserve">data in real-time </w:t>
      </w:r>
      <w:r>
        <w:t xml:space="preserve">via the portal. </w:t>
      </w:r>
    </w:p>
    <w:p w:rsidR="002F7BC0" w:rsidRPr="00D32168" w:rsidRDefault="006623EB" w:rsidP="005C08D7">
      <w:pPr>
        <w:pStyle w:val="SAGEAdmonitionNote"/>
      </w:pPr>
      <w:r w:rsidRPr="006623EB">
        <w:rPr>
          <w:b/>
        </w:rPr>
        <w:t>Note</w:t>
      </w:r>
      <w:r>
        <w:t xml:space="preserve">: </w:t>
      </w:r>
      <w:r w:rsidR="002F7BC0">
        <w:t xml:space="preserve">WampServer needs to be running to access the </w:t>
      </w:r>
      <w:r w:rsidR="00087933">
        <w:t>p</w:t>
      </w:r>
      <w:r w:rsidR="002F7BC0">
        <w:t xml:space="preserve">ortal and </w:t>
      </w:r>
      <w:r w:rsidR="00255F55">
        <w:t xml:space="preserve">the application </w:t>
      </w:r>
      <w:r w:rsidR="002F7BC0">
        <w:t xml:space="preserve">services. </w:t>
      </w:r>
    </w:p>
    <w:p w:rsidR="002F7BC0" w:rsidRPr="00B13E2D" w:rsidRDefault="002F7BC0" w:rsidP="005C08D7">
      <w:pPr>
        <w:pStyle w:val="SAGEHeading2"/>
      </w:pPr>
      <w:bookmarkStart w:id="426" w:name="_Toc453676519"/>
      <w:bookmarkStart w:id="427" w:name="_Toc527036857"/>
      <w:r>
        <w:t>Access the portal</w:t>
      </w:r>
      <w:bookmarkEnd w:id="426"/>
      <w:bookmarkEnd w:id="427"/>
    </w:p>
    <w:p w:rsidR="002F7BC0" w:rsidRDefault="002F7BC0" w:rsidP="005C08D7">
      <w:pPr>
        <w:pStyle w:val="SAGEBodyText"/>
      </w:pPr>
      <w:r>
        <w:t>Using the default browser</w:t>
      </w:r>
      <w:r w:rsidR="006F40D4">
        <w:t xml:space="preserve"> that</w:t>
      </w:r>
      <w:r>
        <w:t xml:space="preserve"> you set earlier, enter the URL for your web portal. </w:t>
      </w:r>
    </w:p>
    <w:p w:rsidR="002F7BC0" w:rsidRDefault="006623EB" w:rsidP="005C08D7">
      <w:pPr>
        <w:pStyle w:val="SAGEAdmonitionNote"/>
      </w:pPr>
      <w:r w:rsidRPr="006623EB">
        <w:rPr>
          <w:b/>
        </w:rPr>
        <w:t>Note</w:t>
      </w:r>
      <w:r>
        <w:t xml:space="preserve">: </w:t>
      </w:r>
      <w:r w:rsidR="002F7BC0">
        <w:t xml:space="preserve">For this example, the URL is </w:t>
      </w:r>
      <w:r w:rsidR="002F7BC0" w:rsidRPr="00E13973">
        <w:t>http://x3pu9trainvm:8125/sagex3</w:t>
      </w:r>
      <w:r w:rsidR="002F7BC0">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6623EB" w:rsidRPr="006623EB" w:rsidRDefault="006623EB" w:rsidP="006623EB">
      <w:pPr>
        <w:pBdr>
          <w:top w:val="single" w:sz="12" w:space="6" w:color="C8006E"/>
          <w:left w:val="single" w:sz="12" w:space="4" w:color="C8006E"/>
          <w:bottom w:val="single" w:sz="12" w:space="6" w:color="C8006E"/>
          <w:right w:val="single" w:sz="12" w:space="4" w:color="C8006E"/>
        </w:pBdr>
        <w:spacing w:after="120"/>
        <w:ind w:left="176" w:right="215"/>
        <w:contextualSpacing/>
        <w:rPr>
          <w:lang w:val="en-US"/>
        </w:rPr>
      </w:pPr>
      <w:r w:rsidRPr="006623EB">
        <w:rPr>
          <w:b/>
          <w:color w:val="C8006E"/>
          <w:lang w:val="en-US"/>
        </w:rPr>
        <w:t>Important!</w:t>
      </w:r>
      <w:r w:rsidRPr="006623EB">
        <w:rPr>
          <w:color w:val="54585A"/>
          <w:lang w:val="en-US"/>
        </w:rPr>
        <w:t xml:space="preserve"> </w:t>
      </w:r>
      <w:r>
        <w:rPr>
          <w:color w:val="54585A"/>
          <w:lang w:val="en-US"/>
        </w:rPr>
        <w:t>You do not need to be logged into the Portal to view the orders</w:t>
      </w:r>
      <w:r>
        <w:rPr>
          <w:lang w:val="en-US"/>
        </w:rPr>
        <w:t>.</w:t>
      </w:r>
    </w:p>
    <w:p w:rsidR="002F7BC0" w:rsidRDefault="002F7BC0" w:rsidP="005C08D7">
      <w:pPr>
        <w:pStyle w:val="SAGEBodyText"/>
      </w:pPr>
      <w:r>
        <w:t xml:space="preserve">Remember, because this web service is based on YOSOH for sales information, this portal provides access to orders in </w:t>
      </w:r>
      <w:r w:rsidR="00012477">
        <w:t>Enterprise Management</w:t>
      </w:r>
      <w:r>
        <w:t>.</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lang w:val="fr-FR" w:eastAsia="fr-FR"/>
        </w:rPr>
        <w:drawing>
          <wp:inline distT="0" distB="0" distL="0" distR="0" wp14:anchorId="0F37B4C9" wp14:editId="16FB4FA5">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324405C7" wp14:editId="391C3E68">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 xml:space="preserve">You can now see a list of current orders in your </w:t>
      </w:r>
      <w:r w:rsidR="000E2485">
        <w:t xml:space="preserve">application </w:t>
      </w:r>
      <w:r>
        <w:t>instance.</w:t>
      </w:r>
    </w:p>
    <w:p w:rsidR="002F7BC0" w:rsidRPr="00241DFE" w:rsidRDefault="002F7BC0" w:rsidP="005C08D7">
      <w:pPr>
        <w:pStyle w:val="SAGEBodyText"/>
      </w:pPr>
      <w:r>
        <w:rPr>
          <w:noProof/>
          <w:lang w:val="fr-FR" w:eastAsia="fr-FR"/>
        </w:rPr>
        <w:lastRenderedPageBreak/>
        <w:drawing>
          <wp:inline distT="0" distB="0" distL="0" distR="0" wp14:anchorId="36D7AE2F" wp14:editId="028C177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 xml:space="preserve">When you look at this data in </w:t>
      </w:r>
      <w:r w:rsidR="00010CBB">
        <w:t>Enterprise Management</w:t>
      </w:r>
      <w:r>
        <w:t>, you can see that it is the same.</w:t>
      </w:r>
    </w:p>
    <w:p w:rsidR="002F7BC0" w:rsidRDefault="00403A27" w:rsidP="005C08D7">
      <w:pPr>
        <w:pStyle w:val="SAGEBodyText"/>
      </w:pPr>
      <w:r>
        <w:rPr>
          <w:noProof/>
        </w:rPr>
        <w:drawing>
          <wp:inline distT="0" distB="0" distL="0" distR="0" wp14:anchorId="33FF6404" wp14:editId="52954B7E">
            <wp:extent cx="5579745" cy="1384935"/>
            <wp:effectExtent l="0" t="0" r="190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384935"/>
                    </a:xfrm>
                    <a:prstGeom prst="rect">
                      <a:avLst/>
                    </a:prstGeom>
                  </pic:spPr>
                </pic:pic>
              </a:graphicData>
            </a:graphic>
          </wp:inline>
        </w:drawing>
      </w:r>
    </w:p>
    <w:p w:rsidR="002F7BC0" w:rsidRDefault="002F7BC0" w:rsidP="005C08D7">
      <w:pPr>
        <w:pStyle w:val="Bullet1"/>
        <w:ind w:left="357" w:hanging="357"/>
      </w:pPr>
    </w:p>
    <w:p w:rsidR="002F7BC0" w:rsidRDefault="002F7BC0" w:rsidP="005C08D7">
      <w:pPr>
        <w:pStyle w:val="SAGEHeading2"/>
      </w:pPr>
      <w:bookmarkStart w:id="428" w:name="_Toc453676520"/>
      <w:bookmarkStart w:id="429" w:name="_Toc527036858"/>
      <w:r>
        <w:t>Read an order</w:t>
      </w:r>
      <w:bookmarkEnd w:id="428"/>
      <w:bookmarkEnd w:id="429"/>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010CBB" w:rsidP="005C08D7">
      <w:pPr>
        <w:pStyle w:val="SAGEBodyText"/>
      </w:pPr>
      <w:r>
        <w:rPr>
          <w:noProof/>
          <w:lang w:val="fr-FR" w:eastAsia="fr-FR"/>
        </w:rPr>
        <w:drawing>
          <wp:anchor distT="0" distB="0" distL="114300" distR="114300" simplePos="0" relativeHeight="251673088" behindDoc="0" locked="0" layoutInCell="1" allowOverlap="1" wp14:anchorId="1C16B9D0" wp14:editId="54482BC1">
            <wp:simplePos x="0" y="0"/>
            <wp:positionH relativeFrom="margin">
              <wp:align>left</wp:align>
            </wp:positionH>
            <wp:positionV relativeFrom="paragraph">
              <wp:posOffset>21590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430" w:name="_Toc453676521"/>
      <w:bookmarkStart w:id="431" w:name="_Toc527036859"/>
      <w:r>
        <w:t>Create an order</w:t>
      </w:r>
      <w:bookmarkEnd w:id="430"/>
      <w:bookmarkEnd w:id="431"/>
    </w:p>
    <w:p w:rsidR="002F7BC0" w:rsidRDefault="002F7BC0" w:rsidP="005C08D7">
      <w:pPr>
        <w:pStyle w:val="SAGEBodyText"/>
      </w:pPr>
      <w:r>
        <w:lastRenderedPageBreak/>
        <w:t xml:space="preserve">You can create an order in </w:t>
      </w:r>
      <w:r w:rsidR="00527C55">
        <w:t>Enterprise Management</w:t>
      </w:r>
      <w:r>
        <w:t xml:space="preserve"> using the portal. You need to be logged in to the portal to do this.</w:t>
      </w:r>
    </w:p>
    <w:p w:rsidR="002F7BC0" w:rsidRDefault="002F7BC0" w:rsidP="005C08D7">
      <w:pPr>
        <w:pStyle w:val="Bullet1"/>
        <w:ind w:left="357" w:hanging="357"/>
      </w:pPr>
      <w:r>
        <w:rPr>
          <w:noProof/>
          <w:lang w:val="fr-FR" w:eastAsia="fr-FR"/>
        </w:rPr>
        <w:drawing>
          <wp:anchor distT="0" distB="0" distL="114300" distR="114300" simplePos="0" relativeHeight="251674112" behindDoc="0" locked="0" layoutInCell="1" allowOverlap="1" wp14:anchorId="004D6177" wp14:editId="29DCF10D">
            <wp:simplePos x="0" y="0"/>
            <wp:positionH relativeFrom="column">
              <wp:posOffset>13335</wp:posOffset>
            </wp:positionH>
            <wp:positionV relativeFrom="paragraph">
              <wp:posOffset>3175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 xml:space="preserve">Remember, you defined the login and password for your portal in </w:t>
      </w:r>
      <w:proofErr w:type="spellStart"/>
      <w:r>
        <w:t>Config.php</w:t>
      </w:r>
      <w:proofErr w:type="spellEnd"/>
      <w:r>
        <w:t>.</w:t>
      </w:r>
    </w:p>
    <w:p w:rsidR="002F7BC0" w:rsidRDefault="002F7BC0" w:rsidP="005C08D7">
      <w:pPr>
        <w:pStyle w:val="SAGEBodyText"/>
      </w:pPr>
      <w:r>
        <w:t xml:space="preserve">Open the file </w:t>
      </w:r>
      <w:proofErr w:type="spellStart"/>
      <w:r>
        <w:t>Config.php</w:t>
      </w:r>
      <w:proofErr w:type="spellEnd"/>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proofErr w:type="gramStart"/>
      <w:r w:rsidRPr="003035A0">
        <w:t>&lt;?</w:t>
      </w:r>
      <w:proofErr w:type="spellStart"/>
      <w:r w:rsidRPr="003035A0">
        <w:t>php</w:t>
      </w:r>
      <w:proofErr w:type="spellEnd"/>
      <w:proofErr w:type="gramEnd"/>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Del="00233ECA" w:rsidRDefault="002F7BC0" w:rsidP="005C08D7">
      <w:pPr>
        <w:pStyle w:val="SAGEHeading2"/>
        <w:rPr>
          <w:del w:id="432" w:author="Auteur"/>
        </w:rPr>
      </w:pPr>
      <w:bookmarkStart w:id="433" w:name="_Toc453676522"/>
      <w:del w:id="434" w:author="Auteur">
        <w:r w:rsidDel="00233ECA">
          <w:delText>Create an order</w:delText>
        </w:r>
        <w:bookmarkEnd w:id="433"/>
      </w:del>
    </w:p>
    <w:p w:rsidR="002F7BC0" w:rsidDel="00233ECA" w:rsidRDefault="002F7BC0" w:rsidP="005C08D7">
      <w:pPr>
        <w:pStyle w:val="SAGEBodyText"/>
        <w:rPr>
          <w:del w:id="435" w:author="Auteur"/>
        </w:rPr>
      </w:pPr>
      <w:del w:id="436" w:author="Auteur">
        <w:r w:rsidDel="00233ECA">
          <w:delText>In addition to viewing orders, you can create a new order through the portal.</w:delText>
        </w:r>
      </w:del>
    </w:p>
    <w:p w:rsidR="00407FFB" w:rsidRPr="00407FFB" w:rsidRDefault="00407FFB" w:rsidP="00407FFB">
      <w:pPr>
        <w:pStyle w:val="SAGEAdmonitionNote"/>
      </w:pPr>
      <w:r>
        <w:rPr>
          <w:rStyle w:val="SageNote"/>
        </w:rPr>
        <w:t>Note</w:t>
      </w:r>
      <w:r w:rsidRPr="00407FFB">
        <w:rPr>
          <w:color w:val="00A4CF"/>
        </w:rPr>
        <w:t>:</w:t>
      </w:r>
      <w:r w:rsidRPr="00407FFB">
        <w:t xml:space="preserve"> To create a new order, you need to be logged into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33ECA" w:rsidP="005C08D7">
      <w:pPr>
        <w:pStyle w:val="SAGEBodyText"/>
      </w:pPr>
      <w:r>
        <w:rPr>
          <w:noProof/>
          <w:lang w:val="fr-FR" w:eastAsia="fr-FR"/>
        </w:rPr>
        <w:drawing>
          <wp:anchor distT="0" distB="0" distL="114300" distR="114300" simplePos="0" relativeHeight="251675136" behindDoc="0" locked="0" layoutInCell="1" allowOverlap="1" wp14:anchorId="2531EBA4" wp14:editId="1D39E438">
            <wp:simplePos x="0" y="0"/>
            <wp:positionH relativeFrom="margin">
              <wp:posOffset>1707034</wp:posOffset>
            </wp:positionH>
            <wp:positionV relativeFrom="paragraph">
              <wp:posOffset>273376</wp:posOffset>
            </wp:positionV>
            <wp:extent cx="3021330" cy="2265045"/>
            <wp:effectExtent l="0" t="0" r="7620"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1330" cy="2265045"/>
                    </a:xfrm>
                    <a:prstGeom prst="rect">
                      <a:avLst/>
                    </a:prstGeom>
                  </pic:spPr>
                </pic:pic>
              </a:graphicData>
            </a:graphic>
            <wp14:sizeRelH relativeFrom="margin">
              <wp14:pctWidth>0</wp14:pctWidth>
            </wp14:sizeRelH>
            <wp14:sizeRelV relativeFrom="margin">
              <wp14:pctHeight>0</wp14:pctHeight>
            </wp14:sizeRelV>
          </wp:anchor>
        </w:drawing>
      </w:r>
      <w:r w:rsidR="002F7BC0">
        <w:t xml:space="preserve">Enter the relevant information as you would if you were working directly in </w:t>
      </w:r>
      <w:r w:rsidR="00E039BE">
        <w:t>your application</w:t>
      </w:r>
      <w:r w:rsidR="002F7BC0">
        <w:t xml:space="preserve"> and click </w:t>
      </w:r>
      <w:r w:rsidR="002F7BC0" w:rsidRPr="00B95EFE">
        <w:rPr>
          <w:b/>
        </w:rPr>
        <w:t>Submit</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E039BE" w:rsidRDefault="00E039BE" w:rsidP="005C08D7">
      <w:pPr>
        <w:pStyle w:val="SAGEBodyText"/>
      </w:pPr>
    </w:p>
    <w:p w:rsidR="002F7BC0" w:rsidRDefault="002F7BC0" w:rsidP="005C08D7">
      <w:pPr>
        <w:pStyle w:val="SAGEBodyText"/>
      </w:pPr>
      <w:r>
        <w:rPr>
          <w:noProof/>
        </w:rPr>
        <w:t>When the order has been created, click the oder number to view details.</w:t>
      </w:r>
    </w:p>
    <w:p w:rsidR="002F7BC0" w:rsidRDefault="002F7BC0" w:rsidP="005C08D7">
      <w:pPr>
        <w:pStyle w:val="SAGEBodyText"/>
      </w:pPr>
      <w:r>
        <w:rPr>
          <w:noProof/>
          <w:lang w:val="fr-FR" w:eastAsia="fr-FR"/>
        </w:rPr>
        <w:drawing>
          <wp:anchor distT="0" distB="0" distL="114300" distR="114300" simplePos="0" relativeHeight="251676160" behindDoc="0" locked="0" layoutInCell="1" allowOverlap="1" wp14:anchorId="4C57437E" wp14:editId="21E6D0FE">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Del="00233ECA" w:rsidRDefault="002F7BC0" w:rsidP="005C08D7">
      <w:pPr>
        <w:pStyle w:val="SAGEBodyText"/>
        <w:rPr>
          <w:del w:id="437" w:author="Auteur"/>
        </w:rPr>
      </w:pPr>
    </w:p>
    <w:p w:rsidR="002F7BC0" w:rsidDel="00233ECA" w:rsidRDefault="002F7BC0" w:rsidP="005C08D7">
      <w:pPr>
        <w:pStyle w:val="SAGEBodyText"/>
        <w:rPr>
          <w:del w:id="438" w:author="Auteur"/>
        </w:rPr>
      </w:pPr>
    </w:p>
    <w:p w:rsidR="002F7BC0" w:rsidDel="00233ECA" w:rsidRDefault="002F7BC0" w:rsidP="005C08D7">
      <w:pPr>
        <w:pStyle w:val="SAGEBodyText"/>
        <w:rPr>
          <w:del w:id="439" w:author="Auteur"/>
        </w:rPr>
      </w:pPr>
    </w:p>
    <w:p w:rsidR="002F7BC0" w:rsidDel="00233ECA" w:rsidRDefault="002F7BC0" w:rsidP="005C08D7">
      <w:pPr>
        <w:pStyle w:val="SAGEBodyText"/>
        <w:rPr>
          <w:del w:id="440" w:author="Auteur"/>
        </w:rPr>
      </w:pPr>
    </w:p>
    <w:p w:rsidR="002F7BC0" w:rsidDel="00233ECA" w:rsidRDefault="002F7BC0" w:rsidP="005C08D7">
      <w:pPr>
        <w:pStyle w:val="SAGEBodyText"/>
        <w:rPr>
          <w:del w:id="441" w:author="Auteur"/>
        </w:rPr>
      </w:pPr>
    </w:p>
    <w:p w:rsidR="002F7BC0" w:rsidDel="00233ECA" w:rsidRDefault="002F7BC0" w:rsidP="005C08D7">
      <w:pPr>
        <w:pStyle w:val="SAGEBodyText"/>
        <w:rPr>
          <w:del w:id="442" w:author="Auteur"/>
        </w:rPr>
      </w:pPr>
    </w:p>
    <w:p w:rsidR="002F7BC0" w:rsidDel="00233ECA" w:rsidRDefault="002F7BC0" w:rsidP="005C08D7">
      <w:pPr>
        <w:pStyle w:val="SAGEBodyText"/>
        <w:rPr>
          <w:del w:id="443" w:author="Auteur"/>
        </w:rPr>
      </w:pPr>
    </w:p>
    <w:p w:rsidR="002F7BC0" w:rsidRDefault="002F7BC0" w:rsidP="005C08D7">
      <w:pPr>
        <w:pStyle w:val="SAGEBodyText"/>
      </w:pPr>
    </w:p>
    <w:p w:rsidR="002F7BC0" w:rsidRDefault="002F7BC0" w:rsidP="005C08D7">
      <w:pPr>
        <w:pStyle w:val="SAGEBodyText"/>
      </w:pPr>
      <w:r>
        <w:lastRenderedPageBreak/>
        <w:t xml:space="preserve">In </w:t>
      </w:r>
      <w:r w:rsidR="00E039BE">
        <w:t>the WS</w:t>
      </w:r>
      <w:r>
        <w:t xml:space="preserve"> entry transaction</w:t>
      </w:r>
      <w:r w:rsidR="00E039BE">
        <w:t>, you can see the same order:</w:t>
      </w:r>
    </w:p>
    <w:p w:rsidR="002F7BC0" w:rsidRDefault="007847A9" w:rsidP="005C08D7">
      <w:pPr>
        <w:pStyle w:val="SAGEBodyText"/>
      </w:pPr>
      <w:r>
        <w:rPr>
          <w:noProof/>
        </w:rPr>
        <w:drawing>
          <wp:inline distT="0" distB="0" distL="0" distR="0" wp14:anchorId="0ECF5534" wp14:editId="0ADA7777">
            <wp:extent cx="5579745" cy="3082290"/>
            <wp:effectExtent l="0" t="0" r="190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0822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1"/>
        <w:framePr w:wrap="around"/>
      </w:pPr>
      <w:bookmarkStart w:id="444" w:name="_Toc527036860"/>
      <w:r>
        <w:lastRenderedPageBreak/>
        <w:t>For developers</w:t>
      </w:r>
      <w:bookmarkEnd w:id="444"/>
    </w:p>
    <w:p w:rsidR="002F7BC0" w:rsidRPr="005713AA" w:rsidRDefault="002F7BC0" w:rsidP="005C08D7">
      <w:pPr>
        <w:pStyle w:val="SAGEBodyText"/>
        <w:rPr>
          <w:b/>
        </w:rPr>
      </w:pPr>
      <w:r>
        <w:t xml:space="preserve">This section provides details </w:t>
      </w:r>
      <w:r w:rsidR="00E039BE">
        <w:t xml:space="preserve">specifically addressed to </w:t>
      </w:r>
      <w:r>
        <w:t xml:space="preserve">developers who have </w:t>
      </w:r>
      <w:r w:rsidR="00E039BE">
        <w:t xml:space="preserve">an </w:t>
      </w:r>
      <w:r>
        <w:t xml:space="preserve">advanced </w:t>
      </w:r>
      <w:r w:rsidR="00E039BE">
        <w:t xml:space="preserve">knowledge of </w:t>
      </w:r>
      <w:r>
        <w:t xml:space="preserve">coding and web services. </w:t>
      </w:r>
      <w:r w:rsidR="00E039BE">
        <w:t xml:space="preserve">The </w:t>
      </w:r>
      <w:r>
        <w:t xml:space="preserve">YOSOH web service </w:t>
      </w:r>
      <w:r w:rsidR="00E039BE">
        <w:t xml:space="preserve">will still be used </w:t>
      </w:r>
      <w:r>
        <w:t>as an example.</w:t>
      </w:r>
    </w:p>
    <w:p w:rsidR="002F7BC0" w:rsidRPr="00F71C66" w:rsidRDefault="002F7BC0" w:rsidP="005C08D7">
      <w:pPr>
        <w:pStyle w:val="SAGEBodyText"/>
        <w:rPr>
          <w:b/>
        </w:rPr>
      </w:pPr>
      <w:r>
        <w:t>This</w:t>
      </w:r>
      <w:r w:rsidR="00DE7B59">
        <w:t xml:space="preserve"> section</w:t>
      </w:r>
      <w:r>
        <w:t xml:space="preserve"> describes h</w:t>
      </w:r>
      <w:r w:rsidRPr="005713AA">
        <w:t>ow to</w:t>
      </w:r>
      <w:r>
        <w:t xml:space="preserve"> initiate</w:t>
      </w:r>
      <w:r w:rsidRPr="005713AA">
        <w:t xml:space="preserve"> calls without </w:t>
      </w:r>
      <w:r w:rsidR="00B81373">
        <w:t xml:space="preserve">using an </w:t>
      </w:r>
      <w:r w:rsidRPr="005713AA">
        <w:t xml:space="preserve">external </w:t>
      </w:r>
      <w:proofErr w:type="gramStart"/>
      <w:r w:rsidRPr="005713AA">
        <w:t>application, but</w:t>
      </w:r>
      <w:proofErr w:type="gramEnd"/>
      <w:r w:rsidRPr="005713AA">
        <w:t xml:space="preserve"> </w:t>
      </w:r>
      <w:r w:rsidR="00B81373">
        <w:t xml:space="preserve">using </w:t>
      </w:r>
      <w:r w:rsidRPr="005713AA">
        <w:t xml:space="preserve">the </w:t>
      </w:r>
      <w:r w:rsidR="00B81373">
        <w:t xml:space="preserve">Enterprise Management </w:t>
      </w:r>
      <w:r w:rsidRPr="005713AA">
        <w:t>test tool</w:t>
      </w:r>
      <w:r>
        <w:t xml:space="preserve">. </w:t>
      </w:r>
      <w:r w:rsidR="00B81373">
        <w:t xml:space="preserve">You can also see </w:t>
      </w:r>
      <w:r w:rsidRPr="00F71C66">
        <w:t xml:space="preserve">the </w:t>
      </w:r>
      <w:r>
        <w:t>PHP</w:t>
      </w:r>
      <w:r w:rsidRPr="00F71C66">
        <w:t xml:space="preserve"> or C# codes </w:t>
      </w:r>
      <w:r w:rsidR="00B81373">
        <w:t xml:space="preserve">used to </w:t>
      </w:r>
      <w:r w:rsidRPr="00F71C66">
        <w:t xml:space="preserve">call the </w:t>
      </w:r>
      <w:r>
        <w:t xml:space="preserve">same </w:t>
      </w:r>
      <w:r w:rsidRPr="00F71C66">
        <w:t>web services.</w:t>
      </w:r>
    </w:p>
    <w:p w:rsidR="002F7BC0" w:rsidRDefault="002F7BC0" w:rsidP="005C08D7">
      <w:pPr>
        <w:pStyle w:val="SAGEBodyText"/>
      </w:pPr>
      <w:r>
        <w:t xml:space="preserve">This web service is </w:t>
      </w:r>
      <w:r w:rsidR="00072ECD">
        <w:t xml:space="preserve">defined as an </w:t>
      </w:r>
      <w:r>
        <w:t xml:space="preserve">object with the </w:t>
      </w:r>
      <w:r w:rsidR="00072ECD">
        <w:t xml:space="preserve">WS </w:t>
      </w:r>
      <w:r>
        <w:t>optimized transaction.</w:t>
      </w:r>
    </w:p>
    <w:p w:rsidR="002F7BC0" w:rsidRDefault="002F7BC0" w:rsidP="005C08D7">
      <w:pPr>
        <w:pStyle w:val="Bullet1"/>
        <w:ind w:left="357" w:hanging="357"/>
      </w:pPr>
      <w:r>
        <w:rPr>
          <w:noProof/>
          <w:lang w:val="fr-FR" w:eastAsia="fr-FR"/>
        </w:rPr>
        <w:drawing>
          <wp:anchor distT="0" distB="0" distL="114300" distR="114300" simplePos="0" relativeHeight="251684352" behindDoc="0" locked="0" layoutInCell="1" allowOverlap="1" wp14:anchorId="0FB88065" wp14:editId="655A03F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445" w:name="_Toc453676523"/>
      <w:bookmarkStart w:id="446" w:name="_Toc527036861"/>
      <w:r w:rsidRPr="003D68B7">
        <w:lastRenderedPageBreak/>
        <w:t>List the orders</w:t>
      </w:r>
      <w:bookmarkEnd w:id="445"/>
      <w:bookmarkEnd w:id="446"/>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 xml:space="preserve">Remember, the name of the </w:t>
      </w:r>
      <w:r w:rsidR="00403A27">
        <w:rPr>
          <w:lang w:eastAsia="fr-FR"/>
        </w:rPr>
        <w:t xml:space="preserve">Order </w:t>
      </w:r>
      <w:r>
        <w:rPr>
          <w:lang w:eastAsia="fr-FR"/>
        </w:rPr>
        <w:t>web service is SOH.</w:t>
      </w:r>
    </w:p>
    <w:p w:rsidR="002F7BC0" w:rsidRDefault="002F7BC0" w:rsidP="005C08D7">
      <w:pPr>
        <w:pStyle w:val="SAGEBodyText"/>
      </w:pPr>
      <w:proofErr w:type="gramStart"/>
      <w:r>
        <w:rPr>
          <w:lang w:eastAsia="fr-FR"/>
        </w:rPr>
        <w:t>Config::</w:t>
      </w:r>
      <w:proofErr w:type="gramEnd"/>
      <w:r>
        <w:rPr>
          <w:lang w:eastAsia="fr-FR"/>
        </w:rPr>
        <w:t>$W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w:t>
      </w:r>
      <w:proofErr w:type="spellStart"/>
      <w:r w:rsidRPr="0058540A">
        <w:rPr>
          <w:lang w:val="en-GB"/>
        </w:rPr>
        <w:t>page_soh_list.php</w:t>
      </w:r>
      <w:proofErr w:type="spellEnd"/>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proofErr w:type="gramStart"/>
      <w:r w:rsidRPr="00A56181">
        <w:rPr>
          <w:lang w:eastAsia="fr-FR"/>
        </w:rPr>
        <w:t>&lt;?</w:t>
      </w:r>
      <w:proofErr w:type="spellStart"/>
      <w:r w:rsidRPr="00A56181">
        <w:rPr>
          <w:lang w:eastAsia="fr-FR"/>
        </w:rPr>
        <w:t>php</w:t>
      </w:r>
      <w:proofErr w:type="spellEnd"/>
      <w:proofErr w:type="gramEnd"/>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r w:rsidRPr="00A56181">
        <w:rPr>
          <w:b/>
          <w:bCs/>
          <w:color w:val="7F0055"/>
          <w:lang w:eastAsia="fr-FR"/>
        </w:rPr>
        <w:t>require_once</w:t>
      </w:r>
      <w:proofErr w:type="spellEnd"/>
      <w:r w:rsidRPr="00A56181">
        <w:rPr>
          <w:b/>
          <w:bCs/>
          <w:color w:val="7F0055"/>
          <w:lang w:eastAsia="fr-FR"/>
        </w:rPr>
        <w:t xml:space="preserve"> </w:t>
      </w:r>
      <w:r w:rsidRPr="00A56181">
        <w:rPr>
          <w:color w:val="000000"/>
          <w:lang w:eastAsia="fr-FR"/>
        </w:rPr>
        <w:t>(</w:t>
      </w:r>
      <w:r w:rsidRPr="00A56181">
        <w:rPr>
          <w:color w:val="0000C0"/>
          <w:lang w:eastAsia="fr-FR"/>
        </w:rPr>
        <w:t>'</w:t>
      </w:r>
      <w:proofErr w:type="spellStart"/>
      <w:r w:rsidRPr="00A56181">
        <w:rPr>
          <w:color w:val="0000C0"/>
          <w:lang w:eastAsia="fr-FR"/>
        </w:rPr>
        <w:t>WebService</w:t>
      </w:r>
      <w:proofErr w:type="spellEnd"/>
      <w:r w:rsidRPr="00A56181">
        <w:rPr>
          <w:color w:val="0000C0"/>
          <w:lang w:eastAsia="fr-FR"/>
        </w:rPr>
        <w:t>/models/</w:t>
      </w:r>
      <w:proofErr w:type="spellStart"/>
      <w:r w:rsidRPr="00A56181">
        <w:rPr>
          <w:color w:val="0000C0"/>
          <w:lang w:eastAsia="fr-FR"/>
        </w:rPr>
        <w:t>Order.php</w:t>
      </w:r>
      <w:proofErr w:type="spellEnd"/>
      <w:r w:rsidRPr="00A56181">
        <w:rPr>
          <w:color w:val="0000C0"/>
          <w:lang w:eastAsia="fr-FR"/>
        </w:rPr>
        <w:t>'</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w:t>
      </w:r>
      <w:proofErr w:type="spellStart"/>
      <w:r w:rsidRPr="00A56181">
        <w:rPr>
          <w:lang w:eastAsia="fr-FR"/>
        </w:rPr>
        <w:t>showListe</w:t>
      </w:r>
      <w:proofErr w:type="spellEnd"/>
      <w:r w:rsidRPr="00A56181">
        <w:rPr>
          <w:lang w:eastAsia="fr-FR"/>
        </w:rPr>
        <w:t xml:space="preserv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proofErr w:type="gramStart"/>
      <w:r w:rsidRPr="00A56181">
        <w:rPr>
          <w:color w:val="000000"/>
          <w:lang w:eastAsia="fr-FR"/>
        </w:rPr>
        <w:t xml:space="preserve">( </w:t>
      </w:r>
      <w:proofErr w:type="spellStart"/>
      <w:r w:rsidRPr="00A56181">
        <w:rPr>
          <w:color w:val="000000"/>
          <w:lang w:eastAsia="fr-FR"/>
        </w:rPr>
        <w:t>SoapFault</w:t>
      </w:r>
      <w:proofErr w:type="spellEnd"/>
      <w:proofErr w:type="gramEnd"/>
      <w:r w:rsidRPr="00A56181">
        <w:rPr>
          <w:color w:val="000000"/>
          <w:lang w:eastAsia="fr-FR"/>
        </w:rPr>
        <w:t xml:space="preserve">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proofErr w:type="gramStart"/>
      <w:r w:rsidRPr="00A56181">
        <w:rPr>
          <w:color w:val="000000"/>
          <w:lang w:eastAsia="fr-FR"/>
        </w:rPr>
        <w:t>ToolsWS</w:t>
      </w:r>
      <w:proofErr w:type="spellEnd"/>
      <w:r w:rsidRPr="00A56181">
        <w:rPr>
          <w:color w:val="000000"/>
          <w:lang w:eastAsia="fr-FR"/>
        </w:rPr>
        <w:t>::</w:t>
      </w:r>
      <w:proofErr w:type="spellStart"/>
      <w:proofErr w:type="gramEnd"/>
      <w:r w:rsidRPr="00A56181">
        <w:rPr>
          <w:i/>
          <w:iCs/>
          <w:color w:val="000000"/>
          <w:lang w:eastAsia="fr-FR"/>
        </w:rPr>
        <w:t>printError</w:t>
      </w:r>
      <w:proofErr w:type="spellEnd"/>
      <w:r w:rsidRPr="00A56181">
        <w:rPr>
          <w:color w:val="000000"/>
          <w:lang w:eastAsia="fr-FR"/>
        </w:rPr>
        <w:t xml:space="preserve"> ( </w:t>
      </w:r>
      <w:r w:rsidR="00A747F5">
        <w:rPr>
          <w:color w:val="0000C0"/>
          <w:lang w:eastAsia="fr-FR"/>
        </w:rPr>
        <w:t>"</w:t>
      </w:r>
      <w:r w:rsidRPr="00A56181">
        <w:rPr>
          <w:color w:val="0000C0"/>
          <w:lang w:eastAsia="fr-FR"/>
        </w:rPr>
        <w:t xml:space="preserve">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t>
      </w:r>
      <w:proofErr w:type="spellStart"/>
      <w:r w:rsidRPr="00A56181">
        <w:rPr>
          <w:b/>
          <w:lang w:val="en-GB"/>
        </w:rPr>
        <w:t>WebService</w:t>
      </w:r>
      <w:proofErr w:type="spellEnd"/>
      <w:r w:rsidRPr="00A56181">
        <w:rPr>
          <w:b/>
          <w:lang w:val="en-GB"/>
        </w:rPr>
        <w:t>/models/</w:t>
      </w:r>
      <w:proofErr w:type="spellStart"/>
      <w:r w:rsidRPr="00A56181">
        <w:rPr>
          <w:b/>
          <w:lang w:val="en-GB"/>
        </w:rPr>
        <w:t>Order.php</w:t>
      </w:r>
      <w:proofErr w:type="spellEnd"/>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proofErr w:type="spellStart"/>
      <w:proofErr w:type="gramStart"/>
      <w:r w:rsidRPr="00A56181">
        <w:rPr>
          <w:color w:val="000000"/>
          <w:lang w:eastAsia="fr-FR"/>
        </w:rPr>
        <w:t>showListe</w:t>
      </w:r>
      <w:proofErr w:type="spellEnd"/>
      <w:r w:rsidRPr="00A56181">
        <w:rPr>
          <w:color w:val="000000"/>
          <w:lang w:eastAsia="fr-FR"/>
        </w:rPr>
        <w:t>(</w:t>
      </w:r>
      <w:proofErr w:type="gramEnd"/>
      <w:r w:rsidRPr="00A56181">
        <w:rPr>
          <w:color w:val="000000"/>
          <w:lang w:eastAsia="fr-FR"/>
        </w:rPr>
        <w:t>)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proofErr w:type="spellStart"/>
      <w:r w:rsidRPr="00A56181">
        <w:rPr>
          <w:color w:val="0000C0"/>
          <w:lang w:eastAsia="fr-FR"/>
        </w:rPr>
        <w:t>CAdxResultXml</w:t>
      </w:r>
      <w:proofErr w:type="spellEnd"/>
      <w:r w:rsidRPr="00A56181">
        <w:rPr>
          <w:lang w:eastAsia="fr-FR"/>
        </w:rPr>
        <w:t xml:space="preserve"> = $this-&gt;query </w:t>
      </w:r>
      <w:proofErr w:type="gramStart"/>
      <w:r w:rsidRPr="00A56181">
        <w:rPr>
          <w:lang w:eastAsia="fr-FR"/>
        </w:rPr>
        <w:t>( Config::</w:t>
      </w:r>
      <w:proofErr w:type="gramEnd"/>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00403A27">
        <w:rPr>
          <w:b/>
        </w:rPr>
        <w:t xml:space="preserve">application </w:t>
      </w:r>
      <w:r w:rsidRPr="008D2CDE">
        <w:rPr>
          <w:b/>
        </w:rPr>
        <w:t>tool</w:t>
      </w:r>
      <w:r>
        <w:rPr>
          <w:b/>
        </w:rPr>
        <w:t>:</w:t>
      </w:r>
    </w:p>
    <w:p w:rsidR="002F7BC0" w:rsidRDefault="002F7BC0" w:rsidP="005C08D7">
      <w:pPr>
        <w:pStyle w:val="SAGEBodyText"/>
      </w:pPr>
      <w:r w:rsidRPr="004D0C9B">
        <w:t xml:space="preserve">Navigate to </w:t>
      </w:r>
      <w:r w:rsidRPr="00403A27">
        <w:rPr>
          <w:b/>
        </w:rPr>
        <w:t xml:space="preserve">Administration &gt; Administration &gt; Web Services </w:t>
      </w:r>
      <w:r w:rsidRPr="004D0C9B">
        <w:t xml:space="preserve">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403A27" w:rsidP="005C08D7">
      <w:pPr>
        <w:pStyle w:val="SAGEBodyText"/>
      </w:pPr>
      <w:r>
        <w:rPr>
          <w:noProof/>
        </w:rPr>
        <w:drawing>
          <wp:inline distT="0" distB="0" distL="0" distR="0" wp14:anchorId="59DC94ED" wp14:editId="67BFAB9A">
            <wp:extent cx="1781175" cy="3324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1175" cy="3324225"/>
                    </a:xfrm>
                    <a:prstGeom prst="rect">
                      <a:avLst/>
                    </a:prstGeom>
                  </pic:spPr>
                </pic:pic>
              </a:graphicData>
            </a:graphic>
          </wp:inline>
        </w:drawing>
      </w: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lang w:val="fr-FR" w:eastAsia="fr-FR"/>
        </w:rPr>
        <w:drawing>
          <wp:anchor distT="0" distB="0" distL="114300" distR="114300" simplePos="0" relativeHeight="251686400" behindDoc="0" locked="0" layoutInCell="1" allowOverlap="1" wp14:anchorId="271232EA" wp14:editId="4961CD0F">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lang w:val="fr-FR" w:eastAsia="fr-FR"/>
        </w:rPr>
        <w:lastRenderedPageBreak/>
        <w:drawing>
          <wp:anchor distT="0" distB="0" distL="114300" distR="114300" simplePos="0" relativeHeight="251687424" behindDoc="0" locked="0" layoutInCell="1" allowOverlap="1" wp14:anchorId="7D96B346" wp14:editId="2424432D">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proofErr w:type="spellStart"/>
      <w:proofErr w:type="gramStart"/>
      <w:r w:rsidRPr="00183C4D">
        <w:t>adxwss.optreturn</w:t>
      </w:r>
      <w:proofErr w:type="spellEnd"/>
      <w:proofErr w:type="gramEnd"/>
      <w:r w:rsidRPr="00183C4D">
        <w:t>=</w:t>
      </w:r>
      <w:proofErr w:type="spellStart"/>
      <w:r w:rsidRPr="00183C4D">
        <w:t>JSON&amp;adxwss.beautify</w:t>
      </w:r>
      <w:proofErr w:type="spellEnd"/>
      <w:r w:rsidRPr="00183C4D">
        <w:t>=true</w:t>
      </w:r>
    </w:p>
    <w:p w:rsidR="002F7BC0" w:rsidRDefault="002F7BC0" w:rsidP="005C08D7">
      <w:pPr>
        <w:pStyle w:val="SAGEBodyText"/>
      </w:pPr>
      <w:r>
        <w:t xml:space="preserve"> means</w:t>
      </w:r>
    </w:p>
    <w:p w:rsidR="002F7BC0" w:rsidRDefault="002F7BC0" w:rsidP="005C08D7">
      <w:pPr>
        <w:pStyle w:val="SAGETextCodesection"/>
      </w:pPr>
      <w:proofErr w:type="spellStart"/>
      <w:proofErr w:type="gramStart"/>
      <w:r w:rsidRPr="00183C4D">
        <w:t>adxwss.optreturn</w:t>
      </w:r>
      <w:proofErr w:type="spellEnd"/>
      <w:proofErr w:type="gramEnd"/>
      <w:r w:rsidRPr="00183C4D">
        <w:t>=JSON</w:t>
      </w:r>
    </w:p>
    <w:p w:rsidR="002F7BC0" w:rsidRDefault="002F7BC0" w:rsidP="005C08D7">
      <w:pPr>
        <w:pStyle w:val="SAGEBodyText"/>
      </w:pPr>
      <w:r>
        <w:t>The output data format is JSON or XML, where</w:t>
      </w:r>
    </w:p>
    <w:p w:rsidR="002F7BC0" w:rsidRDefault="002F7BC0" w:rsidP="005C08D7">
      <w:pPr>
        <w:pStyle w:val="SAGETextCodesection"/>
      </w:pPr>
      <w:proofErr w:type="spellStart"/>
      <w:proofErr w:type="gramStart"/>
      <w:r w:rsidRPr="00183C4D">
        <w:t>adxwss.beautify</w:t>
      </w:r>
      <w:proofErr w:type="spellEnd"/>
      <w:proofErr w:type="gramEnd"/>
      <w:r w:rsidRPr="00183C4D">
        <w:t>=true</w:t>
      </w:r>
    </w:p>
    <w:p w:rsidR="002F7BC0" w:rsidRDefault="00403A27" w:rsidP="005C08D7">
      <w:pPr>
        <w:pStyle w:val="SAGEBodyText"/>
      </w:pPr>
      <w:r>
        <w:rPr>
          <w:noProof/>
          <w:lang w:val="fr-FR" w:eastAsia="fr-FR"/>
        </w:rPr>
        <w:drawing>
          <wp:anchor distT="0" distB="0" distL="114300" distR="114300" simplePos="0" relativeHeight="251688448" behindDoc="0" locked="0" layoutInCell="1" allowOverlap="1" wp14:anchorId="5A8CB135" wp14:editId="5C376D5E">
            <wp:simplePos x="0" y="0"/>
            <wp:positionH relativeFrom="margin">
              <wp:align>left</wp:align>
            </wp:positionH>
            <wp:positionV relativeFrom="paragraph">
              <wp:posOffset>291465</wp:posOffset>
            </wp:positionV>
            <wp:extent cx="2803525" cy="4037965"/>
            <wp:effectExtent l="0" t="0" r="0" b="63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03525" cy="4037965"/>
                    </a:xfrm>
                    <a:prstGeom prst="rect">
                      <a:avLst/>
                    </a:prstGeom>
                  </pic:spPr>
                </pic:pic>
              </a:graphicData>
            </a:graphic>
            <wp14:sizeRelH relativeFrom="margin">
              <wp14:pctWidth>0</wp14:pctWidth>
            </wp14:sizeRelH>
            <wp14:sizeRelV relativeFrom="margin">
              <wp14:pctHeight>0</wp14:pctHeight>
            </wp14:sizeRelV>
          </wp:anchor>
        </w:drawing>
      </w:r>
      <w:r w:rsidR="002F7BC0">
        <w:t>This action improves the presentation as shown below.</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lang w:val="fr-FR" w:eastAsia="fr-FR"/>
        </w:rPr>
        <w:drawing>
          <wp:anchor distT="0" distB="0" distL="114300" distR="114300" simplePos="0" relativeHeight="251689472" behindDoc="0" locked="0" layoutInCell="1" allowOverlap="1" wp14:anchorId="12874CFB" wp14:editId="5F171686">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lastRenderedPageBreak/>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447" w:name="_Toc453676524"/>
      <w:bookmarkStart w:id="448" w:name="_Toc527036862"/>
      <w:r w:rsidRPr="003D68B7">
        <w:t>Read an order</w:t>
      </w:r>
      <w:bookmarkEnd w:id="447"/>
      <w:bookmarkEnd w:id="448"/>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CB78EF" w:rsidRDefault="002F7BC0" w:rsidP="005C08D7">
      <w:pPr>
        <w:pStyle w:val="Bullet1"/>
        <w:rPr>
          <w:b/>
        </w:rPr>
      </w:pPr>
      <w:r w:rsidRPr="00CB78EF">
        <w:rPr>
          <w:b/>
        </w:rPr>
        <w:t>In /sagex3/</w:t>
      </w:r>
      <w:proofErr w:type="spellStart"/>
      <w:r w:rsidRPr="00CB78EF">
        <w:rPr>
          <w:b/>
        </w:rPr>
        <w:t>page_soh_read.php</w:t>
      </w:r>
      <w:proofErr w:type="spellEnd"/>
    </w:p>
    <w:p w:rsidR="002F7BC0" w:rsidRDefault="002F7BC0" w:rsidP="005C08D7">
      <w:pPr>
        <w:pStyle w:val="Bullet1"/>
      </w:pPr>
    </w:p>
    <w:p w:rsidR="002F7BC0" w:rsidRPr="008C6BB5" w:rsidRDefault="002F7BC0" w:rsidP="005C08D7">
      <w:pPr>
        <w:pStyle w:val="SAGETextCodesection"/>
      </w:pPr>
      <w:proofErr w:type="gramStart"/>
      <w:r w:rsidRPr="008C6BB5">
        <w:t>&lt;?</w:t>
      </w:r>
      <w:proofErr w:type="spellStart"/>
      <w:r w:rsidRPr="008C6BB5">
        <w:t>php</w:t>
      </w:r>
      <w:proofErr w:type="spellEnd"/>
      <w:proofErr w:type="gramEnd"/>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w:t>
      </w:r>
      <w:proofErr w:type="spellStart"/>
      <w:r w:rsidRPr="008C6BB5">
        <w:t>showOne</w:t>
      </w:r>
      <w:proofErr w:type="spellEnd"/>
      <w:r w:rsidRPr="008C6BB5">
        <w:t xml:space="preserve"> </w:t>
      </w:r>
      <w:proofErr w:type="gramStart"/>
      <w:r w:rsidRPr="008C6BB5">
        <w:t>( $</w:t>
      </w:r>
      <w:proofErr w:type="spellStart"/>
      <w:proofErr w:type="gramEnd"/>
      <w:r w:rsidRPr="008C6BB5">
        <w:t>sohnum</w:t>
      </w:r>
      <w:proofErr w:type="spellEnd"/>
      <w:r w:rsidRPr="008C6BB5">
        <w:t xml:space="preserve">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t>In /sagex3/</w:t>
      </w:r>
      <w:proofErr w:type="spellStart"/>
      <w:r w:rsidRPr="00CB78EF">
        <w:rPr>
          <w:b/>
        </w:rPr>
        <w:t>WebService</w:t>
      </w:r>
      <w:proofErr w:type="spellEnd"/>
      <w:r w:rsidRPr="00CB78EF">
        <w:rPr>
          <w:b/>
        </w:rPr>
        <w:t>/models/</w:t>
      </w:r>
      <w:proofErr w:type="spellStart"/>
      <w:r w:rsidRPr="00CB78EF">
        <w:rPr>
          <w:b/>
        </w:rPr>
        <w:t>Order.php</w:t>
      </w:r>
      <w:proofErr w:type="spellEnd"/>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proofErr w:type="spellStart"/>
      <w:r w:rsidRPr="00CB78EF">
        <w:rPr>
          <w:highlight w:val="lightGray"/>
          <w:lang w:eastAsia="fr-FR"/>
        </w:rPr>
        <w:t>showOne</w:t>
      </w:r>
      <w:proofErr w:type="spellEnd"/>
      <w:r w:rsidRPr="00CB78EF">
        <w:rPr>
          <w:lang w:eastAsia="fr-FR"/>
        </w:rPr>
        <w:t>($</w:t>
      </w:r>
      <w:proofErr w:type="spellStart"/>
      <w:r w:rsidRPr="00CB78EF">
        <w:rPr>
          <w:lang w:eastAsia="fr-FR"/>
        </w:rPr>
        <w:t>crit</w:t>
      </w:r>
      <w:proofErr w:type="spellEnd"/>
      <w:r w:rsidRPr="00CB78EF">
        <w:rPr>
          <w:lang w:eastAsia="fr-FR"/>
        </w:rPr>
        <w: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 xml:space="preserve"> = </w:t>
      </w:r>
      <w:r w:rsidRPr="00CB78EF">
        <w:rPr>
          <w:b/>
          <w:bCs/>
          <w:color w:val="7F0055"/>
          <w:lang w:eastAsia="fr-FR"/>
        </w:rPr>
        <w:t xml:space="preserve">new </w:t>
      </w:r>
      <w:proofErr w:type="spellStart"/>
      <w:r w:rsidRPr="00CB78EF">
        <w:rPr>
          <w:lang w:eastAsia="fr-FR"/>
        </w:rPr>
        <w:t>CAdxParamKeyValue</w:t>
      </w:r>
      <w:proofErr w:type="spellEnd"/>
      <w:r w:rsidRPr="00CB78EF">
        <w:rPr>
          <w:lang w:eastAsia="fr-FR"/>
        </w:rPr>
        <w:t xml:space="preserve"> ();</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value</w:t>
      </w:r>
      <w:r w:rsidRPr="00CB78EF">
        <w:rPr>
          <w:lang w:eastAsia="fr-FR"/>
        </w:rPr>
        <w:t xml:space="preserve"> = $</w:t>
      </w:r>
      <w:proofErr w:type="spellStart"/>
      <w:r w:rsidRPr="00CB78EF">
        <w:rPr>
          <w:lang w:eastAsia="fr-FR"/>
        </w:rPr>
        <w:t>crit</w:t>
      </w:r>
      <w:proofErr w:type="spellEnd"/>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proofErr w:type="spellStart"/>
      <w:r w:rsidRPr="00CB78EF">
        <w:rPr>
          <w:color w:val="0000C0"/>
          <w:lang w:eastAsia="fr-FR"/>
        </w:rPr>
        <w:t>CAdxResultXml</w:t>
      </w:r>
      <w:proofErr w:type="spellEnd"/>
      <w:r w:rsidRPr="00CB78EF">
        <w:rPr>
          <w:lang w:eastAsia="fr-FR"/>
        </w:rPr>
        <w:t xml:space="preserve"> = $this-&gt;read (</w:t>
      </w:r>
      <w:proofErr w:type="gramStart"/>
      <w:r w:rsidRPr="00CB78EF">
        <w:rPr>
          <w:lang w:eastAsia="fr-FR"/>
        </w:rPr>
        <w:t>Config::</w:t>
      </w:r>
      <w:proofErr w:type="gramEnd"/>
      <w:r w:rsidRPr="00CB78EF">
        <w:rPr>
          <w:i/>
          <w:iCs/>
          <w:color w:val="0000C0"/>
          <w:lang w:eastAsia="fr-FR"/>
        </w:rPr>
        <w:t>$</w:t>
      </w:r>
      <w:proofErr w:type="spellStart"/>
      <w:r w:rsidRPr="00CB78EF">
        <w:rPr>
          <w:i/>
          <w:iCs/>
          <w:color w:val="0000C0"/>
          <w:lang w:eastAsia="fr-FR"/>
        </w:rPr>
        <w:t>WS_ORDER</w:t>
      </w:r>
      <w:r>
        <w:rPr>
          <w:lang w:eastAsia="fr-FR"/>
        </w:rPr>
        <w:t>,</w:t>
      </w:r>
      <w:r w:rsidRPr="00CB78EF">
        <w:rPr>
          <w:bCs/>
          <w:color w:val="7F0055"/>
          <w:lang w:eastAsia="fr-FR"/>
        </w:rPr>
        <w:t>Array</w:t>
      </w:r>
      <w:proofErr w:type="spellEnd"/>
      <w:r>
        <w:rPr>
          <w:lang w:eastAsia="fr-FR"/>
        </w:rPr>
        <w:t>($</w:t>
      </w:r>
      <w:proofErr w:type="spellStart"/>
      <w:r>
        <w:rPr>
          <w:lang w:eastAsia="fr-FR"/>
        </w:rPr>
        <w:t>cle</w:t>
      </w:r>
      <w:proofErr w:type="spellEnd"/>
      <w:r>
        <w:rPr>
          <w:lang w:eastAsia="fr-FR"/>
        </w:rPr>
        <w:t>)</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 xml:space="preserve">In the </w:t>
      </w:r>
      <w:r w:rsidR="009C5290">
        <w:rPr>
          <w:b/>
        </w:rPr>
        <w:t xml:space="preserve">application </w:t>
      </w:r>
      <w:r w:rsidRPr="008D2CDE">
        <w:rPr>
          <w:b/>
        </w:rPr>
        <w:t>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8208" behindDoc="0" locked="0" layoutInCell="1" allowOverlap="1" wp14:anchorId="419B2E82" wp14:editId="4E8DA8D1">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79232" behindDoc="0" locked="0" layoutInCell="1" allowOverlap="1" wp14:anchorId="27D1E181" wp14:editId="6447604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lang w:val="fr-FR" w:eastAsia="fr-FR"/>
        </w:rPr>
        <w:drawing>
          <wp:anchor distT="0" distB="0" distL="114300" distR="114300" simplePos="0" relativeHeight="251680256" behindDoc="0" locked="0" layoutInCell="1" allowOverlap="1" wp14:anchorId="51C43360" wp14:editId="68F10EAE">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449" w:name="_Toc453676525"/>
      <w:bookmarkStart w:id="450" w:name="_Toc527036863"/>
      <w:r w:rsidRPr="003D68B7">
        <w:t xml:space="preserve">Create an order </w:t>
      </w:r>
      <w:r>
        <w:t>while logged in</w:t>
      </w:r>
      <w:bookmarkEnd w:id="449"/>
      <w:bookmarkEnd w:id="450"/>
    </w:p>
    <w:p w:rsidR="002F7BC0" w:rsidRDefault="002F7BC0" w:rsidP="005C08D7">
      <w:pPr>
        <w:pStyle w:val="SAGEBodyText"/>
      </w:pPr>
      <w:r w:rsidRPr="00387844">
        <w:rPr>
          <w:b/>
        </w:rPr>
        <w:t xml:space="preserve">Using the </w:t>
      </w:r>
      <w:r w:rsidR="00E63F90">
        <w:rPr>
          <w:b/>
        </w:rPr>
        <w:t>application</w:t>
      </w:r>
      <w:r w:rsidRPr="00387844">
        <w:rPr>
          <w:b/>
        </w:rPr>
        <w:t xml:space="preserve">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w:t>
      </w:r>
      <w:proofErr w:type="spellStart"/>
      <w:r w:rsidRPr="0097098D">
        <w:t>Comptech</w:t>
      </w:r>
      <w:proofErr w:type="spellEnd"/>
      <w:r w:rsidRPr="0097098D">
        <w:t xml:space="preserve">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2F7BC0" w:rsidRDefault="002F7BC0" w:rsidP="005C08D7">
      <w:pPr>
        <w:pStyle w:val="SAGETextCodesection"/>
        <w:rPr>
          <w:lang w:val="fr-FR"/>
        </w:rPr>
      </w:pPr>
      <w:r w:rsidRPr="0097098D">
        <w:t xml:space="preserve">  </w:t>
      </w:r>
      <w:r w:rsidRPr="002F7BC0">
        <w:rPr>
          <w:lang w:val="fr-FR"/>
        </w:rPr>
        <w:t>"REVNUM</w:t>
      </w:r>
      <w:proofErr w:type="gramStart"/>
      <w:r w:rsidRPr="002F7BC0">
        <w:rPr>
          <w:lang w:val="fr-FR"/>
        </w:rPr>
        <w:t>":</w:t>
      </w:r>
      <w:proofErr w:type="gramEnd"/>
      <w:r w:rsidRPr="002F7BC0">
        <w:rPr>
          <w:lang w:val="fr-FR"/>
        </w:rPr>
        <w:t xml:space="preserve"> "0",</w:t>
      </w:r>
    </w:p>
    <w:p w:rsidR="002F7BC0" w:rsidRPr="00C2008C" w:rsidRDefault="002F7BC0" w:rsidP="005C08D7">
      <w:pPr>
        <w:pStyle w:val="SAGETextCodesection"/>
        <w:rPr>
          <w:lang w:val="fr-FR"/>
        </w:rPr>
      </w:pPr>
      <w:r w:rsidRPr="002F7BC0">
        <w:rPr>
          <w:lang w:val="fr-FR"/>
        </w:rPr>
        <w:t xml:space="preserve">  </w:t>
      </w:r>
      <w:r w:rsidRPr="00C2008C">
        <w:rPr>
          <w:lang w:val="fr-FR"/>
        </w:rPr>
        <w:t>"CUSORDREF</w:t>
      </w:r>
      <w:proofErr w:type="gramStart"/>
      <w:r w:rsidRPr="00C2008C">
        <w:rPr>
          <w:lang w:val="fr-FR"/>
        </w:rPr>
        <w:t>":</w:t>
      </w:r>
      <w:proofErr w:type="gramEnd"/>
      <w:r w:rsidRPr="00C2008C">
        <w:rPr>
          <w:lang w:val="fr-FR"/>
        </w:rPr>
        <w:t xml:space="preserve"> "",</w:t>
      </w:r>
    </w:p>
    <w:p w:rsidR="002F7BC0" w:rsidRPr="00C2008C" w:rsidRDefault="002F7BC0" w:rsidP="005C08D7">
      <w:pPr>
        <w:pStyle w:val="SAGETextCodesection"/>
        <w:rPr>
          <w:lang w:val="fr-FR"/>
        </w:rPr>
      </w:pPr>
      <w:r w:rsidRPr="00C2008C">
        <w:rPr>
          <w:lang w:val="fr-FR"/>
        </w:rPr>
        <w:t xml:space="preserve">  "ORDDAT</w:t>
      </w:r>
      <w:proofErr w:type="gramStart"/>
      <w:r w:rsidRPr="00C2008C">
        <w:rPr>
          <w:lang w:val="fr-FR"/>
        </w:rPr>
        <w:t>":</w:t>
      </w:r>
      <w:proofErr w:type="gramEnd"/>
      <w:r w:rsidRPr="00C2008C">
        <w:rPr>
          <w:lang w:val="fr-FR"/>
        </w:rPr>
        <w:t xml:space="preserve"> "20160406",</w:t>
      </w:r>
    </w:p>
    <w:p w:rsidR="002F7BC0" w:rsidRPr="00C2008C" w:rsidRDefault="002F7BC0" w:rsidP="005C08D7">
      <w:pPr>
        <w:pStyle w:val="SAGETextCodesection"/>
        <w:rPr>
          <w:lang w:val="fr-FR"/>
        </w:rPr>
      </w:pPr>
      <w:r w:rsidRPr="00C2008C">
        <w:rPr>
          <w:lang w:val="fr-FR"/>
        </w:rPr>
        <w:t xml:space="preserve">  "CUR</w:t>
      </w:r>
      <w:proofErr w:type="gramStart"/>
      <w:r w:rsidRPr="00C2008C">
        <w:rPr>
          <w:lang w:val="fr-FR"/>
        </w:rPr>
        <w:t>":</w:t>
      </w:r>
      <w:proofErr w:type="gramEnd"/>
      <w:r w:rsidRPr="00C2008C">
        <w:rPr>
          <w:lang w:val="fr-FR"/>
        </w:rPr>
        <w:t xml:space="preserve">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w:t>
      </w:r>
      <w:r w:rsidR="00E63F90">
        <w:t>t</w:t>
      </w:r>
      <w:r>
        <w:t xml:space="preserve">ool, enter this data into the </w:t>
      </w:r>
      <w:r w:rsidRPr="00387844">
        <w:rPr>
          <w:b/>
        </w:rPr>
        <w:t>Object Xml</w:t>
      </w:r>
      <w:r>
        <w:t xml:space="preserve"> field.</w:t>
      </w:r>
    </w:p>
    <w:p w:rsidR="002F7BC0" w:rsidRDefault="002F7BC0" w:rsidP="005C08D7">
      <w:pPr>
        <w:pStyle w:val="SAGEBodyText"/>
      </w:pPr>
      <w:r>
        <w:rPr>
          <w:noProof/>
          <w:lang w:val="fr-FR" w:eastAsia="fr-FR"/>
        </w:rPr>
        <w:drawing>
          <wp:anchor distT="0" distB="0" distL="114300" distR="114300" simplePos="0" relativeHeight="251681280" behindDoc="0" locked="0" layoutInCell="1" allowOverlap="1" wp14:anchorId="266E00F3" wp14:editId="5EA9263B">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82304" behindDoc="0" locked="0" layoutInCell="1" allowOverlap="1" wp14:anchorId="29BE5A80" wp14:editId="11AF802C">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 xml:space="preserve">The status </w:t>
      </w:r>
      <w:proofErr w:type="gramStart"/>
      <w:r>
        <w:t>have</w:t>
      </w:r>
      <w:proofErr w:type="gramEnd"/>
      <w:r>
        <w:t xml:space="preserve"> the value 1.</w:t>
      </w:r>
      <w:r w:rsidRPr="009E72FF">
        <w:rPr>
          <w:noProof/>
          <w:lang w:eastAsia="fr-FR"/>
        </w:rPr>
        <w:t xml:space="preserve"> </w:t>
      </w:r>
    </w:p>
    <w:p w:rsidR="002F7BC0" w:rsidRDefault="002F7BC0" w:rsidP="005C08D7">
      <w:pPr>
        <w:pStyle w:val="Bullet1"/>
        <w:ind w:left="357" w:hanging="357"/>
      </w:pPr>
      <w:r>
        <w:rPr>
          <w:noProof/>
          <w:lang w:val="fr-FR" w:eastAsia="fr-FR"/>
        </w:rPr>
        <w:drawing>
          <wp:anchor distT="0" distB="0" distL="114300" distR="114300" simplePos="0" relativeHeight="251683328" behindDoc="0" locked="0" layoutInCell="1" allowOverlap="1" wp14:anchorId="548D10CB" wp14:editId="191C6242">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page_soh_create_action.php</w:t>
      </w:r>
      <w:proofErr w:type="spellEnd"/>
    </w:p>
    <w:p w:rsidR="002F7BC0" w:rsidRDefault="002F7BC0" w:rsidP="005C08D7">
      <w:pPr>
        <w:pStyle w:val="Bullet1"/>
        <w:ind w:left="357" w:hanging="357"/>
      </w:pPr>
    </w:p>
    <w:p w:rsidR="002F7BC0" w:rsidRDefault="002F7BC0" w:rsidP="005C08D7">
      <w:pPr>
        <w:pStyle w:val="SAGETextCodesection"/>
        <w:rPr>
          <w:color w:val="000000"/>
          <w:lang w:eastAsia="fr-FR"/>
        </w:rPr>
      </w:pPr>
      <w:proofErr w:type="gramStart"/>
      <w:r w:rsidRPr="00FC2ABA">
        <w:rPr>
          <w:lang w:eastAsia="fr-FR"/>
        </w:rPr>
        <w:t>&lt;?</w:t>
      </w:r>
      <w:proofErr w:type="spellStart"/>
      <w:r w:rsidRPr="00FC2ABA">
        <w:rPr>
          <w:lang w:eastAsia="fr-FR"/>
        </w:rPr>
        <w:t>php</w:t>
      </w:r>
      <w:proofErr w:type="spellEnd"/>
      <w:proofErr w:type="gramEnd"/>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 xml:space="preserve">($order-&gt;create </w:t>
      </w:r>
      <w:proofErr w:type="gramStart"/>
      <w:r w:rsidRPr="00FC2ABA">
        <w:rPr>
          <w:color w:val="000000"/>
          <w:lang w:eastAsia="fr-FR"/>
        </w:rPr>
        <w:t>( $</w:t>
      </w:r>
      <w:proofErr w:type="gramEnd"/>
      <w:r w:rsidRPr="00FC2ABA">
        <w:rPr>
          <w:color w:val="000000"/>
          <w:lang w:eastAsia="fr-FR"/>
        </w:rPr>
        <w:t>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proofErr w:type="gramStart"/>
      <w:r w:rsidRPr="00FC2ABA">
        <w:rPr>
          <w:color w:val="000000"/>
          <w:lang w:eastAsia="fr-FR"/>
        </w:rPr>
        <w:t xml:space="preserve">( </w:t>
      </w:r>
      <w:proofErr w:type="spellStart"/>
      <w:r w:rsidRPr="00FC2ABA">
        <w:rPr>
          <w:color w:val="000000"/>
          <w:lang w:eastAsia="fr-FR"/>
        </w:rPr>
        <w:t>SoapFault</w:t>
      </w:r>
      <w:proofErr w:type="spellEnd"/>
      <w:proofErr w:type="gramEnd"/>
      <w:r w:rsidRPr="00FC2ABA">
        <w:rPr>
          <w:color w:val="000000"/>
          <w:lang w:eastAsia="fr-FR"/>
        </w:rPr>
        <w:t xml:space="preserve"> $e ) {</w:t>
      </w:r>
    </w:p>
    <w:p w:rsidR="002F7BC0" w:rsidRPr="00FC2ABA" w:rsidRDefault="002F7BC0" w:rsidP="005C08D7">
      <w:pPr>
        <w:pStyle w:val="SAGETextCodesection"/>
        <w:rPr>
          <w:lang w:eastAsia="fr-FR"/>
        </w:rPr>
      </w:pPr>
      <w:r>
        <w:rPr>
          <w:color w:val="000000"/>
          <w:lang w:eastAsia="fr-FR"/>
        </w:rPr>
        <w:tab/>
      </w:r>
      <w:r>
        <w:rPr>
          <w:color w:val="000000"/>
          <w:lang w:eastAsia="fr-FR"/>
        </w:rPr>
        <w:tab/>
      </w:r>
      <w:proofErr w:type="spellStart"/>
      <w:proofErr w:type="gramStart"/>
      <w:r w:rsidRPr="00FC2ABA">
        <w:rPr>
          <w:color w:val="000000"/>
          <w:lang w:eastAsia="fr-FR"/>
        </w:rPr>
        <w:t>ToolsWS</w:t>
      </w:r>
      <w:proofErr w:type="spellEnd"/>
      <w:r w:rsidRPr="00FC2ABA">
        <w:rPr>
          <w:color w:val="000000"/>
          <w:lang w:eastAsia="fr-FR"/>
        </w:rPr>
        <w:t>::</w:t>
      </w:r>
      <w:proofErr w:type="spellStart"/>
      <w:proofErr w:type="gramEnd"/>
      <w:r w:rsidRPr="00FC2ABA">
        <w:rPr>
          <w:i/>
          <w:iCs/>
          <w:color w:val="000000"/>
          <w:lang w:eastAsia="fr-FR"/>
        </w:rPr>
        <w:t>printError</w:t>
      </w:r>
      <w:proofErr w:type="spellEnd"/>
      <w:r w:rsidRPr="00FC2ABA">
        <w:rPr>
          <w:color w:val="000000"/>
          <w:lang w:eastAsia="fr-FR"/>
        </w:rPr>
        <w:t xml:space="preserve"> ( </w:t>
      </w:r>
      <w:r w:rsidR="00E63F90">
        <w:rPr>
          <w:color w:val="0000C0"/>
          <w:lang w:eastAsia="fr-FR"/>
        </w:rPr>
        <w:t>"</w:t>
      </w:r>
      <w:r w:rsidRPr="00FC2ABA">
        <w:rPr>
          <w:color w:val="0000C0"/>
          <w:lang w:eastAsia="fr-FR"/>
        </w:rPr>
        <w:t xml:space="preserve">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WebService</w:t>
      </w:r>
      <w:proofErr w:type="spellEnd"/>
      <w:r w:rsidRPr="00FC2ABA">
        <w:rPr>
          <w:b/>
        </w:rPr>
        <w:t>/models/</w:t>
      </w:r>
      <w:proofErr w:type="spellStart"/>
      <w:r w:rsidRPr="00FC2ABA">
        <w:rPr>
          <w:b/>
        </w:rPr>
        <w:t>Order.php</w:t>
      </w:r>
      <w:proofErr w:type="spellEnd"/>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proofErr w:type="spellStart"/>
      <w:r w:rsidRPr="00FC2ABA">
        <w:rPr>
          <w:color w:val="0000C0"/>
          <w:lang w:eastAsia="fr-FR"/>
        </w:rPr>
        <w:t>CAdxResultXml</w:t>
      </w:r>
      <w:proofErr w:type="spellEnd"/>
      <w:r w:rsidRPr="00FC2ABA">
        <w:rPr>
          <w:lang w:eastAsia="fr-FR"/>
        </w:rPr>
        <w:t xml:space="preserve"> = $this-&gt;save </w:t>
      </w:r>
      <w:proofErr w:type="gramStart"/>
      <w:r w:rsidRPr="00FC2ABA">
        <w:rPr>
          <w:lang w:eastAsia="fr-FR"/>
        </w:rPr>
        <w:t>( Config::</w:t>
      </w:r>
      <w:proofErr w:type="gramEnd"/>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RDefault="002F7BC0" w:rsidP="005C08D7">
      <w:pPr>
        <w:pStyle w:val="SAGETextCodesection"/>
        <w:ind w:left="0"/>
      </w:pPr>
    </w:p>
    <w:p w:rsidR="00462EF4" w:rsidRPr="00462EF4" w:rsidRDefault="00462EF4" w:rsidP="00462EF4">
      <w:pPr>
        <w:pStyle w:val="SAGEBodyText"/>
      </w:pPr>
    </w:p>
    <w:p w:rsidR="00DB674A" w:rsidDel="00513899" w:rsidRDefault="00DB674A" w:rsidP="007C2D4C">
      <w:pPr>
        <w:pStyle w:val="SAGEHeading2"/>
        <w:rPr>
          <w:del w:id="451" w:author="Auteur"/>
        </w:rPr>
      </w:pPr>
    </w:p>
    <w:p w:rsidR="00DF1F05" w:rsidRDefault="00DF1F05" w:rsidP="00270B02">
      <w:pPr>
        <w:pStyle w:val="SAGEBodyText"/>
      </w:pPr>
    </w:p>
    <w:p w:rsidR="00DF1F05" w:rsidRDefault="00DF1F05" w:rsidP="00D7743F">
      <w:pPr>
        <w:pStyle w:val="SAGEBodyText"/>
        <w:sectPr w:rsidR="00DF1F05" w:rsidSect="00550BCC">
          <w:headerReference w:type="even" r:id="rId67"/>
          <w:headerReference w:type="default" r:id="rId68"/>
          <w:footerReference w:type="even" r:id="rId69"/>
          <w:footerReference w:type="default" r:id="rId70"/>
          <w:headerReference w:type="first" r:id="rId71"/>
          <w:footerReference w:type="first" r:id="rId72"/>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val="fr-FR" w:eastAsia="fr-FR"/>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4D8" w:rsidRDefault="003824D8"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3824D8" w:rsidRDefault="003824D8"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val="fr-FR" w:eastAsia="fr-FR"/>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24D8" w:rsidRPr="00F7187F" w:rsidRDefault="003824D8">
                            <w:pPr>
                              <w:rPr>
                                <w:color w:val="FFFFFF" w:themeColor="background1"/>
                                <w:lang w:val="en-US"/>
                              </w:rPr>
                            </w:pPr>
                          </w:p>
                          <w:p w:rsidR="003824D8" w:rsidRPr="00F7187F" w:rsidRDefault="003824D8">
                            <w:pPr>
                              <w:rPr>
                                <w:color w:val="FFFFFF" w:themeColor="background1"/>
                                <w:lang w:val="en-US"/>
                              </w:rPr>
                            </w:pPr>
                            <w:hyperlink r:id="rId73" w:history="1">
                              <w:r w:rsidRPr="00F7187F">
                                <w:rPr>
                                  <w:rStyle w:val="Lienhypertexte"/>
                                  <w:color w:val="FFFFFF" w:themeColor="background1"/>
                                  <w:lang w:val="en-US"/>
                                </w:rPr>
                                <w:t>www.sage.com</w:t>
                              </w:r>
                            </w:hyperlink>
                          </w:p>
                          <w:p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rsidR="003824D8" w:rsidRPr="00B831D8" w:rsidRDefault="003824D8"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3824D8" w:rsidRPr="00F7187F" w:rsidRDefault="003824D8">
                      <w:pPr>
                        <w:rPr>
                          <w:color w:val="FFFFFF" w:themeColor="background1"/>
                          <w:lang w:val="en-US"/>
                        </w:rPr>
                      </w:pPr>
                    </w:p>
                    <w:p w:rsidR="003824D8" w:rsidRPr="00F7187F" w:rsidRDefault="003824D8">
                      <w:pPr>
                        <w:rPr>
                          <w:color w:val="FFFFFF" w:themeColor="background1"/>
                          <w:lang w:val="en-US"/>
                        </w:rPr>
                      </w:pPr>
                      <w:hyperlink r:id="rId74" w:history="1">
                        <w:r w:rsidRPr="00F7187F">
                          <w:rPr>
                            <w:rStyle w:val="Lienhypertexte"/>
                            <w:color w:val="FFFFFF" w:themeColor="background1"/>
                            <w:lang w:val="en-US"/>
                          </w:rPr>
                          <w:t>www.sage.com</w:t>
                        </w:r>
                      </w:hyperlink>
                    </w:p>
                    <w:p w:rsidR="003824D8" w:rsidRPr="00A61D7D" w:rsidRDefault="003824D8" w:rsidP="00A61D7D">
                      <w:pPr>
                        <w:rPr>
                          <w:rFonts w:cs="Arial"/>
                          <w:color w:val="FFFFFF" w:themeColor="background1"/>
                          <w:sz w:val="20"/>
                          <w:szCs w:val="20"/>
                          <w:lang w:val="en-US"/>
                        </w:rPr>
                      </w:pPr>
                      <w:r w:rsidRPr="00A61D7D">
                        <w:rPr>
                          <w:rFonts w:cs="Arial"/>
                          <w:color w:val="FFFFFF" w:themeColor="background1"/>
                          <w:sz w:val="20"/>
                          <w:szCs w:val="20"/>
                          <w:lang w:val="en-US"/>
                        </w:rPr>
                        <w:t>© 201</w:t>
                      </w:r>
                      <w:r>
                        <w:rPr>
                          <w:rFonts w:cs="Arial"/>
                          <w:color w:val="FFFFFF" w:themeColor="background1"/>
                          <w:sz w:val="20"/>
                          <w:szCs w:val="20"/>
                          <w:lang w:val="en-US"/>
                        </w:rPr>
                        <w:t>8</w:t>
                      </w:r>
                      <w:r w:rsidRPr="00A61D7D">
                        <w:rPr>
                          <w:rFonts w:cs="Arial"/>
                          <w:color w:val="FFFFFF" w:themeColor="background1"/>
                          <w:sz w:val="20"/>
                          <w:szCs w:val="20"/>
                          <w:lang w:val="en-US"/>
                        </w:rPr>
                        <w:t xml:space="preserve"> The Sage Group plc or its licensors. All rights reserved. Sage, Sage logos, and Sage product and service names mentioned herein are the trademarks of The Sage Group plc or its licensors. All other trademarks are the property of their respective owners.</w:t>
                      </w:r>
                    </w:p>
                    <w:p w:rsidR="003824D8" w:rsidRPr="00B831D8" w:rsidRDefault="003824D8" w:rsidP="00A61D7D">
                      <w:pPr>
                        <w:rPr>
                          <w:color w:val="FFFFFF" w:themeColor="background1"/>
                          <w:lang w:val="en-US"/>
                        </w:rPr>
                      </w:pPr>
                    </w:p>
                  </w:txbxContent>
                </v:textbox>
              </v:shape>
            </w:pict>
          </mc:Fallback>
        </mc:AlternateContent>
      </w:r>
      <w:r w:rsidR="00DF21EA">
        <w:rPr>
          <w:noProof/>
          <w:color w:val="51534A"/>
          <w:lang w:val="fr-FR" w:eastAsia="fr-FR"/>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24D8" w:rsidRDefault="003824D8">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5">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3824D8" w:rsidRDefault="003824D8">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75">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76"/>
      <w:footerReference w:type="default" r:id="rId77"/>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F90" w:rsidRDefault="00FF5F90" w:rsidP="00713520">
      <w:pPr>
        <w:spacing w:line="240" w:lineRule="auto"/>
      </w:pPr>
      <w:r>
        <w:separator/>
      </w:r>
    </w:p>
    <w:p w:rsidR="00FF5F90" w:rsidRDefault="00FF5F90"/>
    <w:p w:rsidR="00FF5F90" w:rsidRDefault="00FF5F90"/>
  </w:endnote>
  <w:endnote w:type="continuationSeparator" w:id="0">
    <w:p w:rsidR="00FF5F90" w:rsidRDefault="00FF5F90" w:rsidP="00713520">
      <w:pPr>
        <w:spacing w:line="240" w:lineRule="auto"/>
      </w:pPr>
      <w:r>
        <w:continuationSeparator/>
      </w:r>
    </w:p>
    <w:p w:rsidR="00FF5F90" w:rsidRDefault="00FF5F90"/>
    <w:p w:rsidR="00FF5F90" w:rsidRDefault="00FF5F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rsidP="009C742D">
    <w:pPr>
      <w:pStyle w:val="SAGEFooter"/>
    </w:pPr>
    <w:r w:rsidRPr="00DF1F05">
      <w:rPr>
        <w:lang w:val="fr-FR"/>
      </w:rPr>
      <w:t xml:space="preserve">Product </w:t>
    </w:r>
    <w:proofErr w:type="spellStart"/>
    <w:r w:rsidRPr="00DF1F05">
      <w:rPr>
        <w:lang w:val="fr-FR"/>
      </w:rPr>
      <w:t>manual</w:t>
    </w:r>
    <w:proofErr w:type="spellEnd"/>
    <w:r w:rsidRPr="00DF1F05">
      <w:rPr>
        <w:lang w:val="fr-FR"/>
      </w:rPr>
      <w:t xml:space="preserve"> ¦ </w:t>
    </w:r>
    <w:r>
      <w:fldChar w:fldCharType="begin"/>
    </w:r>
    <w:r w:rsidRPr="00DF1F05">
      <w:rPr>
        <w:lang w:val="fr-FR"/>
      </w:rPr>
      <w:instrText xml:space="preserve"> STYLEREF  "_Cover date" </w:instrText>
    </w:r>
    <w:r>
      <w:fldChar w:fldCharType="separate"/>
    </w:r>
    <w:r>
      <w:rPr>
        <w:b/>
        <w:bCs/>
        <w:noProof/>
        <w:lang w:val="fr-FR"/>
      </w:rPr>
      <w:t>Erreur ! Utilisez l'onglet Accueil pour appliquer _Cover date au texte que vous souhaitez faire apparaître ici.</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fr-FR" w:eastAsia="fr-FR"/>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27" name="Image 27"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Pieddepage"/>
    </w:pPr>
  </w:p>
  <w:p w:rsidR="003824D8" w:rsidRDefault="003824D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3824D8" w:rsidTr="007414EF">
      <w:tc>
        <w:tcPr>
          <w:tcW w:w="6804" w:type="dxa"/>
          <w:vAlign w:val="bottom"/>
        </w:tcPr>
        <w:p w:rsidR="003824D8" w:rsidRPr="001872FE" w:rsidRDefault="003824D8"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513899">
            <w:rPr>
              <w:noProof/>
              <w:lang w:val="en-US"/>
            </w:rPr>
            <w:t>Create a Web Portal using Web services</w:t>
          </w:r>
          <w:r>
            <w:rPr>
              <w:lang w:val="en-US"/>
            </w:rPr>
            <w:fldChar w:fldCharType="end"/>
          </w:r>
        </w:p>
      </w:tc>
      <w:tc>
        <w:tcPr>
          <w:tcW w:w="1983" w:type="dxa"/>
          <w:vAlign w:val="bottom"/>
        </w:tcPr>
        <w:sdt>
          <w:sdtPr>
            <w:id w:val="-177818326"/>
            <w:docPartObj>
              <w:docPartGallery w:val="Page Numbers (Top of Page)"/>
              <w:docPartUnique/>
            </w:docPartObj>
          </w:sdtPr>
          <w:sdtContent>
            <w:p w:rsidR="003824D8" w:rsidRDefault="003824D8"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21</w:t>
              </w:r>
              <w:r>
                <w:rPr>
                  <w:sz w:val="24"/>
                  <w:szCs w:val="24"/>
                </w:rPr>
                <w:fldChar w:fldCharType="end"/>
              </w:r>
              <w:r>
                <w:t xml:space="preserve"> of </w:t>
              </w:r>
              <w:r>
                <w:fldChar w:fldCharType="begin"/>
              </w:r>
              <w:r>
                <w:instrText xml:space="preserve"> NUMPAGES  </w:instrText>
              </w:r>
              <w:r>
                <w:fldChar w:fldCharType="separate"/>
              </w:r>
              <w:r>
                <w:rPr>
                  <w:noProof/>
                </w:rPr>
                <w:t>27</w:t>
              </w:r>
              <w:r>
                <w:rPr>
                  <w:noProof/>
                </w:rPr>
                <w:fldChar w:fldCharType="end"/>
              </w:r>
            </w:p>
          </w:sdtContent>
        </w:sdt>
      </w:tc>
    </w:tr>
  </w:tbl>
  <w:p w:rsidR="003824D8" w:rsidRDefault="003824D8" w:rsidP="006E7EBC">
    <w:pPr>
      <w:pStyle w:val="1pt"/>
    </w:pPr>
  </w:p>
  <w:p w:rsidR="003824D8" w:rsidRDefault="003824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114E31" w:rsidRDefault="003824D8" w:rsidP="00114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F90" w:rsidRDefault="00FF5F90" w:rsidP="00713520">
      <w:pPr>
        <w:spacing w:line="240" w:lineRule="auto"/>
      </w:pPr>
    </w:p>
    <w:p w:rsidR="00FF5F90" w:rsidRDefault="00FF5F90"/>
    <w:p w:rsidR="00FF5F90" w:rsidRDefault="00FF5F90"/>
  </w:footnote>
  <w:footnote w:type="continuationSeparator" w:id="0">
    <w:p w:rsidR="00FF5F90" w:rsidRDefault="00FF5F90" w:rsidP="00713520">
      <w:pPr>
        <w:spacing w:line="240" w:lineRule="auto"/>
      </w:pPr>
    </w:p>
    <w:p w:rsidR="00FF5F90" w:rsidRDefault="00FF5F90"/>
    <w:p w:rsidR="00FF5F90" w:rsidRDefault="00FF5F90"/>
  </w:footnote>
  <w:footnote w:type="continuationNotice" w:id="1">
    <w:p w:rsidR="00FF5F90" w:rsidRDefault="00FF5F90">
      <w:pPr>
        <w:spacing w:line="240" w:lineRule="auto"/>
      </w:pPr>
    </w:p>
    <w:p w:rsidR="00FF5F90" w:rsidRDefault="00FF5F90"/>
    <w:p w:rsidR="00FF5F90" w:rsidRDefault="00FF5F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En-tte"/>
    </w:pPr>
  </w:p>
  <w:p w:rsidR="003824D8" w:rsidRDefault="00382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1E2B05" w:rsidRDefault="003824D8" w:rsidP="00550BCC">
    <w:pPr>
      <w:pStyle w:val="En-tte"/>
      <w:tabs>
        <w:tab w:val="clear" w:pos="4513"/>
        <w:tab w:val="clear" w:pos="9026"/>
        <w:tab w:val="left" w:pos="2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Default="003824D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D8" w:rsidRPr="00B35B99" w:rsidRDefault="003824D8" w:rsidP="00B3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20.1pt;height:20.1pt" o:bullet="t">
        <v:imagedata r:id="rId1" o:title="clip_image001"/>
      </v:shape>
    </w:pict>
  </w:numPicBullet>
  <w:numPicBullet w:numPicBulletId="1">
    <w:pict>
      <v:shape id="_x0000_i1253" type="#_x0000_t75" style="width:118.7pt;height:118.7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EL, Olivier">
    <w15:presenceInfo w15:providerId="AD" w15:userId="S-1-5-21-1004336348-162531612-839522115-239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A6"/>
    <w:rsid w:val="00001F84"/>
    <w:rsid w:val="00002711"/>
    <w:rsid w:val="0000396C"/>
    <w:rsid w:val="00004D7E"/>
    <w:rsid w:val="00010CBB"/>
    <w:rsid w:val="00012477"/>
    <w:rsid w:val="000134FC"/>
    <w:rsid w:val="0001756A"/>
    <w:rsid w:val="0002427F"/>
    <w:rsid w:val="00024655"/>
    <w:rsid w:val="00026556"/>
    <w:rsid w:val="00026E2D"/>
    <w:rsid w:val="000313C7"/>
    <w:rsid w:val="0003295D"/>
    <w:rsid w:val="00033283"/>
    <w:rsid w:val="000347FA"/>
    <w:rsid w:val="0003598D"/>
    <w:rsid w:val="000373BC"/>
    <w:rsid w:val="00044C65"/>
    <w:rsid w:val="00045837"/>
    <w:rsid w:val="00053262"/>
    <w:rsid w:val="00057A33"/>
    <w:rsid w:val="00063553"/>
    <w:rsid w:val="00063C74"/>
    <w:rsid w:val="00064511"/>
    <w:rsid w:val="00065734"/>
    <w:rsid w:val="00070048"/>
    <w:rsid w:val="00072ECD"/>
    <w:rsid w:val="00073FA8"/>
    <w:rsid w:val="00077419"/>
    <w:rsid w:val="00083958"/>
    <w:rsid w:val="000849C5"/>
    <w:rsid w:val="00087933"/>
    <w:rsid w:val="00095728"/>
    <w:rsid w:val="000964A4"/>
    <w:rsid w:val="000A04DC"/>
    <w:rsid w:val="000A0E76"/>
    <w:rsid w:val="000A5542"/>
    <w:rsid w:val="000A7D67"/>
    <w:rsid w:val="000B2C0A"/>
    <w:rsid w:val="000B45D0"/>
    <w:rsid w:val="000B4944"/>
    <w:rsid w:val="000C31EA"/>
    <w:rsid w:val="000C3ACD"/>
    <w:rsid w:val="000C5370"/>
    <w:rsid w:val="000C5976"/>
    <w:rsid w:val="000D184D"/>
    <w:rsid w:val="000D352D"/>
    <w:rsid w:val="000D3EC7"/>
    <w:rsid w:val="000D4363"/>
    <w:rsid w:val="000E2485"/>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35D7"/>
    <w:rsid w:val="001C535E"/>
    <w:rsid w:val="001C606F"/>
    <w:rsid w:val="001D1827"/>
    <w:rsid w:val="001D2692"/>
    <w:rsid w:val="001D2785"/>
    <w:rsid w:val="001D40C7"/>
    <w:rsid w:val="001D43AE"/>
    <w:rsid w:val="001D4436"/>
    <w:rsid w:val="001D62E1"/>
    <w:rsid w:val="001D7271"/>
    <w:rsid w:val="001D7A80"/>
    <w:rsid w:val="001E2B05"/>
    <w:rsid w:val="001E6FEF"/>
    <w:rsid w:val="001F0E72"/>
    <w:rsid w:val="001F321D"/>
    <w:rsid w:val="001F3E16"/>
    <w:rsid w:val="001F720B"/>
    <w:rsid w:val="0020028E"/>
    <w:rsid w:val="00204283"/>
    <w:rsid w:val="00204C00"/>
    <w:rsid w:val="00213941"/>
    <w:rsid w:val="0023359D"/>
    <w:rsid w:val="00233ECA"/>
    <w:rsid w:val="002374CE"/>
    <w:rsid w:val="002412BE"/>
    <w:rsid w:val="00244442"/>
    <w:rsid w:val="002519A4"/>
    <w:rsid w:val="00255F55"/>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24D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579"/>
    <w:rsid w:val="003F4B72"/>
    <w:rsid w:val="003F53A9"/>
    <w:rsid w:val="003F6196"/>
    <w:rsid w:val="003F62A6"/>
    <w:rsid w:val="00401512"/>
    <w:rsid w:val="0040195B"/>
    <w:rsid w:val="00403A27"/>
    <w:rsid w:val="004047DA"/>
    <w:rsid w:val="00404BF4"/>
    <w:rsid w:val="00406E56"/>
    <w:rsid w:val="00407FFB"/>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07499"/>
    <w:rsid w:val="00513899"/>
    <w:rsid w:val="00514C37"/>
    <w:rsid w:val="00515182"/>
    <w:rsid w:val="00515841"/>
    <w:rsid w:val="005219CA"/>
    <w:rsid w:val="0052410E"/>
    <w:rsid w:val="00524E42"/>
    <w:rsid w:val="00527C55"/>
    <w:rsid w:val="005306AD"/>
    <w:rsid w:val="005346D6"/>
    <w:rsid w:val="005352A0"/>
    <w:rsid w:val="00550BCC"/>
    <w:rsid w:val="00555EE9"/>
    <w:rsid w:val="00565112"/>
    <w:rsid w:val="00565FC2"/>
    <w:rsid w:val="00570E61"/>
    <w:rsid w:val="0057126B"/>
    <w:rsid w:val="005714E0"/>
    <w:rsid w:val="00577314"/>
    <w:rsid w:val="00581E0F"/>
    <w:rsid w:val="00585C5E"/>
    <w:rsid w:val="00585E58"/>
    <w:rsid w:val="0059281C"/>
    <w:rsid w:val="00597CB7"/>
    <w:rsid w:val="005A12AD"/>
    <w:rsid w:val="005A4428"/>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58BC"/>
    <w:rsid w:val="005F7BB9"/>
    <w:rsid w:val="005F7F6C"/>
    <w:rsid w:val="00601B67"/>
    <w:rsid w:val="00607E47"/>
    <w:rsid w:val="00614DC8"/>
    <w:rsid w:val="006212E8"/>
    <w:rsid w:val="0062250D"/>
    <w:rsid w:val="006235F5"/>
    <w:rsid w:val="0062371B"/>
    <w:rsid w:val="00623CA4"/>
    <w:rsid w:val="006274F6"/>
    <w:rsid w:val="00627DC2"/>
    <w:rsid w:val="0063419D"/>
    <w:rsid w:val="0063448B"/>
    <w:rsid w:val="00635700"/>
    <w:rsid w:val="006371F6"/>
    <w:rsid w:val="00637916"/>
    <w:rsid w:val="0064333C"/>
    <w:rsid w:val="00645353"/>
    <w:rsid w:val="00645E1F"/>
    <w:rsid w:val="0064744C"/>
    <w:rsid w:val="0065062C"/>
    <w:rsid w:val="00651BF6"/>
    <w:rsid w:val="006540B6"/>
    <w:rsid w:val="0065632C"/>
    <w:rsid w:val="006623EB"/>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D700C"/>
    <w:rsid w:val="006E11C4"/>
    <w:rsid w:val="006E6433"/>
    <w:rsid w:val="006E657C"/>
    <w:rsid w:val="006E7EBC"/>
    <w:rsid w:val="006F40D4"/>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44D92"/>
    <w:rsid w:val="00751F57"/>
    <w:rsid w:val="00751FCB"/>
    <w:rsid w:val="007544C1"/>
    <w:rsid w:val="007548FE"/>
    <w:rsid w:val="0075644D"/>
    <w:rsid w:val="007608BB"/>
    <w:rsid w:val="00762005"/>
    <w:rsid w:val="007673E5"/>
    <w:rsid w:val="00770099"/>
    <w:rsid w:val="00770E43"/>
    <w:rsid w:val="00777D46"/>
    <w:rsid w:val="007847A9"/>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21A84"/>
    <w:rsid w:val="00830AB6"/>
    <w:rsid w:val="008363EF"/>
    <w:rsid w:val="008425AE"/>
    <w:rsid w:val="00844ED5"/>
    <w:rsid w:val="0084592E"/>
    <w:rsid w:val="00846683"/>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199"/>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5290"/>
    <w:rsid w:val="009C742D"/>
    <w:rsid w:val="009D7373"/>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51"/>
    <w:rsid w:val="00A47BBE"/>
    <w:rsid w:val="00A50209"/>
    <w:rsid w:val="00A50826"/>
    <w:rsid w:val="00A51C27"/>
    <w:rsid w:val="00A6062B"/>
    <w:rsid w:val="00A61D7D"/>
    <w:rsid w:val="00A62F84"/>
    <w:rsid w:val="00A658BF"/>
    <w:rsid w:val="00A7297A"/>
    <w:rsid w:val="00A747F5"/>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533"/>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679E2"/>
    <w:rsid w:val="00B7200B"/>
    <w:rsid w:val="00B730CB"/>
    <w:rsid w:val="00B81373"/>
    <w:rsid w:val="00B82652"/>
    <w:rsid w:val="00B831D8"/>
    <w:rsid w:val="00B832EC"/>
    <w:rsid w:val="00B83FF7"/>
    <w:rsid w:val="00B90905"/>
    <w:rsid w:val="00B9178E"/>
    <w:rsid w:val="00B91ED2"/>
    <w:rsid w:val="00B95FC4"/>
    <w:rsid w:val="00BA30E1"/>
    <w:rsid w:val="00BA356F"/>
    <w:rsid w:val="00BA4D03"/>
    <w:rsid w:val="00BA69EB"/>
    <w:rsid w:val="00BA6ED2"/>
    <w:rsid w:val="00BA755B"/>
    <w:rsid w:val="00BA7C20"/>
    <w:rsid w:val="00BB23E5"/>
    <w:rsid w:val="00BB4AF0"/>
    <w:rsid w:val="00BB53BF"/>
    <w:rsid w:val="00BB7F13"/>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30D2"/>
    <w:rsid w:val="00CD43F0"/>
    <w:rsid w:val="00CE3B91"/>
    <w:rsid w:val="00CE3C73"/>
    <w:rsid w:val="00CE5D6C"/>
    <w:rsid w:val="00CF1CD9"/>
    <w:rsid w:val="00CF21D0"/>
    <w:rsid w:val="00CF53D7"/>
    <w:rsid w:val="00CF799E"/>
    <w:rsid w:val="00D0479D"/>
    <w:rsid w:val="00D04F5A"/>
    <w:rsid w:val="00D04FE5"/>
    <w:rsid w:val="00D11B69"/>
    <w:rsid w:val="00D12411"/>
    <w:rsid w:val="00D129CD"/>
    <w:rsid w:val="00D131EB"/>
    <w:rsid w:val="00D16AF6"/>
    <w:rsid w:val="00D23AB4"/>
    <w:rsid w:val="00D23FC2"/>
    <w:rsid w:val="00D26A6E"/>
    <w:rsid w:val="00D27FB0"/>
    <w:rsid w:val="00D302D1"/>
    <w:rsid w:val="00D316A8"/>
    <w:rsid w:val="00D316AC"/>
    <w:rsid w:val="00D33510"/>
    <w:rsid w:val="00D344D5"/>
    <w:rsid w:val="00D44FFF"/>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2A44"/>
    <w:rsid w:val="00DD5291"/>
    <w:rsid w:val="00DD619E"/>
    <w:rsid w:val="00DE23AD"/>
    <w:rsid w:val="00DE7B59"/>
    <w:rsid w:val="00DF00DA"/>
    <w:rsid w:val="00DF1F05"/>
    <w:rsid w:val="00DF21EA"/>
    <w:rsid w:val="00DF72CD"/>
    <w:rsid w:val="00E02292"/>
    <w:rsid w:val="00E03380"/>
    <w:rsid w:val="00E039BE"/>
    <w:rsid w:val="00E05CDC"/>
    <w:rsid w:val="00E06206"/>
    <w:rsid w:val="00E10016"/>
    <w:rsid w:val="00E1108B"/>
    <w:rsid w:val="00E1322B"/>
    <w:rsid w:val="00E14E7F"/>
    <w:rsid w:val="00E22288"/>
    <w:rsid w:val="00E26321"/>
    <w:rsid w:val="00E27DFA"/>
    <w:rsid w:val="00E313C4"/>
    <w:rsid w:val="00E34309"/>
    <w:rsid w:val="00E40A68"/>
    <w:rsid w:val="00E4104F"/>
    <w:rsid w:val="00E434C8"/>
    <w:rsid w:val="00E47832"/>
    <w:rsid w:val="00E5492F"/>
    <w:rsid w:val="00E569FC"/>
    <w:rsid w:val="00E5758A"/>
    <w:rsid w:val="00E575A7"/>
    <w:rsid w:val="00E63449"/>
    <w:rsid w:val="00E63F90"/>
    <w:rsid w:val="00E6597B"/>
    <w:rsid w:val="00E67604"/>
    <w:rsid w:val="00E67B5D"/>
    <w:rsid w:val="00E728BA"/>
    <w:rsid w:val="00E86C5B"/>
    <w:rsid w:val="00E87A00"/>
    <w:rsid w:val="00E95B1B"/>
    <w:rsid w:val="00E97F05"/>
    <w:rsid w:val="00EA0223"/>
    <w:rsid w:val="00EA1A4F"/>
    <w:rsid w:val="00EA6BDD"/>
    <w:rsid w:val="00EA7BE7"/>
    <w:rsid w:val="00EA7D7A"/>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3656"/>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 w:val="00FF5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4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5B0E00"/>
    <w:pPr>
      <w:spacing w:after="0" w:line="280" w:lineRule="atLeast"/>
    </w:pPr>
    <w:rPr>
      <w:rFonts w:ascii="Arial" w:hAnsi="Arial"/>
    </w:rPr>
  </w:style>
  <w:style w:type="paragraph" w:styleId="Titre1">
    <w:name w:val="heading 1"/>
    <w:aliases w:val="Title 1"/>
    <w:basedOn w:val="Normal"/>
    <w:next w:val="Normal"/>
    <w:link w:val="Titre1C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Titre4">
    <w:name w:val="heading 4"/>
    <w:basedOn w:val="Normal"/>
    <w:next w:val="Normal"/>
    <w:link w:val="Titre4C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Titre5">
    <w:name w:val="heading 5"/>
    <w:basedOn w:val="Normal"/>
    <w:next w:val="Normal"/>
    <w:link w:val="Titre5C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Titre6">
    <w:name w:val="heading 6"/>
    <w:basedOn w:val="Normal"/>
    <w:next w:val="Normal"/>
    <w:link w:val="Titre6C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Titre7">
    <w:name w:val="heading 7"/>
    <w:basedOn w:val="Normal"/>
    <w:next w:val="Normal"/>
    <w:link w:val="Titre7C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Titre8">
    <w:name w:val="heading 8"/>
    <w:basedOn w:val="Normal"/>
    <w:next w:val="Normal"/>
    <w:link w:val="Titre8C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pPr>
      <w:spacing w:after="0" w:line="240" w:lineRule="auto"/>
    </w:pPr>
    <w:rPr>
      <w:rFonts w:ascii="Arial" w:hAnsi="Arial"/>
      <w:color w:val="4D4F53"/>
      <w:sz w:val="21"/>
    </w:rPr>
  </w:style>
  <w:style w:type="character" w:customStyle="1" w:styleId="Titre2Car">
    <w:name w:val="Titre 2 Car"/>
    <w:aliases w:val="Title 2 Car"/>
    <w:basedOn w:val="Policepardfaut"/>
    <w:link w:val="Titre2"/>
    <w:uiPriority w:val="1"/>
    <w:rsid w:val="00401512"/>
    <w:rPr>
      <w:rFonts w:asciiTheme="majorHAnsi" w:eastAsiaTheme="majorEastAsia" w:hAnsiTheme="majorHAnsi" w:cstheme="majorBidi"/>
      <w:b/>
      <w:bCs/>
      <w:color w:val="00A4CF" w:themeColor="accent1"/>
      <w:sz w:val="26"/>
      <w:szCs w:val="26"/>
    </w:rPr>
  </w:style>
  <w:style w:type="paragraph" w:styleId="Sous-titre">
    <w:name w:val="Subtitle"/>
    <w:basedOn w:val="Normal"/>
    <w:next w:val="Normal"/>
    <w:link w:val="Sous-titreC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ous-titreCar">
    <w:name w:val="Sous-titre Car"/>
    <w:basedOn w:val="Policepardfaut"/>
    <w:link w:val="Sous-titr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5ADC"/>
    <w:rPr>
      <w:rFonts w:ascii="Tahoma" w:hAnsi="Tahoma" w:cs="Tahoma"/>
      <w:color w:val="2B2421" w:themeColor="text1"/>
      <w:sz w:val="16"/>
      <w:szCs w:val="16"/>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basedOn w:val="Policepardfaut"/>
    <w:link w:val="Notedefin"/>
    <w:uiPriority w:val="99"/>
    <w:semiHidden/>
    <w:rsid w:val="00CB5ADC"/>
    <w:rPr>
      <w:rFonts w:ascii="Arial" w:hAnsi="Arial"/>
      <w:color w:val="2B2421" w:themeColor="text1"/>
      <w:sz w:val="20"/>
      <w:szCs w:val="20"/>
    </w:rPr>
  </w:style>
  <w:style w:type="character" w:styleId="Appeldenotedefin">
    <w:name w:val="endnote reference"/>
    <w:basedOn w:val="Policepardfaut"/>
    <w:uiPriority w:val="99"/>
    <w:semiHidden/>
    <w:rsid w:val="00CF53D7"/>
    <w:rPr>
      <w:vertAlign w:val="superscript"/>
    </w:rPr>
  </w:style>
  <w:style w:type="table" w:styleId="Grilledutableau">
    <w:name w:val="Table Grid"/>
    <w:basedOn w:val="Tableau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En-tteCar">
    <w:name w:val="En-tête Car"/>
    <w:basedOn w:val="Policepardfaut"/>
    <w:link w:val="En-tte"/>
    <w:uiPriority w:val="99"/>
    <w:rsid w:val="00CB5ADC"/>
    <w:rPr>
      <w:rFonts w:ascii="Arial" w:hAnsi="Arial"/>
      <w:color w:val="2B2421" w:themeColor="text1"/>
      <w:sz w:val="21"/>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basedOn w:val="Policepardfaut"/>
    <w:link w:val="Pieddepage"/>
    <w:uiPriority w:val="99"/>
    <w:rsid w:val="00CB5ADC"/>
    <w:rPr>
      <w:rFonts w:ascii="Arial" w:hAnsi="Arial"/>
      <w:color w:val="2B2421" w:themeColor="text1"/>
      <w:sz w:val="21"/>
    </w:rPr>
  </w:style>
  <w:style w:type="character" w:customStyle="1" w:styleId="Titre1Car">
    <w:name w:val="Titre 1 Car"/>
    <w:aliases w:val="Title 1 Car"/>
    <w:basedOn w:val="Policepardfaut"/>
    <w:link w:val="Titre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Lienhypertexte">
    <w:name w:val="Hyperlink"/>
    <w:basedOn w:val="Policepardfaut"/>
    <w:uiPriority w:val="99"/>
    <w:rsid w:val="004C3587"/>
    <w:rPr>
      <w:rFonts w:ascii="Arial" w:hAnsi="Arial"/>
      <w:color w:val="4178BE"/>
      <w:sz w:val="22"/>
      <w:u w:val="single"/>
    </w:rPr>
  </w:style>
  <w:style w:type="numbering" w:styleId="111111">
    <w:name w:val="Outline List 2"/>
    <w:basedOn w:val="Aucuneliste"/>
    <w:uiPriority w:val="99"/>
    <w:semiHidden/>
    <w:unhideWhenUsed/>
    <w:rsid w:val="00CF53D7"/>
    <w:pPr>
      <w:numPr>
        <w:numId w:val="9"/>
      </w:numPr>
    </w:pPr>
  </w:style>
  <w:style w:type="numbering" w:styleId="1ai">
    <w:name w:val="Outline List 1"/>
    <w:basedOn w:val="Aucuneliste"/>
    <w:uiPriority w:val="99"/>
    <w:semiHidden/>
    <w:unhideWhenUsed/>
    <w:rsid w:val="00CF53D7"/>
    <w:pPr>
      <w:numPr>
        <w:numId w:val="10"/>
      </w:numPr>
    </w:pPr>
  </w:style>
  <w:style w:type="character" w:customStyle="1" w:styleId="Titre3Car">
    <w:name w:val="Titre 3 Car"/>
    <w:basedOn w:val="Policepardfaut"/>
    <w:link w:val="Titre3"/>
    <w:uiPriority w:val="9"/>
    <w:rsid w:val="00CF53D7"/>
    <w:rPr>
      <w:rFonts w:asciiTheme="majorHAnsi" w:eastAsiaTheme="majorEastAsia" w:hAnsiTheme="majorHAnsi" w:cstheme="majorBidi"/>
      <w:b/>
      <w:bCs/>
      <w:color w:val="00A4CF" w:themeColor="accent1"/>
      <w:sz w:val="21"/>
    </w:rPr>
  </w:style>
  <w:style w:type="character" w:customStyle="1" w:styleId="Titre4Car">
    <w:name w:val="Titre 4 Car"/>
    <w:basedOn w:val="Policepardfaut"/>
    <w:link w:val="Titre4"/>
    <w:semiHidden/>
    <w:rsid w:val="00CF53D7"/>
    <w:rPr>
      <w:rFonts w:asciiTheme="majorHAnsi" w:eastAsiaTheme="majorEastAsia" w:hAnsiTheme="majorHAnsi" w:cstheme="majorBidi"/>
      <w:b/>
      <w:bCs/>
      <w:i/>
      <w:iCs/>
      <w:color w:val="00A4CF" w:themeColor="accent1"/>
      <w:sz w:val="21"/>
    </w:rPr>
  </w:style>
  <w:style w:type="character" w:customStyle="1" w:styleId="Titre5Car">
    <w:name w:val="Titre 5 Car"/>
    <w:basedOn w:val="Policepardfaut"/>
    <w:link w:val="Titre5"/>
    <w:semiHidden/>
    <w:rsid w:val="00CF53D7"/>
    <w:rPr>
      <w:rFonts w:asciiTheme="majorHAnsi" w:eastAsiaTheme="majorEastAsia" w:hAnsiTheme="majorHAnsi" w:cstheme="majorBidi"/>
      <w:color w:val="005167" w:themeColor="accent1" w:themeShade="7F"/>
      <w:sz w:val="21"/>
    </w:rPr>
  </w:style>
  <w:style w:type="character" w:customStyle="1" w:styleId="Titre6Car">
    <w:name w:val="Titre 6 Car"/>
    <w:basedOn w:val="Policepardfaut"/>
    <w:link w:val="Titre6"/>
    <w:semiHidden/>
    <w:rsid w:val="00CF53D7"/>
    <w:rPr>
      <w:rFonts w:asciiTheme="majorHAnsi" w:eastAsiaTheme="majorEastAsia" w:hAnsiTheme="majorHAnsi" w:cstheme="majorBidi"/>
      <w:i/>
      <w:iCs/>
      <w:color w:val="005167" w:themeColor="accent1" w:themeShade="7F"/>
      <w:sz w:val="21"/>
    </w:rPr>
  </w:style>
  <w:style w:type="character" w:customStyle="1" w:styleId="Titre7Car">
    <w:name w:val="Titre 7 Car"/>
    <w:basedOn w:val="Policepardfaut"/>
    <w:link w:val="Titre7"/>
    <w:semiHidden/>
    <w:rsid w:val="00CF53D7"/>
    <w:rPr>
      <w:rFonts w:asciiTheme="majorHAnsi" w:eastAsiaTheme="majorEastAsia" w:hAnsiTheme="majorHAnsi" w:cstheme="majorBidi"/>
      <w:i/>
      <w:iCs/>
      <w:color w:val="685750" w:themeColor="text1" w:themeTint="BF"/>
      <w:sz w:val="21"/>
    </w:rPr>
  </w:style>
  <w:style w:type="character" w:customStyle="1" w:styleId="Titre8Car">
    <w:name w:val="Titre 8 Car"/>
    <w:basedOn w:val="Policepardfaut"/>
    <w:link w:val="Titre8"/>
    <w:semiHidden/>
    <w:rsid w:val="00CF53D7"/>
    <w:rPr>
      <w:rFonts w:asciiTheme="majorHAnsi" w:eastAsiaTheme="majorEastAsia" w:hAnsiTheme="majorHAnsi" w:cstheme="majorBidi"/>
      <w:color w:val="685750" w:themeColor="text1" w:themeTint="BF"/>
      <w:sz w:val="20"/>
      <w:szCs w:val="20"/>
    </w:rPr>
  </w:style>
  <w:style w:type="character" w:customStyle="1" w:styleId="Titre9Car">
    <w:name w:val="Titre 9 Car"/>
    <w:basedOn w:val="Policepardfaut"/>
    <w:link w:val="Titre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Aucuneliste"/>
    <w:uiPriority w:val="99"/>
    <w:semiHidden/>
    <w:unhideWhenUsed/>
    <w:rsid w:val="00CF53D7"/>
    <w:pPr>
      <w:numPr>
        <w:numId w:val="11"/>
      </w:numPr>
    </w:pPr>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basedOn w:val="Policepardfaut"/>
    <w:link w:val="Corpsdetexte2"/>
    <w:uiPriority w:val="99"/>
    <w:semiHidden/>
    <w:rsid w:val="00CB5ADC"/>
    <w:rPr>
      <w:rFonts w:ascii="Arial" w:hAnsi="Arial"/>
      <w:color w:val="2B2421" w:themeColor="text1"/>
      <w:sz w:val="21"/>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basedOn w:val="Policepardfaut"/>
    <w:link w:val="Corpsdetexte3"/>
    <w:uiPriority w:val="99"/>
    <w:semiHidden/>
    <w:rsid w:val="00CB5ADC"/>
    <w:rPr>
      <w:rFonts w:ascii="Arial" w:hAnsi="Arial"/>
      <w:color w:val="2B2421" w:themeColor="text1"/>
      <w:sz w:val="16"/>
      <w:szCs w:val="16"/>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basedOn w:val="Policepardfaut"/>
    <w:link w:val="Retrait1religne"/>
    <w:uiPriority w:val="99"/>
    <w:semiHidden/>
    <w:rsid w:val="00070048"/>
    <w:rPr>
      <w:rFonts w:ascii="Arial" w:hAnsi="Arial"/>
      <w:color w:val="2B2421" w:themeColor="text1"/>
      <w:sz w:val="21"/>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basedOn w:val="Policepardfaut"/>
    <w:link w:val="Retraitcorpsdetexte"/>
    <w:uiPriority w:val="99"/>
    <w:semiHidden/>
    <w:rsid w:val="00CB5ADC"/>
    <w:rPr>
      <w:rFonts w:ascii="Arial" w:hAnsi="Arial"/>
      <w:color w:val="2B2421" w:themeColor="text1"/>
      <w:sz w:val="21"/>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CB5ADC"/>
    <w:rPr>
      <w:rFonts w:ascii="Arial" w:hAnsi="Arial"/>
      <w:color w:val="2B2421" w:themeColor="text1"/>
      <w:sz w:val="21"/>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CB5ADC"/>
    <w:rPr>
      <w:rFonts w:ascii="Arial" w:hAnsi="Arial"/>
      <w:color w:val="2B2421" w:themeColor="text1"/>
      <w:sz w:val="21"/>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B5ADC"/>
    <w:rPr>
      <w:rFonts w:ascii="Arial" w:hAnsi="Arial"/>
      <w:color w:val="2B2421" w:themeColor="text1"/>
      <w:sz w:val="16"/>
      <w:szCs w:val="16"/>
    </w:rPr>
  </w:style>
  <w:style w:type="character" w:styleId="Titredulivre">
    <w:name w:val="Book Title"/>
    <w:basedOn w:val="Policepardfaut"/>
    <w:uiPriority w:val="33"/>
    <w:semiHidden/>
    <w:rsid w:val="00CF53D7"/>
    <w:rPr>
      <w:b/>
      <w:bCs/>
      <w:smallCaps/>
      <w:spacing w:val="5"/>
    </w:rPr>
  </w:style>
  <w:style w:type="paragraph" w:styleId="Lgende">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basedOn w:val="Policepardfaut"/>
    <w:link w:val="Formuledepolitesse"/>
    <w:uiPriority w:val="99"/>
    <w:semiHidden/>
    <w:rsid w:val="00CB5ADC"/>
    <w:rPr>
      <w:rFonts w:ascii="Arial" w:hAnsi="Arial"/>
      <w:color w:val="2B2421" w:themeColor="text1"/>
      <w:sz w:val="21"/>
    </w:rPr>
  </w:style>
  <w:style w:type="table" w:styleId="Grillecouleur">
    <w:name w:val="Colorful Grid"/>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couleur-Accent1">
    <w:name w:val="Colorful Grid Accent 1"/>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couleur-Accent2">
    <w:name w:val="Colorful Grid Accent 2"/>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couleur-Accent3">
    <w:name w:val="Colorful Grid Accent 3"/>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couleur-Accent4">
    <w:name w:val="Colorful Grid Accent 4"/>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couleur-Accent5">
    <w:name w:val="Colorful Grid Accent 5"/>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couleur-Accent6">
    <w:name w:val="Colorful Grid Accent 6"/>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Listecouleur">
    <w:name w:val="Colorful List"/>
    <w:basedOn w:val="Tableau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Listecouleur-Accent1">
    <w:name w:val="Colorful List Accent 1"/>
    <w:basedOn w:val="Tableau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Listecouleur-Accent2">
    <w:name w:val="Colorful List Accent 2"/>
    <w:basedOn w:val="Tableau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Listecouleur-Accent3">
    <w:name w:val="Colorful List Accent 3"/>
    <w:basedOn w:val="Tableau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Listecouleur-Accent4">
    <w:name w:val="Colorful List Accent 4"/>
    <w:basedOn w:val="Tableau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Listecouleur-Accent5">
    <w:name w:val="Colorful List Accent 5"/>
    <w:basedOn w:val="Tableau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Listecouleur-Accent6">
    <w:name w:val="Colorful List Accent 6"/>
    <w:basedOn w:val="Tableau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Tramecouleur">
    <w:name w:val="Colorful Shading"/>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Tramecouleur-Accent1">
    <w:name w:val="Colorful Shading Accent 1"/>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Tramecouleur-Accent2">
    <w:name w:val="Colorful Shading Accent 2"/>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Tramecouleur-Accent3">
    <w:name w:val="Colorful Shading Accent 3"/>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Tramecouleur-Accent4">
    <w:name w:val="Colorful Shading Accent 4"/>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Tramecouleur-Accent5">
    <w:name w:val="Colorful Shading Accent 5"/>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Tramecouleur-Accent6">
    <w:name w:val="Colorful Shading Accent 6"/>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Marquedecommentaire">
    <w:name w:val="annotation reference"/>
    <w:basedOn w:val="Policepardfaut"/>
    <w:semiHidden/>
    <w:rsid w:val="00CF53D7"/>
    <w:rPr>
      <w:sz w:val="16"/>
      <w:szCs w:val="16"/>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basedOn w:val="Policepardfaut"/>
    <w:link w:val="Commentaire"/>
    <w:semiHidden/>
    <w:rsid w:val="00CB5ADC"/>
    <w:rPr>
      <w:rFonts w:ascii="Arial" w:hAnsi="Arial"/>
      <w:color w:val="2B2421" w:themeColor="text1"/>
      <w:sz w:val="20"/>
      <w:szCs w:val="20"/>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basedOn w:val="CommentaireCar"/>
    <w:link w:val="Objetducommentaire"/>
    <w:semiHidden/>
    <w:rsid w:val="00CB5ADC"/>
    <w:rPr>
      <w:rFonts w:ascii="Arial" w:hAnsi="Arial"/>
      <w:b/>
      <w:bCs/>
      <w:color w:val="2B2421" w:themeColor="text1"/>
      <w:sz w:val="20"/>
      <w:szCs w:val="20"/>
    </w:rPr>
  </w:style>
  <w:style w:type="table" w:styleId="Listefonce">
    <w:name w:val="Dark List"/>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Listefonce-Accent1">
    <w:name w:val="Dark List Accent 1"/>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Listefonce-Accent2">
    <w:name w:val="Dark List Accent 2"/>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Listefonce-Accent3">
    <w:name w:val="Dark List Accent 3"/>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Listefonce-Accent4">
    <w:name w:val="Dark List Accent 4"/>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Listefonce-Accent5">
    <w:name w:val="Dark List Accent 5"/>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Listefonce-Accent6">
    <w:name w:val="Dark List Accent 6"/>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ar"/>
    <w:uiPriority w:val="99"/>
    <w:semiHidden/>
    <w:rsid w:val="00CF53D7"/>
  </w:style>
  <w:style w:type="character" w:customStyle="1" w:styleId="DateCar">
    <w:name w:val="Date Car"/>
    <w:basedOn w:val="Policepardfaut"/>
    <w:link w:val="Date"/>
    <w:uiPriority w:val="99"/>
    <w:semiHidden/>
    <w:rsid w:val="00CB5ADC"/>
    <w:rPr>
      <w:rFonts w:ascii="Arial" w:hAnsi="Arial"/>
      <w:color w:val="2B2421" w:themeColor="text1"/>
      <w:sz w:val="21"/>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CB5ADC"/>
    <w:rPr>
      <w:rFonts w:ascii="Tahoma" w:hAnsi="Tahoma" w:cs="Tahoma"/>
      <w:color w:val="2B2421" w:themeColor="text1"/>
      <w:sz w:val="16"/>
      <w:szCs w:val="16"/>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basedOn w:val="Policepardfaut"/>
    <w:link w:val="Signaturelectronique"/>
    <w:uiPriority w:val="99"/>
    <w:semiHidden/>
    <w:rsid w:val="00CB5ADC"/>
    <w:rPr>
      <w:rFonts w:ascii="Arial" w:hAnsi="Arial"/>
      <w:color w:val="2B2421" w:themeColor="text1"/>
      <w:sz w:val="21"/>
    </w:rPr>
  </w:style>
  <w:style w:type="character" w:styleId="Accentuation">
    <w:name w:val="Emphasis"/>
    <w:basedOn w:val="Policepardfaut"/>
    <w:uiPriority w:val="20"/>
    <w:semiHidden/>
    <w:rsid w:val="00CF53D7"/>
    <w:rPr>
      <w:i/>
      <w:iCs/>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rsid w:val="00CF53D7"/>
    <w:rPr>
      <w:color w:val="A90163" w:themeColor="followedHyperlink"/>
      <w:u w:val="single"/>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basedOn w:val="Policepardfaut"/>
    <w:link w:val="AdresseHTML"/>
    <w:uiPriority w:val="99"/>
    <w:semiHidden/>
    <w:rsid w:val="00CB5ADC"/>
    <w:rPr>
      <w:rFonts w:ascii="Arial" w:hAnsi="Arial"/>
      <w:i/>
      <w:iCs/>
      <w:color w:val="2B2421" w:themeColor="text1"/>
      <w:sz w:val="21"/>
    </w:rPr>
  </w:style>
  <w:style w:type="character" w:styleId="CitationHTML">
    <w:name w:val="HTML Cite"/>
    <w:basedOn w:val="Policepardfaut"/>
    <w:uiPriority w:val="99"/>
    <w:semiHidden/>
    <w:rsid w:val="00CF53D7"/>
    <w:rPr>
      <w:i/>
      <w:iCs/>
    </w:rPr>
  </w:style>
  <w:style w:type="character" w:styleId="CodeHTML">
    <w:name w:val="HTML Code"/>
    <w:basedOn w:val="Policepardfaut"/>
    <w:uiPriority w:val="99"/>
    <w:semiHidden/>
    <w:rsid w:val="00CF53D7"/>
    <w:rPr>
      <w:rFonts w:ascii="Consolas" w:hAnsi="Consolas" w:cs="Consolas"/>
      <w:sz w:val="20"/>
      <w:szCs w:val="20"/>
    </w:rPr>
  </w:style>
  <w:style w:type="character" w:styleId="DfinitionHTML">
    <w:name w:val="HTML Definition"/>
    <w:basedOn w:val="Policepardfaut"/>
    <w:uiPriority w:val="99"/>
    <w:semiHidden/>
    <w:rsid w:val="00CF53D7"/>
    <w:rPr>
      <w:i/>
      <w:iCs/>
    </w:rPr>
  </w:style>
  <w:style w:type="character" w:styleId="ClavierHTML">
    <w:name w:val="HTML Keyboard"/>
    <w:basedOn w:val="Policepardfaut"/>
    <w:uiPriority w:val="99"/>
    <w:semiHidden/>
    <w:rsid w:val="00CF53D7"/>
    <w:rPr>
      <w:rFonts w:ascii="Consolas" w:hAnsi="Consolas" w:cs="Consolas"/>
      <w:sz w:val="20"/>
      <w:szCs w:val="20"/>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CB5ADC"/>
    <w:rPr>
      <w:rFonts w:ascii="Consolas" w:hAnsi="Consolas" w:cs="Consolas"/>
      <w:color w:val="2B2421" w:themeColor="text1"/>
      <w:sz w:val="20"/>
      <w:szCs w:val="20"/>
    </w:rPr>
  </w:style>
  <w:style w:type="character" w:styleId="ExempleHTML">
    <w:name w:val="HTML Sample"/>
    <w:basedOn w:val="Policepardfaut"/>
    <w:uiPriority w:val="99"/>
    <w:semiHidden/>
    <w:rsid w:val="00CF53D7"/>
    <w:rPr>
      <w:rFonts w:ascii="Consolas" w:hAnsi="Consolas" w:cs="Consolas"/>
      <w:sz w:val="24"/>
      <w:szCs w:val="24"/>
    </w:rPr>
  </w:style>
  <w:style w:type="character" w:styleId="MachinecrireHTML">
    <w:name w:val="HTML Typewriter"/>
    <w:basedOn w:val="Policepardfaut"/>
    <w:uiPriority w:val="99"/>
    <w:semiHidden/>
    <w:rsid w:val="00CF53D7"/>
    <w:rPr>
      <w:rFonts w:ascii="Consolas" w:hAnsi="Consolas" w:cs="Consolas"/>
      <w:sz w:val="20"/>
      <w:szCs w:val="20"/>
    </w:rPr>
  </w:style>
  <w:style w:type="character" w:styleId="VariableHTML">
    <w:name w:val="HTML Variable"/>
    <w:basedOn w:val="Policepardfau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asciiTheme="majorHAnsi" w:eastAsiaTheme="majorEastAsia" w:hAnsiTheme="majorHAnsi" w:cstheme="majorBidi"/>
      <w:b/>
      <w:bCs/>
    </w:rPr>
  </w:style>
  <w:style w:type="character" w:styleId="Accentuationintense">
    <w:name w:val="Intense Emphasis"/>
    <w:basedOn w:val="Policepardfaut"/>
    <w:qFormat/>
    <w:rsid w:val="00CF53D7"/>
    <w:rPr>
      <w:b/>
      <w:bCs/>
      <w:i/>
      <w:iCs/>
      <w:color w:val="00A4CF" w:themeColor="accent1"/>
    </w:rPr>
  </w:style>
  <w:style w:type="paragraph" w:styleId="Citationintense">
    <w:name w:val="Intense Quote"/>
    <w:basedOn w:val="Normal"/>
    <w:next w:val="Normal"/>
    <w:link w:val="CitationintenseC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CitationintenseCar">
    <w:name w:val="Citation intense Car"/>
    <w:basedOn w:val="Policepardfaut"/>
    <w:link w:val="Citationintense"/>
    <w:rsid w:val="00CF53D7"/>
    <w:rPr>
      <w:rFonts w:ascii="Arial" w:hAnsi="Arial"/>
      <w:b/>
      <w:bCs/>
      <w:i/>
      <w:iCs/>
      <w:color w:val="00A4CF" w:themeColor="accent1"/>
      <w:sz w:val="21"/>
    </w:rPr>
  </w:style>
  <w:style w:type="character" w:styleId="Rfrenceintense">
    <w:name w:val="Intense Reference"/>
    <w:basedOn w:val="Policepardfaut"/>
    <w:uiPriority w:val="32"/>
    <w:semiHidden/>
    <w:rsid w:val="00CF53D7"/>
    <w:rPr>
      <w:b/>
      <w:bCs/>
      <w:smallCaps/>
      <w:color w:val="979892" w:themeColor="accent2"/>
      <w:spacing w:val="5"/>
      <w:u w:val="single"/>
    </w:rPr>
  </w:style>
  <w:style w:type="table" w:styleId="Grilleclaire">
    <w:name w:val="Light Grid"/>
    <w:basedOn w:val="Tableau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Grilleclaire-Accent1">
    <w:name w:val="Light Grid Accent 1"/>
    <w:basedOn w:val="Tableau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Grilleclaire-Accent2">
    <w:name w:val="Light Grid Accent 2"/>
    <w:basedOn w:val="Tableau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Grilleclaire-Accent3">
    <w:name w:val="Light Grid Accent 3"/>
    <w:basedOn w:val="Tableau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Grilleclaire-Accent4">
    <w:name w:val="Light Grid Accent 4"/>
    <w:basedOn w:val="Tableau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Grilleclaire-Accent5">
    <w:name w:val="Light Grid Accent 5"/>
    <w:basedOn w:val="Tableau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Grilleclaire-Accent6">
    <w:name w:val="Light Grid Accent 6"/>
    <w:basedOn w:val="Tableau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steclaire">
    <w:name w:val="Light List"/>
    <w:basedOn w:val="Tableau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steclaire-Accent1">
    <w:name w:val="Light List Accent 1"/>
    <w:basedOn w:val="Tableau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steclaire-Accent2">
    <w:name w:val="Light List Accent 2"/>
    <w:basedOn w:val="Tableau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steclaire-Accent3">
    <w:name w:val="Light List Accent 3"/>
    <w:basedOn w:val="Tableau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steclaire-Accent4">
    <w:name w:val="Light List Accent 4"/>
    <w:basedOn w:val="Tableau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steclaire-Accent5">
    <w:name w:val="Light List Accent 5"/>
    <w:basedOn w:val="Tableau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steclaire-Accent6">
    <w:name w:val="Light List Accent 6"/>
    <w:basedOn w:val="Tableau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Ombrageclair">
    <w:name w:val="Light Shading"/>
    <w:basedOn w:val="Tableau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Trameclaire-Accent1">
    <w:name w:val="Light Shading Accent 1"/>
    <w:basedOn w:val="Tableau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Trameclaire-Accent2">
    <w:name w:val="Light Shading Accent 2"/>
    <w:basedOn w:val="Tableau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Trameclaire-Accent3">
    <w:name w:val="Light Shading Accent 3"/>
    <w:basedOn w:val="Tableau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Trameclaire-Accent4">
    <w:name w:val="Light Shading Accent 4"/>
    <w:basedOn w:val="Tableau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Trameclaire-Accent5">
    <w:name w:val="Light Shading Accent 5"/>
    <w:basedOn w:val="Tableau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Trameclaire-Accent6">
    <w:name w:val="Light Shading Accent 6"/>
    <w:basedOn w:val="Tableau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TextedemacroCar">
    <w:name w:val="Texte de macro Car"/>
    <w:basedOn w:val="Policepardfaut"/>
    <w:link w:val="Textedemacro"/>
    <w:uiPriority w:val="99"/>
    <w:semiHidden/>
    <w:rsid w:val="00CB5ADC"/>
    <w:rPr>
      <w:rFonts w:ascii="Consolas" w:hAnsi="Consolas" w:cs="Consolas"/>
      <w:color w:val="2B2421" w:themeColor="text1"/>
      <w:sz w:val="20"/>
      <w:szCs w:val="20"/>
    </w:rPr>
  </w:style>
  <w:style w:type="table" w:styleId="Grillemoyenne1">
    <w:name w:val="Medium Grid 1"/>
    <w:basedOn w:val="Tableau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moyenne1-Accent1">
    <w:name w:val="Medium Grid 1 Accent 1"/>
    <w:basedOn w:val="Tableau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moyenne1-Accent2">
    <w:name w:val="Medium Grid 1 Accent 2"/>
    <w:basedOn w:val="Tableau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moyenne1-Accent3">
    <w:name w:val="Medium Grid 1 Accent 3"/>
    <w:basedOn w:val="Tableau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moyenne1-Accent4">
    <w:name w:val="Medium Grid 1 Accent 4"/>
    <w:basedOn w:val="Tableau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moyenne1-Accent5">
    <w:name w:val="Medium Grid 1 Accent 5"/>
    <w:basedOn w:val="Tableau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moyenne1-Accent6">
    <w:name w:val="Medium Grid 1 Accent 6"/>
    <w:basedOn w:val="Tableau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Grillemoyenne2">
    <w:name w:val="Medium Grid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Grillemoyenne3-Accent1">
    <w:name w:val="Medium Grid 3 Accent 1"/>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Grillemoyenne3-Accent2">
    <w:name w:val="Medium Grid 3 Accent 2"/>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Grillemoyenne3-Accent3">
    <w:name w:val="Medium Grid 3 Accent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Grillemoyenne3-Accent4">
    <w:name w:val="Medium Grid 3 Accent 4"/>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Grillemoyenne3-Accent5">
    <w:name w:val="Medium Grid 3 Accent 5"/>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Grillemoyenne3-Accent6">
    <w:name w:val="Medium Grid 3 Accent 6"/>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Listemoyenne1">
    <w:name w:val="Medium Lis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Listemoyenne1-Accent1">
    <w:name w:val="Medium List 1 Accen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Listemoyenne1-Accent2">
    <w:name w:val="Medium List 1 Accent 2"/>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Listemoyenne1-Accent3">
    <w:name w:val="Medium List 1 Accent 3"/>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Listemoyenne1-Accent4">
    <w:name w:val="Medium List 1 Accent 4"/>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Listemoyenne1-Accent5">
    <w:name w:val="Medium List 1 Accent 5"/>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Listemoyenne1-Accent6">
    <w:name w:val="Medium List 1 Accent 6"/>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Listemoyenne2">
    <w:name w:val="Medium Lis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basedOn w:val="Policepardfaut"/>
    <w:link w:val="Titredenote"/>
    <w:uiPriority w:val="99"/>
    <w:semiHidden/>
    <w:rsid w:val="00CB5ADC"/>
    <w:rPr>
      <w:rFonts w:ascii="Arial" w:hAnsi="Arial"/>
      <w:color w:val="2B2421" w:themeColor="text1"/>
      <w:sz w:val="21"/>
    </w:rPr>
  </w:style>
  <w:style w:type="character" w:styleId="Numrodepage">
    <w:name w:val="page number"/>
    <w:basedOn w:val="Policepardfaut"/>
    <w:uiPriority w:val="99"/>
    <w:semiHidden/>
    <w:rsid w:val="00CF53D7"/>
  </w:style>
  <w:style w:type="character" w:styleId="Textedelespacerserv">
    <w:name w:val="Placeholder Text"/>
    <w:basedOn w:val="Policepardfaut"/>
    <w:uiPriority w:val="99"/>
    <w:semiHidden/>
    <w:rsid w:val="00CF53D7"/>
    <w:rPr>
      <w:color w:val="808080"/>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CB5ADC"/>
    <w:rPr>
      <w:rFonts w:ascii="Consolas" w:hAnsi="Consolas" w:cs="Consolas"/>
      <w:color w:val="2B2421" w:themeColor="text1"/>
      <w:sz w:val="21"/>
      <w:szCs w:val="21"/>
    </w:rPr>
  </w:style>
  <w:style w:type="paragraph" w:styleId="Citation">
    <w:name w:val="Quote"/>
    <w:basedOn w:val="Normal"/>
    <w:next w:val="Normal"/>
    <w:link w:val="CitationCar"/>
    <w:qFormat/>
    <w:rsid w:val="00CF53D7"/>
    <w:rPr>
      <w:i/>
      <w:iCs/>
    </w:rPr>
  </w:style>
  <w:style w:type="character" w:customStyle="1" w:styleId="CitationCar">
    <w:name w:val="Citation Car"/>
    <w:basedOn w:val="Policepardfaut"/>
    <w:link w:val="Citation"/>
    <w:rsid w:val="00CF53D7"/>
    <w:rPr>
      <w:rFonts w:ascii="Arial" w:hAnsi="Arial"/>
      <w:i/>
      <w:iCs/>
      <w:color w:val="2B2421" w:themeColor="text1"/>
      <w:sz w:val="21"/>
    </w:rPr>
  </w:style>
  <w:style w:type="paragraph" w:styleId="Salutations">
    <w:name w:val="Salutation"/>
    <w:basedOn w:val="Normal"/>
    <w:next w:val="Normal"/>
    <w:link w:val="SalutationsCar"/>
    <w:uiPriority w:val="99"/>
    <w:rsid w:val="00CF53D7"/>
  </w:style>
  <w:style w:type="character" w:customStyle="1" w:styleId="SalutationsCar">
    <w:name w:val="Salutations Car"/>
    <w:basedOn w:val="Policepardfaut"/>
    <w:link w:val="Salutations"/>
    <w:uiPriority w:val="99"/>
    <w:rsid w:val="00CB5ADC"/>
    <w:rPr>
      <w:rFonts w:ascii="Arial" w:hAnsi="Arial"/>
      <w:color w:val="2B2421" w:themeColor="text1"/>
      <w:sz w:val="21"/>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basedOn w:val="Policepardfaut"/>
    <w:link w:val="Signature"/>
    <w:uiPriority w:val="99"/>
    <w:semiHidden/>
    <w:rsid w:val="00CB5ADC"/>
    <w:rPr>
      <w:rFonts w:ascii="Arial" w:hAnsi="Arial"/>
      <w:color w:val="2B2421" w:themeColor="text1"/>
      <w:sz w:val="21"/>
    </w:rPr>
  </w:style>
  <w:style w:type="character" w:styleId="lev">
    <w:name w:val="Strong"/>
    <w:basedOn w:val="Policepardfaut"/>
    <w:uiPriority w:val="22"/>
    <w:rsid w:val="00CF53D7"/>
    <w:rPr>
      <w:b/>
      <w:bCs/>
    </w:rPr>
  </w:style>
  <w:style w:type="character" w:styleId="Accentuationlgre">
    <w:name w:val="Subtle Emphasis"/>
    <w:basedOn w:val="Policepardfaut"/>
    <w:uiPriority w:val="19"/>
    <w:rsid w:val="00CF53D7"/>
    <w:rPr>
      <w:i/>
      <w:iCs/>
      <w:color w:val="A18D84" w:themeColor="text1" w:themeTint="7F"/>
    </w:rPr>
  </w:style>
  <w:style w:type="character" w:styleId="Rfrenceple">
    <w:name w:val="Subtle Reference"/>
    <w:basedOn w:val="Policepardfaut"/>
    <w:uiPriority w:val="31"/>
    <w:rsid w:val="00CF53D7"/>
    <w:rPr>
      <w:smallCaps/>
      <w:color w:val="979892" w:themeColor="accent2"/>
      <w:u w:val="single"/>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reCar">
    <w:name w:val="Titre Car"/>
    <w:basedOn w:val="Policepardfaut"/>
    <w:link w:val="Titr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itreTR">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M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M5">
    <w:name w:val="toc 5"/>
    <w:basedOn w:val="Normal"/>
    <w:next w:val="Normal"/>
    <w:autoRedefine/>
    <w:uiPriority w:val="39"/>
    <w:rsid w:val="00CF53D7"/>
    <w:pPr>
      <w:ind w:left="660"/>
    </w:pPr>
    <w:rPr>
      <w:rFonts w:asciiTheme="minorHAnsi" w:hAnsiTheme="minorHAnsi" w:cstheme="minorHAnsi"/>
      <w:sz w:val="20"/>
      <w:szCs w:val="20"/>
    </w:rPr>
  </w:style>
  <w:style w:type="paragraph" w:styleId="TM6">
    <w:name w:val="toc 6"/>
    <w:basedOn w:val="Normal"/>
    <w:next w:val="Normal"/>
    <w:autoRedefine/>
    <w:uiPriority w:val="39"/>
    <w:rsid w:val="00CF53D7"/>
    <w:pPr>
      <w:ind w:left="880"/>
    </w:pPr>
    <w:rPr>
      <w:rFonts w:asciiTheme="minorHAnsi" w:hAnsiTheme="minorHAnsi" w:cstheme="minorHAnsi"/>
      <w:sz w:val="20"/>
      <w:szCs w:val="20"/>
    </w:rPr>
  </w:style>
  <w:style w:type="paragraph" w:styleId="TM7">
    <w:name w:val="toc 7"/>
    <w:basedOn w:val="Normal"/>
    <w:next w:val="Normal"/>
    <w:autoRedefine/>
    <w:uiPriority w:val="39"/>
    <w:rsid w:val="00CF53D7"/>
    <w:pPr>
      <w:ind w:left="1100"/>
    </w:pPr>
    <w:rPr>
      <w:rFonts w:asciiTheme="minorHAnsi" w:hAnsiTheme="minorHAnsi" w:cstheme="minorHAnsi"/>
      <w:sz w:val="20"/>
      <w:szCs w:val="20"/>
    </w:rPr>
  </w:style>
  <w:style w:type="paragraph" w:styleId="TM8">
    <w:name w:val="toc 8"/>
    <w:basedOn w:val="Normal"/>
    <w:next w:val="Normal"/>
    <w:autoRedefine/>
    <w:uiPriority w:val="39"/>
    <w:rsid w:val="00CF53D7"/>
    <w:pPr>
      <w:ind w:left="1320"/>
    </w:pPr>
    <w:rPr>
      <w:rFonts w:asciiTheme="minorHAnsi" w:hAnsiTheme="minorHAnsi" w:cstheme="minorHAnsi"/>
      <w:sz w:val="20"/>
      <w:szCs w:val="20"/>
    </w:rPr>
  </w:style>
  <w:style w:type="paragraph" w:styleId="TM9">
    <w:name w:val="toc 9"/>
    <w:basedOn w:val="Normal"/>
    <w:next w:val="Normal"/>
    <w:autoRedefine/>
    <w:uiPriority w:val="39"/>
    <w:rsid w:val="00CF53D7"/>
    <w:pPr>
      <w:ind w:left="1540"/>
    </w:pPr>
    <w:rPr>
      <w:rFonts w:asciiTheme="minorHAnsi" w:hAnsiTheme="minorHAnsi" w:cstheme="minorHAnsi"/>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auNormal"/>
    <w:next w:val="Grilledutableau"/>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basedOn w:val="Policepardfaut"/>
    <w:link w:val="Corpsdetexte"/>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Policepardfaut"/>
    <w:uiPriority w:val="1"/>
    <w:rsid w:val="00742FFE"/>
    <w:rPr>
      <w:rFonts w:ascii="Consolas" w:hAnsi="Consolas"/>
      <w:color w:val="00A4CF"/>
      <w:sz w:val="20"/>
    </w:rPr>
  </w:style>
  <w:style w:type="character" w:customStyle="1" w:styleId="SAGETextBoldListItem">
    <w:name w:val="SAGE_Text Bold List Item"/>
    <w:basedOn w:val="Policepardfaut"/>
    <w:uiPriority w:val="1"/>
    <w:rsid w:val="005C6329"/>
    <w:rPr>
      <w:b/>
      <w:color w:val="51534A"/>
    </w:rPr>
  </w:style>
  <w:style w:type="character" w:customStyle="1" w:styleId="SAGETextCodeinline">
    <w:name w:val="SAGE_Text Code (inline)"/>
    <w:basedOn w:val="Policepardfau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Policepardfaut"/>
    <w:uiPriority w:val="1"/>
    <w:rsid w:val="00F7187F"/>
    <w:rPr>
      <w:color w:val="4178BE"/>
    </w:rPr>
  </w:style>
  <w:style w:type="character" w:customStyle="1" w:styleId="SAGETextInput">
    <w:name w:val="SAGE_Text Input"/>
    <w:basedOn w:val="Policepardfaut"/>
    <w:uiPriority w:val="1"/>
    <w:rsid w:val="008B15E4"/>
    <w:rPr>
      <w:b/>
      <w:color w:val="51534A"/>
    </w:rPr>
  </w:style>
  <w:style w:type="character" w:customStyle="1" w:styleId="SAGETextKeyboard">
    <w:name w:val="SAGE_Text Keyboard"/>
    <w:basedOn w:val="Policepardfaut"/>
    <w:uiPriority w:val="1"/>
    <w:rsid w:val="00294F97"/>
    <w:rPr>
      <w:b/>
    </w:rPr>
  </w:style>
  <w:style w:type="character" w:customStyle="1" w:styleId="SAGETextMenuUI">
    <w:name w:val="SAGE_Text Menu/UI"/>
    <w:basedOn w:val="Policepardfau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Policepardfaut"/>
    <w:uiPriority w:val="1"/>
    <w:rsid w:val="00D7743F"/>
    <w:rPr>
      <w:color w:val="FFFFFF" w:themeColor="background1"/>
    </w:rPr>
  </w:style>
  <w:style w:type="character" w:customStyle="1" w:styleId="SageFunctionsParametersnames">
    <w:name w:val="Sage_Functions &amp; Parameters names"/>
    <w:basedOn w:val="Policepardfau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Policepardfau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Policepardfaut"/>
    <w:uiPriority w:val="1"/>
    <w:rsid w:val="002F7BC0"/>
    <w:rPr>
      <w:b/>
    </w:rPr>
  </w:style>
  <w:style w:type="character" w:customStyle="1" w:styleId="SAGETextMenu">
    <w:name w:val="SAGE_Text Menu"/>
    <w:basedOn w:val="Policepardfaut"/>
    <w:uiPriority w:val="1"/>
    <w:rsid w:val="002F7BC0"/>
    <w:rPr>
      <w:b/>
    </w:rPr>
  </w:style>
  <w:style w:type="character" w:customStyle="1" w:styleId="SAGETextEmphasis">
    <w:name w:val="SAGE_Text Emphasis"/>
    <w:basedOn w:val="Policepardfau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0">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Policepardfau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 w:type="character" w:customStyle="1" w:styleId="ts-alignment-element">
    <w:name w:val="ts-alignment-element"/>
    <w:basedOn w:val="Policepardfaut"/>
    <w:rsid w:val="005A4428"/>
  </w:style>
  <w:style w:type="character" w:customStyle="1" w:styleId="ts-alignment-element-highlighted">
    <w:name w:val="ts-alignment-element-highlighted"/>
    <w:basedOn w:val="Policepardfaut"/>
    <w:rsid w:val="005A4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87454">
      <w:bodyDiv w:val="1"/>
      <w:marLeft w:val="0"/>
      <w:marRight w:val="0"/>
      <w:marTop w:val="0"/>
      <w:marBottom w:val="0"/>
      <w:divBdr>
        <w:top w:val="none" w:sz="0" w:space="0" w:color="auto"/>
        <w:left w:val="none" w:sz="0" w:space="0" w:color="auto"/>
        <w:bottom w:val="none" w:sz="0" w:space="0" w:color="auto"/>
        <w:right w:val="none" w:sz="0" w:space="0" w:color="auto"/>
      </w:divBdr>
      <w:divsChild>
        <w:div w:id="566458360">
          <w:marLeft w:val="0"/>
          <w:marRight w:val="0"/>
          <w:marTop w:val="0"/>
          <w:marBottom w:val="0"/>
          <w:divBdr>
            <w:top w:val="none" w:sz="0" w:space="0" w:color="auto"/>
            <w:left w:val="none" w:sz="0" w:space="0" w:color="auto"/>
            <w:bottom w:val="none" w:sz="0" w:space="0" w:color="auto"/>
            <w:right w:val="none" w:sz="0" w:space="0" w:color="auto"/>
          </w:divBdr>
          <w:divsChild>
            <w:div w:id="1757824546">
              <w:marLeft w:val="0"/>
              <w:marRight w:val="0"/>
              <w:marTop w:val="0"/>
              <w:marBottom w:val="0"/>
              <w:divBdr>
                <w:top w:val="none" w:sz="0" w:space="0" w:color="auto"/>
                <w:left w:val="none" w:sz="0" w:space="0" w:color="auto"/>
                <w:bottom w:val="none" w:sz="0" w:space="0" w:color="auto"/>
                <w:right w:val="none" w:sz="0" w:space="0" w:color="auto"/>
              </w:divBdr>
              <w:divsChild>
                <w:div w:id="1714623108">
                  <w:marLeft w:val="0"/>
                  <w:marRight w:val="0"/>
                  <w:marTop w:val="0"/>
                  <w:marBottom w:val="0"/>
                  <w:divBdr>
                    <w:top w:val="none" w:sz="0" w:space="0" w:color="auto"/>
                    <w:left w:val="none" w:sz="0" w:space="0" w:color="auto"/>
                    <w:bottom w:val="none" w:sz="0" w:space="0" w:color="auto"/>
                    <w:right w:val="none" w:sz="0" w:space="0" w:color="auto"/>
                  </w:divBdr>
                  <w:divsChild>
                    <w:div w:id="407389058">
                      <w:marLeft w:val="0"/>
                      <w:marRight w:val="0"/>
                      <w:marTop w:val="0"/>
                      <w:marBottom w:val="0"/>
                      <w:divBdr>
                        <w:top w:val="none" w:sz="0" w:space="0" w:color="auto"/>
                        <w:left w:val="none" w:sz="0" w:space="0" w:color="auto"/>
                        <w:bottom w:val="none" w:sz="0" w:space="0" w:color="auto"/>
                        <w:right w:val="none" w:sz="0" w:space="0" w:color="auto"/>
                      </w:divBdr>
                      <w:divsChild>
                        <w:div w:id="799686571">
                          <w:marLeft w:val="0"/>
                          <w:marRight w:val="0"/>
                          <w:marTop w:val="0"/>
                          <w:marBottom w:val="0"/>
                          <w:divBdr>
                            <w:top w:val="none" w:sz="0" w:space="0" w:color="auto"/>
                            <w:left w:val="none" w:sz="0" w:space="0" w:color="auto"/>
                            <w:bottom w:val="none" w:sz="0" w:space="0" w:color="auto"/>
                            <w:right w:val="none" w:sz="0" w:space="0" w:color="auto"/>
                          </w:divBdr>
                          <w:divsChild>
                            <w:div w:id="1716463623">
                              <w:marLeft w:val="0"/>
                              <w:marRight w:val="0"/>
                              <w:marTop w:val="0"/>
                              <w:marBottom w:val="0"/>
                              <w:divBdr>
                                <w:top w:val="none" w:sz="0" w:space="0" w:color="auto"/>
                                <w:left w:val="none" w:sz="0" w:space="0" w:color="auto"/>
                                <w:bottom w:val="none" w:sz="0" w:space="0" w:color="auto"/>
                                <w:right w:val="none" w:sz="0" w:space="0" w:color="auto"/>
                              </w:divBdr>
                              <w:divsChild>
                                <w:div w:id="1062868319">
                                  <w:marLeft w:val="0"/>
                                  <w:marRight w:val="0"/>
                                  <w:marTop w:val="0"/>
                                  <w:marBottom w:val="0"/>
                                  <w:divBdr>
                                    <w:top w:val="none" w:sz="0" w:space="0" w:color="auto"/>
                                    <w:left w:val="none" w:sz="0" w:space="0" w:color="auto"/>
                                    <w:bottom w:val="none" w:sz="0" w:space="0" w:color="auto"/>
                                    <w:right w:val="none" w:sz="0" w:space="0" w:color="auto"/>
                                  </w:divBdr>
                                  <w:divsChild>
                                    <w:div w:id="137964148">
                                      <w:marLeft w:val="0"/>
                                      <w:marRight w:val="0"/>
                                      <w:marTop w:val="0"/>
                                      <w:marBottom w:val="0"/>
                                      <w:divBdr>
                                        <w:top w:val="none" w:sz="0" w:space="0" w:color="auto"/>
                                        <w:left w:val="none" w:sz="0" w:space="0" w:color="auto"/>
                                        <w:bottom w:val="none" w:sz="0" w:space="0" w:color="auto"/>
                                        <w:right w:val="none" w:sz="0" w:space="0" w:color="auto"/>
                                      </w:divBdr>
                                      <w:divsChild>
                                        <w:div w:id="1301812559">
                                          <w:marLeft w:val="0"/>
                                          <w:marRight w:val="0"/>
                                          <w:marTop w:val="0"/>
                                          <w:marBottom w:val="0"/>
                                          <w:divBdr>
                                            <w:top w:val="none" w:sz="0" w:space="0" w:color="auto"/>
                                            <w:left w:val="none" w:sz="0" w:space="0" w:color="auto"/>
                                            <w:bottom w:val="none" w:sz="0" w:space="0" w:color="auto"/>
                                            <w:right w:val="none" w:sz="0" w:space="0" w:color="auto"/>
                                          </w:divBdr>
                                          <w:divsChild>
                                            <w:div w:id="68239430">
                                              <w:marLeft w:val="0"/>
                                              <w:marRight w:val="0"/>
                                              <w:marTop w:val="0"/>
                                              <w:marBottom w:val="0"/>
                                              <w:divBdr>
                                                <w:top w:val="none" w:sz="0" w:space="0" w:color="auto"/>
                                                <w:left w:val="none" w:sz="0" w:space="0" w:color="auto"/>
                                                <w:bottom w:val="none" w:sz="0" w:space="0" w:color="auto"/>
                                                <w:right w:val="none" w:sz="0" w:space="0" w:color="auto"/>
                                              </w:divBdr>
                                              <w:divsChild>
                                                <w:div w:id="879979868">
                                                  <w:marLeft w:val="0"/>
                                                  <w:marRight w:val="0"/>
                                                  <w:marTop w:val="0"/>
                                                  <w:marBottom w:val="0"/>
                                                  <w:divBdr>
                                                    <w:top w:val="none" w:sz="0" w:space="0" w:color="auto"/>
                                                    <w:left w:val="none" w:sz="0" w:space="0" w:color="auto"/>
                                                    <w:bottom w:val="none" w:sz="0" w:space="0" w:color="auto"/>
                                                    <w:right w:val="none" w:sz="0" w:space="0" w:color="auto"/>
                                                  </w:divBdr>
                                                  <w:divsChild>
                                                    <w:div w:id="1942839594">
                                                      <w:marLeft w:val="0"/>
                                                      <w:marRight w:val="0"/>
                                                      <w:marTop w:val="0"/>
                                                      <w:marBottom w:val="0"/>
                                                      <w:divBdr>
                                                        <w:top w:val="none" w:sz="0" w:space="0" w:color="auto"/>
                                                        <w:left w:val="none" w:sz="0" w:space="0" w:color="auto"/>
                                                        <w:bottom w:val="none" w:sz="0" w:space="0" w:color="auto"/>
                                                        <w:right w:val="none" w:sz="0" w:space="0" w:color="auto"/>
                                                      </w:divBdr>
                                                      <w:divsChild>
                                                        <w:div w:id="813523951">
                                                          <w:marLeft w:val="0"/>
                                                          <w:marRight w:val="0"/>
                                                          <w:marTop w:val="0"/>
                                                          <w:marBottom w:val="0"/>
                                                          <w:divBdr>
                                                            <w:top w:val="none" w:sz="0" w:space="0" w:color="auto"/>
                                                            <w:left w:val="none" w:sz="0" w:space="0" w:color="auto"/>
                                                            <w:bottom w:val="none" w:sz="0" w:space="0" w:color="auto"/>
                                                            <w:right w:val="none" w:sz="0" w:space="0" w:color="auto"/>
                                                          </w:divBdr>
                                                          <w:divsChild>
                                                            <w:div w:id="18519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6007438">
      <w:bodyDiv w:val="1"/>
      <w:marLeft w:val="0"/>
      <w:marRight w:val="0"/>
      <w:marTop w:val="0"/>
      <w:marBottom w:val="0"/>
      <w:divBdr>
        <w:top w:val="none" w:sz="0" w:space="0" w:color="auto"/>
        <w:left w:val="none" w:sz="0" w:space="0" w:color="auto"/>
        <w:bottom w:val="none" w:sz="0" w:space="0" w:color="auto"/>
        <w:right w:val="none" w:sz="0" w:space="0" w:color="auto"/>
      </w:divBdr>
      <w:divsChild>
        <w:div w:id="140118204">
          <w:marLeft w:val="0"/>
          <w:marRight w:val="0"/>
          <w:marTop w:val="0"/>
          <w:marBottom w:val="0"/>
          <w:divBdr>
            <w:top w:val="none" w:sz="0" w:space="0" w:color="auto"/>
            <w:left w:val="none" w:sz="0" w:space="0" w:color="auto"/>
            <w:bottom w:val="none" w:sz="0" w:space="0" w:color="auto"/>
            <w:right w:val="none" w:sz="0" w:space="0" w:color="auto"/>
          </w:divBdr>
          <w:divsChild>
            <w:div w:id="111630052">
              <w:marLeft w:val="0"/>
              <w:marRight w:val="0"/>
              <w:marTop w:val="0"/>
              <w:marBottom w:val="0"/>
              <w:divBdr>
                <w:top w:val="none" w:sz="0" w:space="0" w:color="auto"/>
                <w:left w:val="none" w:sz="0" w:space="0" w:color="auto"/>
                <w:bottom w:val="none" w:sz="0" w:space="0" w:color="auto"/>
                <w:right w:val="none" w:sz="0" w:space="0" w:color="auto"/>
              </w:divBdr>
              <w:divsChild>
                <w:div w:id="268440591">
                  <w:marLeft w:val="0"/>
                  <w:marRight w:val="0"/>
                  <w:marTop w:val="0"/>
                  <w:marBottom w:val="0"/>
                  <w:divBdr>
                    <w:top w:val="none" w:sz="0" w:space="0" w:color="auto"/>
                    <w:left w:val="none" w:sz="0" w:space="0" w:color="auto"/>
                    <w:bottom w:val="none" w:sz="0" w:space="0" w:color="auto"/>
                    <w:right w:val="none" w:sz="0" w:space="0" w:color="auto"/>
                  </w:divBdr>
                  <w:divsChild>
                    <w:div w:id="1244559559">
                      <w:marLeft w:val="0"/>
                      <w:marRight w:val="0"/>
                      <w:marTop w:val="0"/>
                      <w:marBottom w:val="0"/>
                      <w:divBdr>
                        <w:top w:val="none" w:sz="0" w:space="0" w:color="auto"/>
                        <w:left w:val="none" w:sz="0" w:space="0" w:color="auto"/>
                        <w:bottom w:val="none" w:sz="0" w:space="0" w:color="auto"/>
                        <w:right w:val="none" w:sz="0" w:space="0" w:color="auto"/>
                      </w:divBdr>
                      <w:divsChild>
                        <w:div w:id="1374233518">
                          <w:marLeft w:val="0"/>
                          <w:marRight w:val="0"/>
                          <w:marTop w:val="0"/>
                          <w:marBottom w:val="0"/>
                          <w:divBdr>
                            <w:top w:val="none" w:sz="0" w:space="0" w:color="auto"/>
                            <w:left w:val="none" w:sz="0" w:space="0" w:color="auto"/>
                            <w:bottom w:val="none" w:sz="0" w:space="0" w:color="auto"/>
                            <w:right w:val="none" w:sz="0" w:space="0" w:color="auto"/>
                          </w:divBdr>
                          <w:divsChild>
                            <w:div w:id="1702508930">
                              <w:marLeft w:val="0"/>
                              <w:marRight w:val="0"/>
                              <w:marTop w:val="0"/>
                              <w:marBottom w:val="0"/>
                              <w:divBdr>
                                <w:top w:val="none" w:sz="0" w:space="0" w:color="auto"/>
                                <w:left w:val="none" w:sz="0" w:space="0" w:color="auto"/>
                                <w:bottom w:val="none" w:sz="0" w:space="0" w:color="auto"/>
                                <w:right w:val="none" w:sz="0" w:space="0" w:color="auto"/>
                              </w:divBdr>
                              <w:divsChild>
                                <w:div w:id="410812344">
                                  <w:marLeft w:val="0"/>
                                  <w:marRight w:val="0"/>
                                  <w:marTop w:val="0"/>
                                  <w:marBottom w:val="0"/>
                                  <w:divBdr>
                                    <w:top w:val="none" w:sz="0" w:space="0" w:color="auto"/>
                                    <w:left w:val="none" w:sz="0" w:space="0" w:color="auto"/>
                                    <w:bottom w:val="none" w:sz="0" w:space="0" w:color="auto"/>
                                    <w:right w:val="none" w:sz="0" w:space="0" w:color="auto"/>
                                  </w:divBdr>
                                  <w:divsChild>
                                    <w:div w:id="1601523578">
                                      <w:marLeft w:val="0"/>
                                      <w:marRight w:val="0"/>
                                      <w:marTop w:val="0"/>
                                      <w:marBottom w:val="0"/>
                                      <w:divBdr>
                                        <w:top w:val="none" w:sz="0" w:space="0" w:color="auto"/>
                                        <w:left w:val="none" w:sz="0" w:space="0" w:color="auto"/>
                                        <w:bottom w:val="none" w:sz="0" w:space="0" w:color="auto"/>
                                        <w:right w:val="none" w:sz="0" w:space="0" w:color="auto"/>
                                      </w:divBdr>
                                      <w:divsChild>
                                        <w:div w:id="2081246306">
                                          <w:marLeft w:val="0"/>
                                          <w:marRight w:val="0"/>
                                          <w:marTop w:val="0"/>
                                          <w:marBottom w:val="0"/>
                                          <w:divBdr>
                                            <w:top w:val="none" w:sz="0" w:space="0" w:color="auto"/>
                                            <w:left w:val="none" w:sz="0" w:space="0" w:color="auto"/>
                                            <w:bottom w:val="none" w:sz="0" w:space="0" w:color="auto"/>
                                            <w:right w:val="none" w:sz="0" w:space="0" w:color="auto"/>
                                          </w:divBdr>
                                          <w:divsChild>
                                            <w:div w:id="1820076895">
                                              <w:marLeft w:val="0"/>
                                              <w:marRight w:val="0"/>
                                              <w:marTop w:val="0"/>
                                              <w:marBottom w:val="0"/>
                                              <w:divBdr>
                                                <w:top w:val="none" w:sz="0" w:space="0" w:color="auto"/>
                                                <w:left w:val="none" w:sz="0" w:space="0" w:color="auto"/>
                                                <w:bottom w:val="none" w:sz="0" w:space="0" w:color="auto"/>
                                                <w:right w:val="none" w:sz="0" w:space="0" w:color="auto"/>
                                              </w:divBdr>
                                              <w:divsChild>
                                                <w:div w:id="937256166">
                                                  <w:marLeft w:val="0"/>
                                                  <w:marRight w:val="0"/>
                                                  <w:marTop w:val="0"/>
                                                  <w:marBottom w:val="0"/>
                                                  <w:divBdr>
                                                    <w:top w:val="none" w:sz="0" w:space="0" w:color="auto"/>
                                                    <w:left w:val="none" w:sz="0" w:space="0" w:color="auto"/>
                                                    <w:bottom w:val="none" w:sz="0" w:space="0" w:color="auto"/>
                                                    <w:right w:val="none" w:sz="0" w:space="0" w:color="auto"/>
                                                  </w:divBdr>
                                                  <w:divsChild>
                                                    <w:div w:id="2070106356">
                                                      <w:marLeft w:val="0"/>
                                                      <w:marRight w:val="0"/>
                                                      <w:marTop w:val="0"/>
                                                      <w:marBottom w:val="0"/>
                                                      <w:divBdr>
                                                        <w:top w:val="none" w:sz="0" w:space="0" w:color="auto"/>
                                                        <w:left w:val="none" w:sz="0" w:space="0" w:color="auto"/>
                                                        <w:bottom w:val="none" w:sz="0" w:space="0" w:color="auto"/>
                                                        <w:right w:val="none" w:sz="0" w:space="0" w:color="auto"/>
                                                      </w:divBdr>
                                                      <w:divsChild>
                                                        <w:div w:id="1441604503">
                                                          <w:marLeft w:val="0"/>
                                                          <w:marRight w:val="0"/>
                                                          <w:marTop w:val="0"/>
                                                          <w:marBottom w:val="0"/>
                                                          <w:divBdr>
                                                            <w:top w:val="none" w:sz="0" w:space="0" w:color="auto"/>
                                                            <w:left w:val="none" w:sz="0" w:space="0" w:color="auto"/>
                                                            <w:bottom w:val="none" w:sz="0" w:space="0" w:color="auto"/>
                                                            <w:right w:val="none" w:sz="0" w:space="0" w:color="auto"/>
                                                          </w:divBdr>
                                                          <w:divsChild>
                                                            <w:div w:id="6410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5195769">
      <w:bodyDiv w:val="1"/>
      <w:marLeft w:val="0"/>
      <w:marRight w:val="0"/>
      <w:marTop w:val="0"/>
      <w:marBottom w:val="0"/>
      <w:divBdr>
        <w:top w:val="none" w:sz="0" w:space="0" w:color="auto"/>
        <w:left w:val="none" w:sz="0" w:space="0" w:color="auto"/>
        <w:bottom w:val="none" w:sz="0" w:space="0" w:color="auto"/>
        <w:right w:val="none" w:sz="0" w:space="0" w:color="auto"/>
      </w:divBdr>
      <w:divsChild>
        <w:div w:id="1376202686">
          <w:marLeft w:val="0"/>
          <w:marRight w:val="0"/>
          <w:marTop w:val="0"/>
          <w:marBottom w:val="0"/>
          <w:divBdr>
            <w:top w:val="none" w:sz="0" w:space="0" w:color="auto"/>
            <w:left w:val="none" w:sz="0" w:space="0" w:color="auto"/>
            <w:bottom w:val="none" w:sz="0" w:space="0" w:color="auto"/>
            <w:right w:val="none" w:sz="0" w:space="0" w:color="auto"/>
          </w:divBdr>
          <w:divsChild>
            <w:div w:id="705522754">
              <w:marLeft w:val="0"/>
              <w:marRight w:val="0"/>
              <w:marTop w:val="0"/>
              <w:marBottom w:val="0"/>
              <w:divBdr>
                <w:top w:val="none" w:sz="0" w:space="0" w:color="auto"/>
                <w:left w:val="none" w:sz="0" w:space="0" w:color="auto"/>
                <w:bottom w:val="none" w:sz="0" w:space="0" w:color="auto"/>
                <w:right w:val="none" w:sz="0" w:space="0" w:color="auto"/>
              </w:divBdr>
              <w:divsChild>
                <w:div w:id="1064909305">
                  <w:marLeft w:val="0"/>
                  <w:marRight w:val="0"/>
                  <w:marTop w:val="0"/>
                  <w:marBottom w:val="0"/>
                  <w:divBdr>
                    <w:top w:val="none" w:sz="0" w:space="0" w:color="auto"/>
                    <w:left w:val="none" w:sz="0" w:space="0" w:color="auto"/>
                    <w:bottom w:val="none" w:sz="0" w:space="0" w:color="auto"/>
                    <w:right w:val="none" w:sz="0" w:space="0" w:color="auto"/>
                  </w:divBdr>
                  <w:divsChild>
                    <w:div w:id="564683991">
                      <w:marLeft w:val="0"/>
                      <w:marRight w:val="0"/>
                      <w:marTop w:val="0"/>
                      <w:marBottom w:val="0"/>
                      <w:divBdr>
                        <w:top w:val="none" w:sz="0" w:space="0" w:color="auto"/>
                        <w:left w:val="none" w:sz="0" w:space="0" w:color="auto"/>
                        <w:bottom w:val="none" w:sz="0" w:space="0" w:color="auto"/>
                        <w:right w:val="none" w:sz="0" w:space="0" w:color="auto"/>
                      </w:divBdr>
                      <w:divsChild>
                        <w:div w:id="806508137">
                          <w:marLeft w:val="0"/>
                          <w:marRight w:val="0"/>
                          <w:marTop w:val="0"/>
                          <w:marBottom w:val="0"/>
                          <w:divBdr>
                            <w:top w:val="none" w:sz="0" w:space="0" w:color="auto"/>
                            <w:left w:val="none" w:sz="0" w:space="0" w:color="auto"/>
                            <w:bottom w:val="none" w:sz="0" w:space="0" w:color="auto"/>
                            <w:right w:val="none" w:sz="0" w:space="0" w:color="auto"/>
                          </w:divBdr>
                          <w:divsChild>
                            <w:div w:id="665088199">
                              <w:marLeft w:val="0"/>
                              <w:marRight w:val="0"/>
                              <w:marTop w:val="0"/>
                              <w:marBottom w:val="0"/>
                              <w:divBdr>
                                <w:top w:val="none" w:sz="0" w:space="0" w:color="auto"/>
                                <w:left w:val="none" w:sz="0" w:space="0" w:color="auto"/>
                                <w:bottom w:val="none" w:sz="0" w:space="0" w:color="auto"/>
                                <w:right w:val="none" w:sz="0" w:space="0" w:color="auto"/>
                              </w:divBdr>
                              <w:divsChild>
                                <w:div w:id="2024430042">
                                  <w:marLeft w:val="0"/>
                                  <w:marRight w:val="0"/>
                                  <w:marTop w:val="0"/>
                                  <w:marBottom w:val="0"/>
                                  <w:divBdr>
                                    <w:top w:val="none" w:sz="0" w:space="0" w:color="auto"/>
                                    <w:left w:val="none" w:sz="0" w:space="0" w:color="auto"/>
                                    <w:bottom w:val="none" w:sz="0" w:space="0" w:color="auto"/>
                                    <w:right w:val="none" w:sz="0" w:space="0" w:color="auto"/>
                                  </w:divBdr>
                                  <w:divsChild>
                                    <w:div w:id="1440762605">
                                      <w:marLeft w:val="0"/>
                                      <w:marRight w:val="0"/>
                                      <w:marTop w:val="0"/>
                                      <w:marBottom w:val="0"/>
                                      <w:divBdr>
                                        <w:top w:val="none" w:sz="0" w:space="0" w:color="auto"/>
                                        <w:left w:val="none" w:sz="0" w:space="0" w:color="auto"/>
                                        <w:bottom w:val="none" w:sz="0" w:space="0" w:color="auto"/>
                                        <w:right w:val="none" w:sz="0" w:space="0" w:color="auto"/>
                                      </w:divBdr>
                                      <w:divsChild>
                                        <w:div w:id="1516962812">
                                          <w:marLeft w:val="0"/>
                                          <w:marRight w:val="0"/>
                                          <w:marTop w:val="0"/>
                                          <w:marBottom w:val="0"/>
                                          <w:divBdr>
                                            <w:top w:val="none" w:sz="0" w:space="0" w:color="auto"/>
                                            <w:left w:val="none" w:sz="0" w:space="0" w:color="auto"/>
                                            <w:bottom w:val="none" w:sz="0" w:space="0" w:color="auto"/>
                                            <w:right w:val="none" w:sz="0" w:space="0" w:color="auto"/>
                                          </w:divBdr>
                                          <w:divsChild>
                                            <w:div w:id="2036036021">
                                              <w:marLeft w:val="0"/>
                                              <w:marRight w:val="0"/>
                                              <w:marTop w:val="0"/>
                                              <w:marBottom w:val="0"/>
                                              <w:divBdr>
                                                <w:top w:val="none" w:sz="0" w:space="0" w:color="auto"/>
                                                <w:left w:val="none" w:sz="0" w:space="0" w:color="auto"/>
                                                <w:bottom w:val="none" w:sz="0" w:space="0" w:color="auto"/>
                                                <w:right w:val="none" w:sz="0" w:space="0" w:color="auto"/>
                                              </w:divBdr>
                                              <w:divsChild>
                                                <w:div w:id="1633904377">
                                                  <w:marLeft w:val="0"/>
                                                  <w:marRight w:val="0"/>
                                                  <w:marTop w:val="0"/>
                                                  <w:marBottom w:val="0"/>
                                                  <w:divBdr>
                                                    <w:top w:val="none" w:sz="0" w:space="0" w:color="auto"/>
                                                    <w:left w:val="none" w:sz="0" w:space="0" w:color="auto"/>
                                                    <w:bottom w:val="none" w:sz="0" w:space="0" w:color="auto"/>
                                                    <w:right w:val="none" w:sz="0" w:space="0" w:color="auto"/>
                                                  </w:divBdr>
                                                  <w:divsChild>
                                                    <w:div w:id="430397205">
                                                      <w:marLeft w:val="0"/>
                                                      <w:marRight w:val="0"/>
                                                      <w:marTop w:val="0"/>
                                                      <w:marBottom w:val="0"/>
                                                      <w:divBdr>
                                                        <w:top w:val="none" w:sz="0" w:space="0" w:color="auto"/>
                                                        <w:left w:val="none" w:sz="0" w:space="0" w:color="auto"/>
                                                        <w:bottom w:val="none" w:sz="0" w:space="0" w:color="auto"/>
                                                        <w:right w:val="none" w:sz="0" w:space="0" w:color="auto"/>
                                                      </w:divBdr>
                                                      <w:divsChild>
                                                        <w:div w:id="170143311">
                                                          <w:marLeft w:val="0"/>
                                                          <w:marRight w:val="0"/>
                                                          <w:marTop w:val="0"/>
                                                          <w:marBottom w:val="0"/>
                                                          <w:divBdr>
                                                            <w:top w:val="none" w:sz="0" w:space="0" w:color="auto"/>
                                                            <w:left w:val="none" w:sz="0" w:space="0" w:color="auto"/>
                                                            <w:bottom w:val="none" w:sz="0" w:space="0" w:color="auto"/>
                                                            <w:right w:val="none" w:sz="0" w:space="0" w:color="auto"/>
                                                          </w:divBdr>
                                                          <w:divsChild>
                                                            <w:div w:id="6952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046836881">
      <w:bodyDiv w:val="1"/>
      <w:marLeft w:val="0"/>
      <w:marRight w:val="0"/>
      <w:marTop w:val="0"/>
      <w:marBottom w:val="0"/>
      <w:divBdr>
        <w:top w:val="none" w:sz="0" w:space="0" w:color="auto"/>
        <w:left w:val="none" w:sz="0" w:space="0" w:color="auto"/>
        <w:bottom w:val="none" w:sz="0" w:space="0" w:color="auto"/>
        <w:right w:val="none" w:sz="0" w:space="0" w:color="auto"/>
      </w:divBdr>
      <w:divsChild>
        <w:div w:id="1204059056">
          <w:marLeft w:val="0"/>
          <w:marRight w:val="0"/>
          <w:marTop w:val="0"/>
          <w:marBottom w:val="0"/>
          <w:divBdr>
            <w:top w:val="none" w:sz="0" w:space="0" w:color="auto"/>
            <w:left w:val="none" w:sz="0" w:space="0" w:color="auto"/>
            <w:bottom w:val="none" w:sz="0" w:space="0" w:color="auto"/>
            <w:right w:val="none" w:sz="0" w:space="0" w:color="auto"/>
          </w:divBdr>
          <w:divsChild>
            <w:div w:id="1025791237">
              <w:marLeft w:val="0"/>
              <w:marRight w:val="0"/>
              <w:marTop w:val="0"/>
              <w:marBottom w:val="0"/>
              <w:divBdr>
                <w:top w:val="none" w:sz="0" w:space="0" w:color="auto"/>
                <w:left w:val="none" w:sz="0" w:space="0" w:color="auto"/>
                <w:bottom w:val="none" w:sz="0" w:space="0" w:color="auto"/>
                <w:right w:val="none" w:sz="0" w:space="0" w:color="auto"/>
              </w:divBdr>
              <w:divsChild>
                <w:div w:id="372123926">
                  <w:marLeft w:val="0"/>
                  <w:marRight w:val="0"/>
                  <w:marTop w:val="0"/>
                  <w:marBottom w:val="0"/>
                  <w:divBdr>
                    <w:top w:val="none" w:sz="0" w:space="0" w:color="auto"/>
                    <w:left w:val="none" w:sz="0" w:space="0" w:color="auto"/>
                    <w:bottom w:val="none" w:sz="0" w:space="0" w:color="auto"/>
                    <w:right w:val="none" w:sz="0" w:space="0" w:color="auto"/>
                  </w:divBdr>
                  <w:divsChild>
                    <w:div w:id="119613637">
                      <w:marLeft w:val="0"/>
                      <w:marRight w:val="0"/>
                      <w:marTop w:val="0"/>
                      <w:marBottom w:val="0"/>
                      <w:divBdr>
                        <w:top w:val="none" w:sz="0" w:space="0" w:color="auto"/>
                        <w:left w:val="none" w:sz="0" w:space="0" w:color="auto"/>
                        <w:bottom w:val="none" w:sz="0" w:space="0" w:color="auto"/>
                        <w:right w:val="none" w:sz="0" w:space="0" w:color="auto"/>
                      </w:divBdr>
                      <w:divsChild>
                        <w:div w:id="1244684578">
                          <w:marLeft w:val="0"/>
                          <w:marRight w:val="0"/>
                          <w:marTop w:val="0"/>
                          <w:marBottom w:val="0"/>
                          <w:divBdr>
                            <w:top w:val="none" w:sz="0" w:space="0" w:color="auto"/>
                            <w:left w:val="none" w:sz="0" w:space="0" w:color="auto"/>
                            <w:bottom w:val="none" w:sz="0" w:space="0" w:color="auto"/>
                            <w:right w:val="none" w:sz="0" w:space="0" w:color="auto"/>
                          </w:divBdr>
                          <w:divsChild>
                            <w:div w:id="927882795">
                              <w:marLeft w:val="0"/>
                              <w:marRight w:val="0"/>
                              <w:marTop w:val="0"/>
                              <w:marBottom w:val="0"/>
                              <w:divBdr>
                                <w:top w:val="none" w:sz="0" w:space="0" w:color="auto"/>
                                <w:left w:val="none" w:sz="0" w:space="0" w:color="auto"/>
                                <w:bottom w:val="none" w:sz="0" w:space="0" w:color="auto"/>
                                <w:right w:val="none" w:sz="0" w:space="0" w:color="auto"/>
                              </w:divBdr>
                              <w:divsChild>
                                <w:div w:id="1216891660">
                                  <w:marLeft w:val="0"/>
                                  <w:marRight w:val="0"/>
                                  <w:marTop w:val="0"/>
                                  <w:marBottom w:val="0"/>
                                  <w:divBdr>
                                    <w:top w:val="none" w:sz="0" w:space="0" w:color="auto"/>
                                    <w:left w:val="none" w:sz="0" w:space="0" w:color="auto"/>
                                    <w:bottom w:val="none" w:sz="0" w:space="0" w:color="auto"/>
                                    <w:right w:val="none" w:sz="0" w:space="0" w:color="auto"/>
                                  </w:divBdr>
                                  <w:divsChild>
                                    <w:div w:id="322703660">
                                      <w:marLeft w:val="0"/>
                                      <w:marRight w:val="0"/>
                                      <w:marTop w:val="0"/>
                                      <w:marBottom w:val="0"/>
                                      <w:divBdr>
                                        <w:top w:val="none" w:sz="0" w:space="0" w:color="auto"/>
                                        <w:left w:val="none" w:sz="0" w:space="0" w:color="auto"/>
                                        <w:bottom w:val="none" w:sz="0" w:space="0" w:color="auto"/>
                                        <w:right w:val="none" w:sz="0" w:space="0" w:color="auto"/>
                                      </w:divBdr>
                                      <w:divsChild>
                                        <w:div w:id="1484545568">
                                          <w:marLeft w:val="0"/>
                                          <w:marRight w:val="0"/>
                                          <w:marTop w:val="0"/>
                                          <w:marBottom w:val="0"/>
                                          <w:divBdr>
                                            <w:top w:val="none" w:sz="0" w:space="0" w:color="auto"/>
                                            <w:left w:val="none" w:sz="0" w:space="0" w:color="auto"/>
                                            <w:bottom w:val="none" w:sz="0" w:space="0" w:color="auto"/>
                                            <w:right w:val="none" w:sz="0" w:space="0" w:color="auto"/>
                                          </w:divBdr>
                                          <w:divsChild>
                                            <w:div w:id="570887415">
                                              <w:marLeft w:val="0"/>
                                              <w:marRight w:val="0"/>
                                              <w:marTop w:val="0"/>
                                              <w:marBottom w:val="0"/>
                                              <w:divBdr>
                                                <w:top w:val="none" w:sz="0" w:space="0" w:color="auto"/>
                                                <w:left w:val="none" w:sz="0" w:space="0" w:color="auto"/>
                                                <w:bottom w:val="none" w:sz="0" w:space="0" w:color="auto"/>
                                                <w:right w:val="none" w:sz="0" w:space="0" w:color="auto"/>
                                              </w:divBdr>
                                              <w:divsChild>
                                                <w:div w:id="1959675940">
                                                  <w:marLeft w:val="0"/>
                                                  <w:marRight w:val="0"/>
                                                  <w:marTop w:val="0"/>
                                                  <w:marBottom w:val="0"/>
                                                  <w:divBdr>
                                                    <w:top w:val="none" w:sz="0" w:space="0" w:color="auto"/>
                                                    <w:left w:val="none" w:sz="0" w:space="0" w:color="auto"/>
                                                    <w:bottom w:val="none" w:sz="0" w:space="0" w:color="auto"/>
                                                    <w:right w:val="none" w:sz="0" w:space="0" w:color="auto"/>
                                                  </w:divBdr>
                                                  <w:divsChild>
                                                    <w:div w:id="1787579804">
                                                      <w:marLeft w:val="0"/>
                                                      <w:marRight w:val="0"/>
                                                      <w:marTop w:val="0"/>
                                                      <w:marBottom w:val="0"/>
                                                      <w:divBdr>
                                                        <w:top w:val="none" w:sz="0" w:space="0" w:color="auto"/>
                                                        <w:left w:val="none" w:sz="0" w:space="0" w:color="auto"/>
                                                        <w:bottom w:val="none" w:sz="0" w:space="0" w:color="auto"/>
                                                        <w:right w:val="none" w:sz="0" w:space="0" w:color="auto"/>
                                                      </w:divBdr>
                                                      <w:divsChild>
                                                        <w:div w:id="1304576965">
                                                          <w:marLeft w:val="0"/>
                                                          <w:marRight w:val="0"/>
                                                          <w:marTop w:val="0"/>
                                                          <w:marBottom w:val="0"/>
                                                          <w:divBdr>
                                                            <w:top w:val="none" w:sz="0" w:space="0" w:color="auto"/>
                                                            <w:left w:val="none" w:sz="0" w:space="0" w:color="auto"/>
                                                            <w:bottom w:val="none" w:sz="0" w:space="0" w:color="auto"/>
                                                            <w:right w:val="none" w:sz="0" w:space="0" w:color="auto"/>
                                                          </w:divBdr>
                                                          <w:divsChild>
                                                            <w:div w:id="20642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03214161">
      <w:bodyDiv w:val="1"/>
      <w:marLeft w:val="0"/>
      <w:marRight w:val="0"/>
      <w:marTop w:val="0"/>
      <w:marBottom w:val="0"/>
      <w:divBdr>
        <w:top w:val="none" w:sz="0" w:space="0" w:color="auto"/>
        <w:left w:val="none" w:sz="0" w:space="0" w:color="auto"/>
        <w:bottom w:val="none" w:sz="0" w:space="0" w:color="auto"/>
        <w:right w:val="none" w:sz="0" w:space="0" w:color="auto"/>
      </w:divBdr>
      <w:divsChild>
        <w:div w:id="618609784">
          <w:marLeft w:val="0"/>
          <w:marRight w:val="0"/>
          <w:marTop w:val="0"/>
          <w:marBottom w:val="0"/>
          <w:divBdr>
            <w:top w:val="none" w:sz="0" w:space="0" w:color="auto"/>
            <w:left w:val="none" w:sz="0" w:space="0" w:color="auto"/>
            <w:bottom w:val="none" w:sz="0" w:space="0" w:color="auto"/>
            <w:right w:val="none" w:sz="0" w:space="0" w:color="auto"/>
          </w:divBdr>
          <w:divsChild>
            <w:div w:id="1072965929">
              <w:marLeft w:val="0"/>
              <w:marRight w:val="0"/>
              <w:marTop w:val="0"/>
              <w:marBottom w:val="0"/>
              <w:divBdr>
                <w:top w:val="none" w:sz="0" w:space="0" w:color="auto"/>
                <w:left w:val="none" w:sz="0" w:space="0" w:color="auto"/>
                <w:bottom w:val="none" w:sz="0" w:space="0" w:color="auto"/>
                <w:right w:val="none" w:sz="0" w:space="0" w:color="auto"/>
              </w:divBdr>
              <w:divsChild>
                <w:div w:id="756290576">
                  <w:marLeft w:val="0"/>
                  <w:marRight w:val="0"/>
                  <w:marTop w:val="0"/>
                  <w:marBottom w:val="0"/>
                  <w:divBdr>
                    <w:top w:val="none" w:sz="0" w:space="0" w:color="auto"/>
                    <w:left w:val="none" w:sz="0" w:space="0" w:color="auto"/>
                    <w:bottom w:val="none" w:sz="0" w:space="0" w:color="auto"/>
                    <w:right w:val="none" w:sz="0" w:space="0" w:color="auto"/>
                  </w:divBdr>
                  <w:divsChild>
                    <w:div w:id="996496951">
                      <w:marLeft w:val="0"/>
                      <w:marRight w:val="0"/>
                      <w:marTop w:val="0"/>
                      <w:marBottom w:val="0"/>
                      <w:divBdr>
                        <w:top w:val="none" w:sz="0" w:space="0" w:color="auto"/>
                        <w:left w:val="none" w:sz="0" w:space="0" w:color="auto"/>
                        <w:bottom w:val="none" w:sz="0" w:space="0" w:color="auto"/>
                        <w:right w:val="none" w:sz="0" w:space="0" w:color="auto"/>
                      </w:divBdr>
                      <w:divsChild>
                        <w:div w:id="322247873">
                          <w:marLeft w:val="0"/>
                          <w:marRight w:val="0"/>
                          <w:marTop w:val="0"/>
                          <w:marBottom w:val="0"/>
                          <w:divBdr>
                            <w:top w:val="none" w:sz="0" w:space="0" w:color="auto"/>
                            <w:left w:val="none" w:sz="0" w:space="0" w:color="auto"/>
                            <w:bottom w:val="none" w:sz="0" w:space="0" w:color="auto"/>
                            <w:right w:val="none" w:sz="0" w:space="0" w:color="auto"/>
                          </w:divBdr>
                          <w:divsChild>
                            <w:div w:id="574122172">
                              <w:marLeft w:val="0"/>
                              <w:marRight w:val="0"/>
                              <w:marTop w:val="0"/>
                              <w:marBottom w:val="0"/>
                              <w:divBdr>
                                <w:top w:val="none" w:sz="0" w:space="0" w:color="auto"/>
                                <w:left w:val="none" w:sz="0" w:space="0" w:color="auto"/>
                                <w:bottom w:val="none" w:sz="0" w:space="0" w:color="auto"/>
                                <w:right w:val="none" w:sz="0" w:space="0" w:color="auto"/>
                              </w:divBdr>
                              <w:divsChild>
                                <w:div w:id="1292512073">
                                  <w:marLeft w:val="0"/>
                                  <w:marRight w:val="0"/>
                                  <w:marTop w:val="0"/>
                                  <w:marBottom w:val="0"/>
                                  <w:divBdr>
                                    <w:top w:val="none" w:sz="0" w:space="0" w:color="auto"/>
                                    <w:left w:val="none" w:sz="0" w:space="0" w:color="auto"/>
                                    <w:bottom w:val="none" w:sz="0" w:space="0" w:color="auto"/>
                                    <w:right w:val="none" w:sz="0" w:space="0" w:color="auto"/>
                                  </w:divBdr>
                                  <w:divsChild>
                                    <w:div w:id="557791341">
                                      <w:marLeft w:val="0"/>
                                      <w:marRight w:val="0"/>
                                      <w:marTop w:val="0"/>
                                      <w:marBottom w:val="0"/>
                                      <w:divBdr>
                                        <w:top w:val="none" w:sz="0" w:space="0" w:color="auto"/>
                                        <w:left w:val="none" w:sz="0" w:space="0" w:color="auto"/>
                                        <w:bottom w:val="none" w:sz="0" w:space="0" w:color="auto"/>
                                        <w:right w:val="none" w:sz="0" w:space="0" w:color="auto"/>
                                      </w:divBdr>
                                      <w:divsChild>
                                        <w:div w:id="2139033235">
                                          <w:marLeft w:val="0"/>
                                          <w:marRight w:val="0"/>
                                          <w:marTop w:val="0"/>
                                          <w:marBottom w:val="0"/>
                                          <w:divBdr>
                                            <w:top w:val="none" w:sz="0" w:space="0" w:color="auto"/>
                                            <w:left w:val="none" w:sz="0" w:space="0" w:color="auto"/>
                                            <w:bottom w:val="none" w:sz="0" w:space="0" w:color="auto"/>
                                            <w:right w:val="none" w:sz="0" w:space="0" w:color="auto"/>
                                          </w:divBdr>
                                          <w:divsChild>
                                            <w:div w:id="516386236">
                                              <w:marLeft w:val="0"/>
                                              <w:marRight w:val="0"/>
                                              <w:marTop w:val="0"/>
                                              <w:marBottom w:val="0"/>
                                              <w:divBdr>
                                                <w:top w:val="none" w:sz="0" w:space="0" w:color="auto"/>
                                                <w:left w:val="none" w:sz="0" w:space="0" w:color="auto"/>
                                                <w:bottom w:val="none" w:sz="0" w:space="0" w:color="auto"/>
                                                <w:right w:val="none" w:sz="0" w:space="0" w:color="auto"/>
                                              </w:divBdr>
                                              <w:divsChild>
                                                <w:div w:id="126122650">
                                                  <w:marLeft w:val="0"/>
                                                  <w:marRight w:val="0"/>
                                                  <w:marTop w:val="0"/>
                                                  <w:marBottom w:val="0"/>
                                                  <w:divBdr>
                                                    <w:top w:val="none" w:sz="0" w:space="0" w:color="auto"/>
                                                    <w:left w:val="none" w:sz="0" w:space="0" w:color="auto"/>
                                                    <w:bottom w:val="none" w:sz="0" w:space="0" w:color="auto"/>
                                                    <w:right w:val="none" w:sz="0" w:space="0" w:color="auto"/>
                                                  </w:divBdr>
                                                  <w:divsChild>
                                                    <w:div w:id="1201164120">
                                                      <w:marLeft w:val="0"/>
                                                      <w:marRight w:val="0"/>
                                                      <w:marTop w:val="0"/>
                                                      <w:marBottom w:val="0"/>
                                                      <w:divBdr>
                                                        <w:top w:val="none" w:sz="0" w:space="0" w:color="auto"/>
                                                        <w:left w:val="none" w:sz="0" w:space="0" w:color="auto"/>
                                                        <w:bottom w:val="none" w:sz="0" w:space="0" w:color="auto"/>
                                                        <w:right w:val="none" w:sz="0" w:space="0" w:color="auto"/>
                                                      </w:divBdr>
                                                      <w:divsChild>
                                                        <w:div w:id="1739478247">
                                                          <w:marLeft w:val="0"/>
                                                          <w:marRight w:val="0"/>
                                                          <w:marTop w:val="0"/>
                                                          <w:marBottom w:val="0"/>
                                                          <w:divBdr>
                                                            <w:top w:val="none" w:sz="0" w:space="0" w:color="auto"/>
                                                            <w:left w:val="none" w:sz="0" w:space="0" w:color="auto"/>
                                                            <w:bottom w:val="none" w:sz="0" w:space="0" w:color="auto"/>
                                                            <w:right w:val="none" w:sz="0" w:space="0" w:color="auto"/>
                                                          </w:divBdr>
                                                          <w:divsChild>
                                                            <w:div w:id="3145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0806481">
      <w:bodyDiv w:val="1"/>
      <w:marLeft w:val="0"/>
      <w:marRight w:val="0"/>
      <w:marTop w:val="0"/>
      <w:marBottom w:val="0"/>
      <w:divBdr>
        <w:top w:val="none" w:sz="0" w:space="0" w:color="auto"/>
        <w:left w:val="none" w:sz="0" w:space="0" w:color="auto"/>
        <w:bottom w:val="none" w:sz="0" w:space="0" w:color="auto"/>
        <w:right w:val="none" w:sz="0" w:space="0" w:color="auto"/>
      </w:divBdr>
      <w:divsChild>
        <w:div w:id="758064463">
          <w:marLeft w:val="0"/>
          <w:marRight w:val="0"/>
          <w:marTop w:val="0"/>
          <w:marBottom w:val="0"/>
          <w:divBdr>
            <w:top w:val="none" w:sz="0" w:space="0" w:color="auto"/>
            <w:left w:val="none" w:sz="0" w:space="0" w:color="auto"/>
            <w:bottom w:val="none" w:sz="0" w:space="0" w:color="auto"/>
            <w:right w:val="none" w:sz="0" w:space="0" w:color="auto"/>
          </w:divBdr>
          <w:divsChild>
            <w:div w:id="137382598">
              <w:marLeft w:val="0"/>
              <w:marRight w:val="0"/>
              <w:marTop w:val="0"/>
              <w:marBottom w:val="0"/>
              <w:divBdr>
                <w:top w:val="none" w:sz="0" w:space="0" w:color="auto"/>
                <w:left w:val="none" w:sz="0" w:space="0" w:color="auto"/>
                <w:bottom w:val="none" w:sz="0" w:space="0" w:color="auto"/>
                <w:right w:val="none" w:sz="0" w:space="0" w:color="auto"/>
              </w:divBdr>
              <w:divsChild>
                <w:div w:id="1778331925">
                  <w:marLeft w:val="0"/>
                  <w:marRight w:val="0"/>
                  <w:marTop w:val="0"/>
                  <w:marBottom w:val="0"/>
                  <w:divBdr>
                    <w:top w:val="none" w:sz="0" w:space="0" w:color="auto"/>
                    <w:left w:val="none" w:sz="0" w:space="0" w:color="auto"/>
                    <w:bottom w:val="none" w:sz="0" w:space="0" w:color="auto"/>
                    <w:right w:val="none" w:sz="0" w:space="0" w:color="auto"/>
                  </w:divBdr>
                  <w:divsChild>
                    <w:div w:id="2128427418">
                      <w:marLeft w:val="0"/>
                      <w:marRight w:val="0"/>
                      <w:marTop w:val="0"/>
                      <w:marBottom w:val="0"/>
                      <w:divBdr>
                        <w:top w:val="none" w:sz="0" w:space="0" w:color="auto"/>
                        <w:left w:val="none" w:sz="0" w:space="0" w:color="auto"/>
                        <w:bottom w:val="none" w:sz="0" w:space="0" w:color="auto"/>
                        <w:right w:val="none" w:sz="0" w:space="0" w:color="auto"/>
                      </w:divBdr>
                      <w:divsChild>
                        <w:div w:id="1206260744">
                          <w:marLeft w:val="0"/>
                          <w:marRight w:val="0"/>
                          <w:marTop w:val="0"/>
                          <w:marBottom w:val="0"/>
                          <w:divBdr>
                            <w:top w:val="none" w:sz="0" w:space="0" w:color="auto"/>
                            <w:left w:val="none" w:sz="0" w:space="0" w:color="auto"/>
                            <w:bottom w:val="none" w:sz="0" w:space="0" w:color="auto"/>
                            <w:right w:val="none" w:sz="0" w:space="0" w:color="auto"/>
                          </w:divBdr>
                          <w:divsChild>
                            <w:div w:id="66192059">
                              <w:marLeft w:val="0"/>
                              <w:marRight w:val="0"/>
                              <w:marTop w:val="0"/>
                              <w:marBottom w:val="0"/>
                              <w:divBdr>
                                <w:top w:val="none" w:sz="0" w:space="0" w:color="auto"/>
                                <w:left w:val="none" w:sz="0" w:space="0" w:color="auto"/>
                                <w:bottom w:val="none" w:sz="0" w:space="0" w:color="auto"/>
                                <w:right w:val="none" w:sz="0" w:space="0" w:color="auto"/>
                              </w:divBdr>
                              <w:divsChild>
                                <w:div w:id="1052146924">
                                  <w:marLeft w:val="0"/>
                                  <w:marRight w:val="0"/>
                                  <w:marTop w:val="0"/>
                                  <w:marBottom w:val="0"/>
                                  <w:divBdr>
                                    <w:top w:val="none" w:sz="0" w:space="0" w:color="auto"/>
                                    <w:left w:val="none" w:sz="0" w:space="0" w:color="auto"/>
                                    <w:bottom w:val="none" w:sz="0" w:space="0" w:color="auto"/>
                                    <w:right w:val="none" w:sz="0" w:space="0" w:color="auto"/>
                                  </w:divBdr>
                                  <w:divsChild>
                                    <w:div w:id="1774783650">
                                      <w:marLeft w:val="0"/>
                                      <w:marRight w:val="0"/>
                                      <w:marTop w:val="0"/>
                                      <w:marBottom w:val="0"/>
                                      <w:divBdr>
                                        <w:top w:val="none" w:sz="0" w:space="0" w:color="auto"/>
                                        <w:left w:val="none" w:sz="0" w:space="0" w:color="auto"/>
                                        <w:bottom w:val="none" w:sz="0" w:space="0" w:color="auto"/>
                                        <w:right w:val="none" w:sz="0" w:space="0" w:color="auto"/>
                                      </w:divBdr>
                                      <w:divsChild>
                                        <w:div w:id="355038813">
                                          <w:marLeft w:val="0"/>
                                          <w:marRight w:val="0"/>
                                          <w:marTop w:val="0"/>
                                          <w:marBottom w:val="0"/>
                                          <w:divBdr>
                                            <w:top w:val="none" w:sz="0" w:space="0" w:color="auto"/>
                                            <w:left w:val="none" w:sz="0" w:space="0" w:color="auto"/>
                                            <w:bottom w:val="none" w:sz="0" w:space="0" w:color="auto"/>
                                            <w:right w:val="none" w:sz="0" w:space="0" w:color="auto"/>
                                          </w:divBdr>
                                          <w:divsChild>
                                            <w:div w:id="1364407117">
                                              <w:marLeft w:val="0"/>
                                              <w:marRight w:val="0"/>
                                              <w:marTop w:val="0"/>
                                              <w:marBottom w:val="0"/>
                                              <w:divBdr>
                                                <w:top w:val="none" w:sz="0" w:space="0" w:color="auto"/>
                                                <w:left w:val="none" w:sz="0" w:space="0" w:color="auto"/>
                                                <w:bottom w:val="none" w:sz="0" w:space="0" w:color="auto"/>
                                                <w:right w:val="none" w:sz="0" w:space="0" w:color="auto"/>
                                              </w:divBdr>
                                              <w:divsChild>
                                                <w:div w:id="1690793591">
                                                  <w:marLeft w:val="0"/>
                                                  <w:marRight w:val="0"/>
                                                  <w:marTop w:val="0"/>
                                                  <w:marBottom w:val="0"/>
                                                  <w:divBdr>
                                                    <w:top w:val="none" w:sz="0" w:space="0" w:color="auto"/>
                                                    <w:left w:val="none" w:sz="0" w:space="0" w:color="auto"/>
                                                    <w:bottom w:val="none" w:sz="0" w:space="0" w:color="auto"/>
                                                    <w:right w:val="none" w:sz="0" w:space="0" w:color="auto"/>
                                                  </w:divBdr>
                                                  <w:divsChild>
                                                    <w:div w:id="667486818">
                                                      <w:marLeft w:val="0"/>
                                                      <w:marRight w:val="0"/>
                                                      <w:marTop w:val="0"/>
                                                      <w:marBottom w:val="0"/>
                                                      <w:divBdr>
                                                        <w:top w:val="none" w:sz="0" w:space="0" w:color="auto"/>
                                                        <w:left w:val="none" w:sz="0" w:space="0" w:color="auto"/>
                                                        <w:bottom w:val="none" w:sz="0" w:space="0" w:color="auto"/>
                                                        <w:right w:val="none" w:sz="0" w:space="0" w:color="auto"/>
                                                      </w:divBdr>
                                                      <w:divsChild>
                                                        <w:div w:id="1865634199">
                                                          <w:marLeft w:val="0"/>
                                                          <w:marRight w:val="0"/>
                                                          <w:marTop w:val="0"/>
                                                          <w:marBottom w:val="0"/>
                                                          <w:divBdr>
                                                            <w:top w:val="none" w:sz="0" w:space="0" w:color="auto"/>
                                                            <w:left w:val="none" w:sz="0" w:space="0" w:color="auto"/>
                                                            <w:bottom w:val="none" w:sz="0" w:space="0" w:color="auto"/>
                                                            <w:right w:val="none" w:sz="0" w:space="0" w:color="auto"/>
                                                          </w:divBdr>
                                                          <w:divsChild>
                                                            <w:div w:id="15541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2.xml"/><Relationship Id="rId16" Type="http://schemas.openxmlformats.org/officeDocument/2006/relationships/hyperlink" Target="http://www.wampserver.co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www.sage.com" TargetMode="External"/><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www.microsoft.com/en-US/download/details.aspx?id=30679"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Sage-ERP-X3/sample-x3-ws-php-webporta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footer" Target="footer4.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3.xm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sage.com"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hyperlink" Target="http://x3pu9trainvm:8125/sagex3/"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423A30A101F047BEF9DA7C3DA99473" ma:contentTypeVersion="5" ma:contentTypeDescription="Crée un document." ma:contentTypeScope="" ma:versionID="63c5a3bb266b1d26cae0cf050fc95839">
  <xsd:schema xmlns:xsd="http://www.w3.org/2001/XMLSchema" xmlns:xs="http://www.w3.org/2001/XMLSchema" xmlns:p="http://schemas.microsoft.com/office/2006/metadata/properties" xmlns:ns2="34a57691-9ad9-4ce4-8338-1a18ae55b376" xmlns:ns3="0957e3d6-0b23-43f9-a093-e9066bd241e2" targetNamespace="http://schemas.microsoft.com/office/2006/metadata/properties" ma:root="true" ma:fieldsID="04e0122c2257f41f606a8f021f127b7f" ns2:_="" ns3:_="">
    <xsd:import namespace="34a57691-9ad9-4ce4-8338-1a18ae55b376"/>
    <xsd:import namespace="0957e3d6-0b23-43f9-a093-e9066bd241e2"/>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57691-9ad9-4ce4-8338-1a18ae55b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57e3d6-0b23-43f9-a093-e9066bd241e2"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C176F-EF43-477A-8E34-05079F9C17AE}">
  <ds:schemaRefs>
    <ds:schemaRef ds:uri="http://schemas.microsoft.com/sharepoint/v3/contenttype/forms"/>
  </ds:schemaRefs>
</ds:datastoreItem>
</file>

<file path=customXml/itemProps2.xml><?xml version="1.0" encoding="utf-8"?>
<ds:datastoreItem xmlns:ds="http://schemas.openxmlformats.org/officeDocument/2006/customXml" ds:itemID="{9DB58308-C5CD-4878-BD96-F7E7AC87D9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27683E-65B6-4358-A808-3EDE9E9B61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57691-9ad9-4ce4-8338-1a18ae55b376"/>
    <ds:schemaRef ds:uri="0957e3d6-0b23-43f9-a093-e9066bd24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21F4CF-DE85-4863-8F31-76F78451C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2746</Words>
  <Characters>15109</Characters>
  <Application>Microsoft Office Word</Application>
  <DocSecurity>0</DocSecurity>
  <Lines>125</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2018-02-14T12:55:00Z</dcterms:created>
  <dcterms:modified xsi:type="dcterms:W3CDTF">2018-10-11T13:59:00Z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0x0101006F423A30A101F047BEF9DA7C3DA99473</vt:lpwstr>
  </property>
  <property fmtid="{D5CDD505-2E9C-101B-9397-08002B2CF9AE}" pid="3" name="Order">
    <vt:r8>121900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